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b w:val="1"/>
          <w:bCs w:val="1"/>
          <w:sz w:val="32"/>
          <w:szCs w:val="32"/>
        </w:rPr>
      </w:pPr>
      <w:r w:rsidDel="00000000" w:rsidR="00000000" w:rsidRPr="00000000">
        <w:rPr>
          <w:b w:val="1"/>
          <w:bCs w:val="1"/>
          <w:sz w:val="32"/>
          <w:szCs w:val="32"/>
          <w:rtl w:val="0"/>
        </w:rPr>
        <w:t xml:space="preserve">Draft Script for Writers Room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EVOKE PROSPERITY</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Graphic Novel Story Draft</w:t>
      </w: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b w:val="1"/>
          <w:bCs w:val="1"/>
          <w:sz w:val="28"/>
          <w:szCs w:val="28"/>
          <w:rtl w:val="0"/>
        </w:rPr>
        <w:t xml:space="preserve">Writers' Room Review – Draft v4.0</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jc w:val="center"/>
        <w:rPr>
          <w:b w:val="1"/>
          <w:bCs w:val="1"/>
          <w:i w:val="1"/>
          <w:iCs w:val="1"/>
          <w:sz w:val="28"/>
          <w:szCs w:val="28"/>
        </w:rPr>
      </w:pPr>
      <w:r w:rsidDel="00000000" w:rsidR="00000000" w:rsidRPr="00000000">
        <w:rPr>
          <w:b w:val="1"/>
          <w:bCs w:val="1"/>
          <w:sz w:val="28"/>
          <w:szCs w:val="28"/>
          <w:rtl w:val="0"/>
        </w:rPr>
        <w:t xml:space="preserve">Chapter One – </w:t>
      </w:r>
      <w:r w:rsidDel="00000000" w:rsidR="00000000" w:rsidRPr="00000000">
        <w:rPr>
          <w:b w:val="1"/>
          <w:bCs w:val="1"/>
          <w:i w:val="1"/>
          <w:iCs w:val="1"/>
          <w:sz w:val="28"/>
          <w:szCs w:val="28"/>
          <w:rtl w:val="0"/>
        </w:rPr>
        <w:t xml:space="preserve">The Inheritance</w:t>
      </w:r>
    </w:p>
    <w:p w:rsidR="00000000" w:rsidDel="00000000" w:rsidP="00000000" w:rsidRDefault="00000000" w:rsidRPr="00000000" w14:paraId="00000009">
      <w:pPr>
        <w:jc w:val="left"/>
        <w:rPr>
          <w:b w:val="1"/>
          <w:bCs w:val="1"/>
          <w:i w:val="1"/>
          <w:iCs w:val="1"/>
          <w:sz w:val="28"/>
          <w:szCs w:val="28"/>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00B">
      <w:pPr>
        <w:numPr>
          <w:ilvl w:val="0"/>
          <w:numId w:val="33"/>
        </w:numPr>
        <w:spacing w:after="0" w:lineRule="auto"/>
        <w:ind w:left="720" w:hanging="360"/>
      </w:pPr>
      <w:r w:rsidDel="00000000" w:rsidR="00000000" w:rsidRPr="00000000">
        <w:rPr>
          <w:rtl w:val="0"/>
        </w:rPr>
        <w:t xml:space="preserve">Introduce the world of Prosperity.</w:t>
      </w:r>
    </w:p>
    <w:p w:rsidR="00000000" w:rsidDel="00000000" w:rsidP="00000000" w:rsidRDefault="00000000" w:rsidRPr="00000000" w14:paraId="0000000C">
      <w:pPr>
        <w:numPr>
          <w:ilvl w:val="0"/>
          <w:numId w:val="33"/>
        </w:numPr>
        <w:spacing w:after="0" w:lineRule="auto"/>
        <w:ind w:left="720" w:hanging="360"/>
      </w:pPr>
      <w:r w:rsidDel="00000000" w:rsidR="00000000" w:rsidRPr="00000000">
        <w:rPr>
          <w:rtl w:val="0"/>
        </w:rPr>
        <w:t xml:space="preserve">Establish the relationship between Keel, Halyard, and Oasis.</w:t>
      </w:r>
    </w:p>
    <w:p w:rsidR="00000000" w:rsidDel="00000000" w:rsidP="00000000" w:rsidRDefault="00000000" w:rsidRPr="00000000" w14:paraId="0000000D">
      <w:pPr>
        <w:numPr>
          <w:ilvl w:val="0"/>
          <w:numId w:val="33"/>
        </w:numPr>
        <w:spacing w:after="0" w:lineRule="auto"/>
        <w:ind w:left="720" w:hanging="360"/>
      </w:pPr>
      <w:r w:rsidDel="00000000" w:rsidR="00000000" w:rsidRPr="00000000">
        <w:rPr>
          <w:rtl w:val="0"/>
        </w:rPr>
        <w:t xml:space="preserve">Introduce Alex, Ada, and Alex's grandmother.</w:t>
      </w:r>
    </w:p>
    <w:p w:rsidR="00000000" w:rsidDel="00000000" w:rsidP="00000000" w:rsidRDefault="00000000" w:rsidRPr="00000000" w14:paraId="0000000E">
      <w:pPr>
        <w:numPr>
          <w:ilvl w:val="0"/>
          <w:numId w:val="33"/>
        </w:numPr>
        <w:spacing w:after="0" w:lineRule="auto"/>
        <w:ind w:left="720" w:hanging="360"/>
      </w:pPr>
      <w:r w:rsidDel="00000000" w:rsidR="00000000" w:rsidRPr="00000000">
        <w:rPr>
          <w:rtl w:val="0"/>
        </w:rPr>
        <w:t xml:space="preserve">Reveal Alex's inherited debt.</w:t>
      </w:r>
    </w:p>
    <w:p w:rsidR="00000000" w:rsidDel="00000000" w:rsidP="00000000" w:rsidRDefault="00000000" w:rsidRPr="00000000" w14:paraId="0000000F">
      <w:pPr>
        <w:numPr>
          <w:ilvl w:val="0"/>
          <w:numId w:val="33"/>
        </w:numPr>
        <w:spacing w:after="0" w:lineRule="auto"/>
        <w:ind w:left="720" w:hanging="360"/>
      </w:pPr>
      <w:r w:rsidDel="00000000" w:rsidR="00000000" w:rsidRPr="00000000">
        <w:rPr>
          <w:rtl w:val="0"/>
        </w:rPr>
        <w:t xml:space="preserve">Introduce Adrian's hidden workshop.</w:t>
      </w:r>
    </w:p>
    <w:p w:rsidR="00000000" w:rsidDel="00000000" w:rsidP="00000000" w:rsidRDefault="00000000" w:rsidRPr="00000000" w14:paraId="00000010">
      <w:pPr>
        <w:numPr>
          <w:ilvl w:val="0"/>
          <w:numId w:val="33"/>
        </w:numPr>
        <w:spacing w:after="0" w:lineRule="auto"/>
        <w:ind w:left="720" w:hanging="360"/>
      </w:pPr>
      <w:r w:rsidDel="00000000" w:rsidR="00000000" w:rsidRPr="00000000">
        <w:rPr>
          <w:rtl w:val="0"/>
        </w:rPr>
        <w:t xml:space="preserve">Awaken Bi11bot.</w:t>
      </w:r>
    </w:p>
    <w:p w:rsidR="00000000" w:rsidDel="00000000" w:rsidP="00000000" w:rsidRDefault="00000000" w:rsidRPr="00000000" w14:paraId="00000011">
      <w:pPr>
        <w:numPr>
          <w:ilvl w:val="0"/>
          <w:numId w:val="33"/>
        </w:numPr>
        <w:spacing w:after="0" w:lineRule="auto"/>
        <w:ind w:left="720" w:hanging="360"/>
      </w:pPr>
      <w:r w:rsidDel="00000000" w:rsidR="00000000" w:rsidRPr="00000000">
        <w:rPr>
          <w:rtl w:val="0"/>
        </w:rPr>
        <w:t xml:space="preserve">Launch Alex's journey toward Oasis.</w:t>
      </w:r>
    </w:p>
    <w:p w:rsidR="00000000" w:rsidDel="00000000" w:rsidP="00000000" w:rsidRDefault="00000000" w:rsidRPr="00000000" w14:paraId="00000012">
      <w:pPr>
        <w:numPr>
          <w:ilvl w:val="0"/>
          <w:numId w:val="33"/>
        </w:numPr>
        <w:ind w:left="720" w:hanging="360"/>
      </w:pPr>
      <w:r w:rsidDel="00000000" w:rsidR="00000000" w:rsidRPr="00000000">
        <w:rPr>
          <w:rtl w:val="0"/>
        </w:rPr>
        <w:t xml:space="preserve">Quietly introduce the unseen antagonist.</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015">
      <w:pPr>
        <w:rPr/>
      </w:pPr>
      <w:r w:rsidDel="00000000" w:rsidR="00000000" w:rsidRPr="00000000">
        <w:rPr>
          <w:b w:val="1"/>
          <w:bCs w:val="1"/>
          <w:rtl w:val="0"/>
        </w:rPr>
        <w:t xml:space="preserve">Did Adrian abandon Alex... or spend years preparing him for a purpose no one else yet understands?</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PAGE 1: THE WORLD ALEX INHERITS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Introduce the vertically stratified world of Keel, Halyard and Oasis. Show that extraordinary technological advancement coexists with unequal access, opportunity and agency. Plant the visual seeds of Alpha, the water conduit, the mine and the gates.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A full-page cinematic establishing image of the three-tier civilization in the year 2043, viewed from a distant elevated angle so all three cities read in one composition.</w:t>
      </w:r>
    </w:p>
    <w:p w:rsidR="00000000" w:rsidDel="00000000" w:rsidP="00000000" w:rsidRDefault="00000000" w:rsidRPr="00000000" w14:paraId="0000001B">
      <w:pPr>
        <w:spacing w:after="240" w:before="240" w:lineRule="auto"/>
        <w:rPr/>
      </w:pPr>
      <w:r w:rsidDel="00000000" w:rsidR="00000000" w:rsidRPr="00000000">
        <w:rPr>
          <w:rtl w:val="0"/>
        </w:rPr>
        <w:t xml:space="preserve">At the bottom of a vast mountain basin lies </w:t>
      </w:r>
      <w:r w:rsidDel="00000000" w:rsidR="00000000" w:rsidRPr="00000000">
        <w:rPr>
          <w:b w:val="1"/>
          <w:bCs w:val="1"/>
          <w:rtl w:val="0"/>
        </w:rPr>
        <w:t xml:space="preserve">KEEL</w:t>
      </w:r>
      <w:r w:rsidDel="00000000" w:rsidR="00000000" w:rsidRPr="00000000">
        <w:rPr>
          <w:rtl w:val="0"/>
        </w:rPr>
        <w:t xml:space="preserve">, built into and around an exhausted open-pit lithium mine. Dense stacked housing, repaired industrial equipment, rusted mining structures, crowded pedestrian lanes and aging factories fill the basin. Dust hangs in the air. Workers pass through small digital checkpoints. Water moves through narrow channels and old pipes. The palette is rust, charcoal and oxidized orange. A large sealed mine entrance on the pit's rim is marked with faded hazard striping. Low in the basin, a single aging pump gantry has one small work-light on.</w:t>
      </w:r>
    </w:p>
    <w:p w:rsidR="00000000" w:rsidDel="00000000" w:rsidP="00000000" w:rsidRDefault="00000000" w:rsidRPr="00000000" w14:paraId="0000001C">
      <w:pPr>
        <w:spacing w:after="240" w:before="240" w:lineRule="auto"/>
        <w:rPr/>
      </w:pPr>
      <w:r w:rsidDel="00000000" w:rsidR="00000000" w:rsidRPr="00000000">
        <w:rPr>
          <w:rtl w:val="0"/>
        </w:rPr>
        <w:t xml:space="preserve">Midway up lies </w:t>
      </w:r>
      <w:r w:rsidDel="00000000" w:rsidR="00000000" w:rsidRPr="00000000">
        <w:rPr>
          <w:b w:val="1"/>
          <w:bCs w:val="1"/>
          <w:rtl w:val="0"/>
        </w:rPr>
        <w:t xml:space="preserve">HALYARD</w:t>
      </w:r>
      <w:r w:rsidDel="00000000" w:rsidR="00000000" w:rsidRPr="00000000">
        <w:rPr>
          <w:rtl w:val="0"/>
        </w:rPr>
        <w:t xml:space="preserve">, visibly more prosperous and active. Workshops, fabrication towers, greenhouse terraces, elevated trains and advanced industrial facilities line the slope, and freight moves both up and down. The palette is warm bronze and gold with engineered green. Three towering fabrication complexes each carry a distinct, restrained insignia for energy, water and space. These are the Charter Houses, and they read as a detail for second-time readers.</w:t>
      </w:r>
    </w:p>
    <w:p w:rsidR="00000000" w:rsidDel="00000000" w:rsidP="00000000" w:rsidRDefault="00000000" w:rsidRPr="00000000" w14:paraId="0000001D">
      <w:pPr>
        <w:spacing w:after="240" w:before="240" w:lineRule="auto"/>
        <w:rPr/>
      </w:pPr>
      <w:r w:rsidDel="00000000" w:rsidR="00000000" w:rsidRPr="00000000">
        <w:rPr>
          <w:rtl w:val="0"/>
        </w:rPr>
        <w:t xml:space="preserve">Above both, partly beyond the cloud layer, lies </w:t>
      </w:r>
      <w:r w:rsidDel="00000000" w:rsidR="00000000" w:rsidRPr="00000000">
        <w:rPr>
          <w:b w:val="1"/>
          <w:bCs w:val="1"/>
          <w:rtl w:val="0"/>
        </w:rPr>
        <w:t xml:space="preserve">OASIS</w:t>
      </w:r>
      <w:r w:rsidDel="00000000" w:rsidR="00000000" w:rsidRPr="00000000">
        <w:rPr>
          <w:rtl w:val="0"/>
        </w:rPr>
        <w:t xml:space="preserve">: pearl-white architecture, designed gardens, broad reservoirs, civic spaces and automated transit. The palette is pearl white, silver, cool blue and controlled green. A spacecraft rises toward orbit from a distant launch structure, carrying the same space-and-mining insignia as the largest Halyard tower.</w:t>
      </w:r>
    </w:p>
    <w:p w:rsidR="00000000" w:rsidDel="00000000" w:rsidP="00000000" w:rsidRDefault="00000000" w:rsidRPr="00000000" w14:paraId="0000001E">
      <w:pPr>
        <w:spacing w:after="240" w:before="240" w:lineRule="auto"/>
        <w:rPr/>
      </w:pPr>
      <w:r w:rsidDel="00000000" w:rsidR="00000000" w:rsidRPr="00000000">
        <w:rPr>
          <w:rtl w:val="0"/>
        </w:rPr>
        <w:t xml:space="preserve">The three cities share </w:t>
      </w:r>
      <w:r w:rsidDel="00000000" w:rsidR="00000000" w:rsidRPr="00000000">
        <w:rPr>
          <w:b w:val="1"/>
          <w:bCs w:val="1"/>
          <w:rtl w:val="0"/>
        </w:rPr>
        <w:t xml:space="preserve">one spine of infrastructure</w:t>
      </w:r>
      <w:r w:rsidDel="00000000" w:rsidR="00000000" w:rsidRPr="00000000">
        <w:rPr>
          <w:rtl w:val="0"/>
        </w:rPr>
        <w:t xml:space="preserve">: a massive water conduit, energy lines, transit rails and control nodes running vertically through the mountain.</w:t>
      </w:r>
    </w:p>
    <w:p w:rsidR="00000000" w:rsidDel="00000000" w:rsidP="00000000" w:rsidRDefault="00000000" w:rsidRPr="00000000" w14:paraId="0000001F">
      <w:pPr>
        <w:numPr>
          <w:ilvl w:val="0"/>
          <w:numId w:val="6"/>
        </w:numPr>
        <w:spacing w:after="0" w:afterAutospacing="0" w:before="240" w:lineRule="auto"/>
        <w:ind w:left="720" w:hanging="360"/>
      </w:pPr>
      <w:r w:rsidDel="00000000" w:rsidR="00000000" w:rsidRPr="00000000">
        <w:rPr>
          <w:rtl w:val="0"/>
        </w:rPr>
        <w:t xml:space="preserve">The conduit is enormous at Oasis's reservoirs and narrows dramatically by the time it reaches Keel's channels. Nothing points at the mismatch, but the eye should register it without resolving it.</w:t>
      </w:r>
    </w:p>
    <w:p w:rsidR="00000000" w:rsidDel="00000000" w:rsidP="00000000" w:rsidRDefault="00000000" w:rsidRPr="00000000" w14:paraId="00000020">
      <w:pPr>
        <w:numPr>
          <w:ilvl w:val="0"/>
          <w:numId w:val="6"/>
        </w:numPr>
        <w:spacing w:after="0" w:afterAutospacing="0" w:before="0" w:beforeAutospacing="0" w:lineRule="auto"/>
        <w:ind w:left="720" w:hanging="360"/>
      </w:pPr>
      <w:r w:rsidDel="00000000" w:rsidR="00000000" w:rsidRPr="00000000">
        <w:rPr>
          <w:rtl w:val="0"/>
        </w:rPr>
        <w:t xml:space="preserve">One small, identical white-and-amber control node sits on the spine at every tier. It is unremarkable and easy to miss.</w:t>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rtl w:val="0"/>
        </w:rPr>
        <w:t xml:space="preserve">Access gates multiply toward Keel, including a permission gate across the rail line between Keel and Halyard.</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Layout:</w:t>
      </w:r>
      <w:r w:rsidDel="00000000" w:rsidR="00000000" w:rsidRPr="00000000">
        <w:rPr>
          <w:rtl w:val="0"/>
        </w:rPr>
        <w:t xml:space="preserve"> A single full-page splash, portrait 2:3. A small "Year 2043" tag sits top right. The top caption band sits in the sky over Oasis, and small map-style city labels run down the right margin, one per tier. The bottom caption band sits on Keel's dark ground. The captions read top to bottom while the image pulls the eye upward, so the page ends on Keel.</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with heavy black line, hatching and painterly digital color. Portrait 2:3, no lettering, and leave the caption bands and label spots clean. Use a vertical color ladder. Keel at the bottom is rust, charcoal and oxidized orange, with dust haze and the heaviest ink. Halyard in the middle is bronze and gold with engineered green, at medium detail. Oasis at the top is pearl white, silver and cool blue, with the lightest line and the most open space. The cloud layer separates Halyard from Oasis. Use a distant elevated camera with the mountain as a tall S-curve leading the eye upward. Humans are tiny, with no principal characters. Repeat the small white-and-amber node on the infrastructure spine, identical at every tier. Keep any text in the art blank, since the labels are added in post.</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Composition:</w:t>
      </w:r>
      <w:r w:rsidDel="00000000" w:rsidR="00000000" w:rsidRPr="00000000">
        <w:rPr>
          <w:rtl w:val="0"/>
        </w:rPr>
        <w:t xml:space="preserve"> The eye travels </w:t>
      </w:r>
      <w:r w:rsidDel="00000000" w:rsidR="00000000" w:rsidRPr="00000000">
        <w:rPr>
          <w:b w:val="1"/>
          <w:bCs w:val="1"/>
          <w:rtl w:val="0"/>
        </w:rPr>
        <w:t xml:space="preserve">upward</w:t>
      </w:r>
      <w:r w:rsidDel="00000000" w:rsidR="00000000" w:rsidRPr="00000000">
        <w:rPr>
          <w:rtl w:val="0"/>
        </w:rPr>
        <w:t xml:space="preserve"> from Keel toward Oasis. The achievement inspires awe while the geography makes inequality impossible to miss. No principal characters are prominent. Humanity is small inside the system it has built.</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Captions</w:t>
      </w:r>
    </w:p>
    <w:p w:rsidR="00000000" w:rsidDel="00000000" w:rsidP="00000000" w:rsidRDefault="00000000" w:rsidRPr="00000000" w14:paraId="00000026">
      <w:pPr>
        <w:numPr>
          <w:ilvl w:val="0"/>
          <w:numId w:val="8"/>
        </w:numPr>
        <w:spacing w:after="0" w:afterAutospacing="0" w:before="240" w:lineRule="auto"/>
        <w:ind w:left="720" w:hanging="360"/>
      </w:pPr>
      <w:r w:rsidDel="00000000" w:rsidR="00000000" w:rsidRPr="00000000">
        <w:rPr>
          <w:rtl w:val="0"/>
        </w:rPr>
        <w:t xml:space="preserve">Date tag: </w:t>
      </w:r>
      <w:r w:rsidDel="00000000" w:rsidR="00000000" w:rsidRPr="00000000">
        <w:rPr>
          <w:b w:val="1"/>
          <w:bCs w:val="1"/>
          <w:rtl w:val="0"/>
        </w:rPr>
        <w:t xml:space="preserve">Year 2043.</w:t>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City labels (small, map-style): </w:t>
      </w:r>
      <w:r w:rsidDel="00000000" w:rsidR="00000000" w:rsidRPr="00000000">
        <w:rPr>
          <w:b w:val="1"/>
          <w:bCs w:val="1"/>
          <w:rtl w:val="0"/>
        </w:rPr>
        <w:t xml:space="preserve">Oasis · Halyard · Keel</w:t>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Top caption, over Oasis: </w:t>
      </w:r>
      <w:r w:rsidDel="00000000" w:rsidR="00000000" w:rsidRPr="00000000">
        <w:rPr>
          <w:i w:val="1"/>
          <w:iCs w:val="1"/>
          <w:rtl w:val="0"/>
        </w:rPr>
        <w:t xml:space="preserve">Humanity reached the stars...</w:t>
      </w:r>
    </w:p>
    <w:p w:rsidR="00000000" w:rsidDel="00000000" w:rsidP="00000000" w:rsidRDefault="00000000" w:rsidRPr="00000000" w14:paraId="00000029">
      <w:pPr>
        <w:numPr>
          <w:ilvl w:val="0"/>
          <w:numId w:val="8"/>
        </w:numPr>
        <w:spacing w:after="240" w:before="0" w:beforeAutospacing="0" w:lineRule="auto"/>
        <w:ind w:left="720" w:hanging="360"/>
      </w:pPr>
      <w:r w:rsidDel="00000000" w:rsidR="00000000" w:rsidRPr="00000000">
        <w:rPr>
          <w:rtl w:val="0"/>
        </w:rPr>
        <w:t xml:space="preserve">Bottom caption, over Keel: </w:t>
      </w:r>
      <w:r w:rsidDel="00000000" w:rsidR="00000000" w:rsidRPr="00000000">
        <w:rPr>
          <w:i w:val="1"/>
          <w:iCs w:val="1"/>
          <w:rtl w:val="0"/>
        </w:rPr>
        <w:t xml:space="preserve">...but never escaped the gravity of inequality.</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Page 2 – DEBT TRANSFER DAY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Page function:</w:t>
      </w:r>
      <w:r w:rsidDel="00000000" w:rsidR="00000000" w:rsidRPr="00000000">
        <w:rPr>
          <w:rtl w:val="0"/>
        </w:rPr>
        <w:t xml:space="preserve"> Introduce Alex through work, not exposition: capable, sarcastic, independent. Reveal that Adrian's debt has transferred to him at seventeen, and end on the page's cost: </w:t>
      </w:r>
      <w:r w:rsidDel="00000000" w:rsidR="00000000" w:rsidRPr="00000000">
        <w:rPr>
          <w:b w:val="1"/>
          <w:bCs w:val="1"/>
          <w:rtl w:val="0"/>
        </w:rPr>
        <w:t xml:space="preserve">the freedom to leave Keel.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Timing:</w:t>
      </w:r>
      <w:r w:rsidDel="00000000" w:rsidR="00000000" w:rsidRPr="00000000">
        <w:rPr>
          <w:rtl w:val="0"/>
        </w:rPr>
        <w:t xml:space="preserve"> Dawn, the end of a night shift.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31">
      <w:pPr>
        <w:numPr>
          <w:ilvl w:val="0"/>
          <w:numId w:val="4"/>
        </w:numPr>
        <w:spacing w:after="0" w:afterAutospacing="0" w:before="240" w:lineRule="auto"/>
        <w:ind w:left="720" w:hanging="360"/>
      </w:pPr>
      <w:r w:rsidDel="00000000" w:rsidR="00000000" w:rsidRPr="00000000">
        <w:rPr>
          <w:rtl w:val="0"/>
        </w:rPr>
        <w:t xml:space="preserve">Row A (26%): P1 full width.</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Row B (24%): P2 full width, with room for the display.</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Rows C–D (50%): left column (60% width) stacks P3 above P4, the small cutaway. The right column (40%) is P5, a tall panel spanning both rows.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Reading order: P1, P2, P3, P4, then P5.</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with clean space for balloons. Palette runs from pre-dawn charcoal and rust with oxidized-orange accents to first sunrise gold, which appears only in P5, so the page moves from cold and enclosed to a warm sky he can't reach. Use dense hatching and grime for industrial texture. The Alpha display and scanner are flat, sterile white-and-amber, the cleanest and brightest things on the page. Generate the display screen blank and add its text in post, since AI garbles text. P1 is wide, P2 medium-wide, P3 wide, P4 locked-off and static, and P5 low angle and vertical. Alex is 17, lean, in worn mining clothes, with a weathered tool bag and the chip. The supervisor, guard and bouncer are distinct older figures.</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Panel 1: Alex at work (wide)</w:t>
        <w:br w:type="textWrapping"/>
      </w:r>
      <w:r w:rsidDel="00000000" w:rsidR="00000000" w:rsidRPr="00000000">
        <w:rPr>
          <w:i w:val="1"/>
          <w:iCs w:val="1"/>
          <w:rtl w:val="0"/>
        </w:rPr>
        <w:t xml:space="preserve">Image:</w:t>
      </w:r>
      <w:r w:rsidDel="00000000" w:rsidR="00000000" w:rsidRPr="00000000">
        <w:rPr>
          <w:rtl w:val="0"/>
        </w:rPr>
        <w:t xml:space="preserve"> A Keel pump hall just before dawn, in the rust, charcoal and oxidized-orange language of Page 1. Alex Phantum, seventeen, lean and mechanically capable, has one palm flat on an aging pump's housing, head tilted, feeling the vibration rather than reading the gauge. A projected maintenance procedure hovers beside him, unfollowed. His improvised repair is visible: a salvaged bracket where the approved part should be. Decades of patched machinery surround him. On the wall terminal, a small white-and-amber node logs his shift. A supervisor watches with folded arms and open skepticism. Alex reads self-reliant, not defeated.</w:t>
      </w:r>
    </w:p>
    <w:p w:rsidR="00000000" w:rsidDel="00000000" w:rsidP="00000000" w:rsidRDefault="00000000" w:rsidRPr="00000000" w14:paraId="00000037">
      <w:pPr>
        <w:spacing w:after="240" w:before="240" w:lineRule="auto"/>
        <w:rPr/>
      </w:pPr>
      <w:r w:rsidDel="00000000" w:rsidR="00000000" w:rsidRPr="00000000">
        <w:rPr>
          <w:rtl w:val="0"/>
        </w:rPr>
        <w:t xml:space="preserve">SUPERVISOR: That's not the approved repair.</w:t>
        <w:br w:type="textWrapping"/>
        <w:t xml:space="preserve">ALEX: Then don't approve it.</w:t>
        <w:br w:type="textWrapping"/>
        <w:t xml:space="preserve"> </w:t>
      </w:r>
      <w:r w:rsidDel="00000000" w:rsidR="00000000" w:rsidRPr="00000000">
        <w:rPr>
          <w:i w:val="1"/>
          <w:iCs w:val="1"/>
          <w:rtl w:val="0"/>
        </w:rPr>
        <w:t xml:space="preserve">(Beat.)</w:t>
        <w:br w:type="textWrapping"/>
      </w:r>
      <w:r w:rsidDel="00000000" w:rsidR="00000000" w:rsidRPr="00000000">
        <w:rPr>
          <w:rtl w:val="0"/>
        </w:rPr>
        <w:t xml:space="preserve">ALEX: Just notice it works.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Panel 2: The checkpoint (medium-wide)</w:t>
        <w:br w:type="textWrapping"/>
      </w:r>
      <w:r w:rsidDel="00000000" w:rsidR="00000000" w:rsidRPr="00000000">
        <w:rPr>
          <w:i w:val="1"/>
          <w:iCs w:val="1"/>
          <w:rtl w:val="0"/>
        </w:rPr>
        <w:t xml:space="preserve">Image:</w:t>
      </w:r>
      <w:r w:rsidDel="00000000" w:rsidR="00000000" w:rsidRPr="00000000">
        <w:rPr>
          <w:rtl w:val="0"/>
        </w:rPr>
        <w:t xml:space="preserve"> End of shift at the exit checkpoint. Alex, in worn mining clothes with a weathered tool bag, tired and dirty, puts his hand on the scanner, whose housing carries the same white-and-amber node. Workers queue silently, each with a balance floating overhead, mostly in the tens of thousands. When his scan completes, his becomes the largest in the queue. Everyone glances up. No one speaks. The silence should hurt more than laughter.</w:t>
      </w:r>
    </w:p>
    <w:p w:rsidR="00000000" w:rsidDel="00000000" w:rsidP="00000000" w:rsidRDefault="00000000" w:rsidRPr="00000000" w14:paraId="00000039">
      <w:pPr>
        <w:spacing w:after="240" w:before="240" w:lineRule="auto"/>
        <w:rPr/>
      </w:pPr>
      <w:r w:rsidDel="00000000" w:rsidR="00000000" w:rsidRPr="00000000">
        <w:rPr>
          <w:i w:val="1"/>
          <w:iCs w:val="1"/>
          <w:rtl w:val="0"/>
        </w:rPr>
        <w:t xml:space="preserve">Display, under a banner reading</w:t>
      </w:r>
      <w:r w:rsidDel="00000000" w:rsidR="00000000" w:rsidRPr="00000000">
        <w:rPr>
          <w:rtl w:val="0"/>
        </w:rPr>
        <w:t xml:space="preserve"> </w:t>
      </w:r>
      <w:r w:rsidDel="00000000" w:rsidR="00000000" w:rsidRPr="00000000">
        <w:rPr>
          <w:b w:val="1"/>
          <w:bCs w:val="1"/>
          <w:rtl w:val="0"/>
        </w:rPr>
        <w:t xml:space="preserve">TODAY: DEBT TRANSFER DAY</w:t>
        <w:br w:type="textWrapping"/>
      </w:r>
      <w:r w:rsidDel="00000000" w:rsidR="00000000" w:rsidRPr="00000000">
        <w:rPr>
          <w:rtl w:val="0"/>
        </w:rPr>
        <w:t xml:space="preserve">ALEX PHANTUM</w:t>
        <w:br w:type="textWrapping"/>
        <w:t xml:space="preserve">AGE VERIFIED: SEVENTEEN</w:t>
        <w:br w:type="textWrapping"/>
        <w:t xml:space="preserve">PARENTAL HOUSEHOLD LIABILITY TRANSFER: COMPLETE</w:t>
        <w:br w:type="textWrapping"/>
        <w:t xml:space="preserve">GUARANTOR: ADRIAN PHANTUM — WHEREABOUTS UNRECORDED</w:t>
        <w:br w:type="textWrapping"/>
        <w:t xml:space="preserve">DEBT BALANCE: 418,607 CREDITS</w:t>
        <w:br w:type="textWrapping"/>
        <w:t xml:space="preserve">EARNED TODAY: 40 CREDITS</w:t>
        <w:br w:type="textWrapping"/>
        <w:t xml:space="preserve">PROJECTED CLEARANCE: 28.7 YEARS</w:t>
        <w:br w:type="textWrapping"/>
        <w:t xml:space="preserve">TRAVEL STATUS: RESTRICTED</w:t>
      </w:r>
    </w:p>
    <w:p w:rsidR="00000000" w:rsidDel="00000000" w:rsidP="00000000" w:rsidRDefault="00000000" w:rsidRPr="00000000" w14:paraId="0000003A">
      <w:pPr>
        <w:spacing w:after="240" w:before="240" w:lineRule="auto"/>
        <w:rPr/>
      </w:pPr>
      <w:r w:rsidDel="00000000" w:rsidR="00000000" w:rsidRPr="00000000">
        <w:rPr>
          <w:i w:val="1"/>
          <w:iCs w:val="1"/>
          <w:rtl w:val="0"/>
        </w:rPr>
        <w:t xml:space="preserve">SFX:</w:t>
      </w:r>
      <w:r w:rsidDel="00000000" w:rsidR="00000000" w:rsidRPr="00000000">
        <w:rPr>
          <w:rtl w:val="0"/>
        </w:rPr>
        <w:t xml:space="preserve"> BEEP</w:t>
      </w:r>
    </w:p>
    <w:p w:rsidR="00000000" w:rsidDel="00000000" w:rsidP="00000000" w:rsidRDefault="00000000" w:rsidRPr="00000000" w14:paraId="0000003B">
      <w:pPr>
        <w:spacing w:after="240" w:before="240" w:lineRule="auto"/>
        <w:rPr/>
      </w:pPr>
      <w:r w:rsidDel="00000000" w:rsidR="00000000" w:rsidRPr="00000000">
        <w:rPr>
          <w:rtl w:val="0"/>
        </w:rPr>
        <w:t xml:space="preserve">GUARD: Happy birthday, Phantum.</w:t>
        <w:br w:type="textWrapping"/>
        <w:t xml:space="preserve">ALEX: I've had better surprises.</w:t>
        <w:br w:type="textWrapping"/>
      </w:r>
      <w:r w:rsidDel="00000000" w:rsidR="00000000" w:rsidRPr="00000000">
        <w:rPr>
          <w:i w:val="1"/>
          <w:iCs w:val="1"/>
          <w:rtl w:val="0"/>
        </w:rPr>
        <w:t xml:space="preserve">Caption:</w:t>
      </w:r>
      <w:r w:rsidDel="00000000" w:rsidR="00000000" w:rsidRPr="00000000">
        <w:rPr>
          <w:rtl w:val="0"/>
        </w:rPr>
        <w:t xml:space="preserve"> Seventeen: the age Keel decides you're old enough to owe.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Panel 3: The Last Chance (wide)</w:t>
        <w:br w:type="textWrapping"/>
      </w:r>
      <w:r w:rsidDel="00000000" w:rsidR="00000000" w:rsidRPr="00000000">
        <w:rPr>
          <w:i w:val="1"/>
          <w:iCs w:val="1"/>
          <w:rtl w:val="0"/>
        </w:rPr>
        <w:t xml:space="preserve">Image:</w:t>
      </w:r>
      <w:r w:rsidDel="00000000" w:rsidR="00000000" w:rsidRPr="00000000">
        <w:rPr>
          <w:rtl w:val="0"/>
        </w:rPr>
        <w:t xml:space="preserve"> Morning street. Alex passes a shuttered casino whose faded lights still flicker: </w:t>
      </w:r>
      <w:r w:rsidDel="00000000" w:rsidR="00000000" w:rsidRPr="00000000">
        <w:rPr>
          <w:b w:val="1"/>
          <w:bCs w:val="1"/>
          <w:rtl w:val="0"/>
        </w:rPr>
        <w:t xml:space="preserve">THE LAST CHANCE.</w:t>
      </w:r>
      <w:r w:rsidDel="00000000" w:rsidR="00000000" w:rsidRPr="00000000">
        <w:rPr>
          <w:rtl w:val="0"/>
        </w:rPr>
        <w:t xml:space="preserve"> On its outer wall is a peeling poster of a man's face, mostly torn away, a cautionary legend rather than a portrait. A bouncer, at the end of his night, leans in the doorway. Half-hidden in Alex's pocket, his hand turns a worn casino chip etched with a faint equation. He doesn't notice he's doing it.</w:t>
      </w:r>
    </w:p>
    <w:p w:rsidR="00000000" w:rsidDel="00000000" w:rsidP="00000000" w:rsidRDefault="00000000" w:rsidRPr="00000000" w14:paraId="0000003D">
      <w:pPr>
        <w:spacing w:after="240" w:before="240" w:lineRule="auto"/>
        <w:rPr/>
      </w:pPr>
      <w:r w:rsidDel="00000000" w:rsidR="00000000" w:rsidRPr="00000000">
        <w:rPr>
          <w:rtl w:val="0"/>
        </w:rPr>
        <w:t xml:space="preserve">BOUNCER: Care to see if luck runs in the family?</w:t>
        <w:br w:type="textWrapping"/>
        <w:t xml:space="preserve">ALEX: I've also got his debt.</w:t>
        <w:br w:type="textWrapping"/>
      </w:r>
      <w:r w:rsidDel="00000000" w:rsidR="00000000" w:rsidRPr="00000000">
        <w:rPr>
          <w:i w:val="1"/>
          <w:iCs w:val="1"/>
          <w:rtl w:val="0"/>
        </w:rPr>
        <w:t xml:space="preserve">(The bouncer sighs.)</w:t>
        <w:br w:type="textWrapping"/>
      </w:r>
      <w:r w:rsidDel="00000000" w:rsidR="00000000" w:rsidRPr="00000000">
        <w:rPr>
          <w:rtl w:val="0"/>
        </w:rPr>
        <w:t xml:space="preserve">BOUNCER: Your father always believed the next hand would change everything.</w:t>
        <w:br w:type="textWrapping"/>
        <w:t xml:space="preserve">ALEX: It did. Just not for him.</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Panel 4: The log (small cutaway, no Alex)</w:t>
        <w:br w:type="textWrapping"/>
      </w:r>
      <w:r w:rsidDel="00000000" w:rsidR="00000000" w:rsidRPr="00000000">
        <w:rPr>
          <w:i w:val="1"/>
          <w:iCs w:val="1"/>
          <w:rtl w:val="0"/>
        </w:rPr>
        <w:t xml:space="preserve">Image:</w:t>
      </w:r>
      <w:r w:rsidDel="00000000" w:rsidR="00000000" w:rsidRPr="00000000">
        <w:rPr>
          <w:rtl w:val="0"/>
        </w:rPr>
        <w:t xml:space="preserve"> The pump hall, empty now, with sunlight through the high window. The supervisor stands alone at the wall terminal. The white-and-amber node blinks beside a red flag reading </w:t>
      </w:r>
      <w:r w:rsidDel="00000000" w:rsidR="00000000" w:rsidRPr="00000000">
        <w:rPr>
          <w:b w:val="1"/>
          <w:bCs w:val="1"/>
          <w:rtl w:val="0"/>
        </w:rPr>
        <w:t xml:space="preserve">UNAUTHORIZED REPAIR — REVIEW REQUIRED.</w:t>
      </w:r>
      <w:r w:rsidDel="00000000" w:rsidR="00000000" w:rsidRPr="00000000">
        <w:rPr>
          <w:rtl w:val="0"/>
        </w:rPr>
        <w:t xml:space="preserve"> Behind him the pump hums steadily. He looks at the pump, then at the flag, and his thumb selects </w:t>
      </w:r>
      <w:r w:rsidDel="00000000" w:rsidR="00000000" w:rsidRPr="00000000">
        <w:rPr>
          <w:b w:val="1"/>
          <w:bCs w:val="1"/>
          <w:rtl w:val="0"/>
        </w:rPr>
        <w:t xml:space="preserve">ROUTINE MAINTENANCE.</w:t>
      </w:r>
      <w:r w:rsidDel="00000000" w:rsidR="00000000" w:rsidRPr="00000000">
        <w:rPr>
          <w:rtl w:val="0"/>
        </w:rPr>
        <w:t xml:space="preserve"> A green check appears. At the pump's base, a balanced water-drop symbol is scratched into an old valve plate, easy to miss.</w:t>
      </w:r>
    </w:p>
    <w:p w:rsidR="00000000" w:rsidDel="00000000" w:rsidP="00000000" w:rsidRDefault="00000000" w:rsidRPr="00000000" w14:paraId="0000003F">
      <w:pPr>
        <w:spacing w:after="240" w:before="240" w:lineRule="auto"/>
        <w:rPr/>
      </w:pPr>
      <w:r w:rsidDel="00000000" w:rsidR="00000000" w:rsidRPr="00000000">
        <w:rPr>
          <w:rtl w:val="0"/>
        </w:rPr>
        <w:t xml:space="preserve">SUPERVISOR </w:t>
      </w:r>
      <w:r w:rsidDel="00000000" w:rsidR="00000000" w:rsidRPr="00000000">
        <w:rPr>
          <w:i w:val="1"/>
          <w:iCs w:val="1"/>
          <w:rtl w:val="0"/>
        </w:rPr>
        <w:t xml:space="preserve">(muttering)</w:t>
      </w:r>
      <w:r w:rsidDel="00000000" w:rsidR="00000000" w:rsidRPr="00000000">
        <w:rPr>
          <w:rtl w:val="0"/>
        </w:rPr>
        <w:t xml:space="preserve">: ...Works.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Panel 5: The rim (tall)</w:t>
        <w:br w:type="textWrapping"/>
      </w:r>
      <w:r w:rsidDel="00000000" w:rsidR="00000000" w:rsidRPr="00000000">
        <w:rPr>
          <w:i w:val="1"/>
          <w:iCs w:val="1"/>
          <w:rtl w:val="0"/>
        </w:rPr>
        <w:t xml:space="preserve">Image:</w:t>
      </w:r>
      <w:r w:rsidDel="00000000" w:rsidR="00000000" w:rsidRPr="00000000">
        <w:rPr>
          <w:rtl w:val="0"/>
        </w:rPr>
        <w:t xml:space="preserve"> Sunrise on the rim of Keel's exhausted pit. In the foreground, unnoticed by Alex, is the sealed mine entrance with faded hazard striping. Alex stands beyond it, fists clenched around the chip, leaning toward Oasis, whose white towers catch the first sunlight while the basin below is still in shadow. On his wrist the display glows faintly: </w:t>
      </w:r>
      <w:r w:rsidDel="00000000" w:rsidR="00000000" w:rsidRPr="00000000">
        <w:rPr>
          <w:b w:val="1"/>
          <w:bCs w:val="1"/>
          <w:rtl w:val="0"/>
        </w:rPr>
        <w:t xml:space="preserve">TRAVEL STATUS: RESTRICTED.</w:t>
      </w:r>
    </w:p>
    <w:p w:rsidR="00000000" w:rsidDel="00000000" w:rsidP="00000000" w:rsidRDefault="00000000" w:rsidRPr="00000000" w14:paraId="00000041">
      <w:pPr>
        <w:spacing w:after="240" w:before="240" w:lineRule="auto"/>
        <w:rPr/>
      </w:pPr>
      <w:r w:rsidDel="00000000" w:rsidR="00000000" w:rsidRPr="00000000">
        <w:rPr>
          <w:i w:val="1"/>
          <w:iCs w:val="1"/>
          <w:rtl w:val="0"/>
        </w:rPr>
        <w:t xml:space="preserve">Caption:</w:t>
      </w:r>
      <w:r w:rsidDel="00000000" w:rsidR="00000000" w:rsidRPr="00000000">
        <w:rPr>
          <w:rtl w:val="0"/>
        </w:rPr>
        <w:t xml:space="preserve"> Everyone in Keel knew where they had been born. / Few believed they could choose where they belonged.</w:t>
        <w:br w:type="textWrapping"/>
        <w:t xml:space="preserve">ALEX </w:t>
      </w:r>
      <w:r w:rsidDel="00000000" w:rsidR="00000000" w:rsidRPr="00000000">
        <w:rPr>
          <w:i w:val="1"/>
          <w:iCs w:val="1"/>
          <w:rtl w:val="0"/>
        </w:rPr>
        <w:t xml:space="preserve">(small bubble)</w:t>
      </w:r>
      <w:r w:rsidDel="00000000" w:rsidR="00000000" w:rsidRPr="00000000">
        <w:rPr>
          <w:rtl w:val="0"/>
        </w:rPr>
        <w:t xml:space="preserve">: One day... I'm leaving.</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PAGE 3: TWO DIFFERENT DREAMS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Introduce Ada and the warmth between her and Alex, then set out their two visions of the future: escape versus rebuilding. The mood stays affectionate so the disagreement costs something.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Layout:</w:t>
      </w:r>
      <w:r w:rsidDel="00000000" w:rsidR="00000000" w:rsidRPr="00000000">
        <w:rPr>
          <w:rtl w:val="0"/>
        </w:rPr>
        <w:t xml:space="preserve"> P1 full width and wide (30%). Row 2 holds P2 (50%) beside P3 (50%). Row 3 holds P4 (60%) beside P5 (40%, small and quiet). Row 4 is P6 full width.</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This is the warmest, softest page so far. It has golden-hour amber, gold and rust, with Ada's muted teal and moss appearing for the first time. Use looser line and less hatching. The mountain sits in atmospheric haze. P6 is the visual thesis: warm sun on Alex's side and cool shadow on Ada's, split by the diagonal railing. The camera is eye-level and intimate, and faces stay large enough for acting. Ada follows the reference image, with a moss-green wrap and mugs in her hands. Keep the body language friendly, side by side, and not romance-coded.</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P1: The overlook (wide)</w:t>
        <w:br w:type="textWrapping"/>
      </w:r>
      <w:r w:rsidDel="00000000" w:rsidR="00000000" w:rsidRPr="00000000">
        <w:rPr>
          <w:i w:val="1"/>
          <w:iCs w:val="1"/>
          <w:rtl w:val="0"/>
        </w:rPr>
        <w:t xml:space="preserve">Image:</w:t>
      </w:r>
      <w:r w:rsidDel="00000000" w:rsidR="00000000" w:rsidRPr="00000000">
        <w:rPr>
          <w:rtl w:val="0"/>
        </w:rPr>
        <w:t xml:space="preserve"> Late afternoon on the rim of Keel's exhausted pit, at the rusted railing from Page 2's last panel, now worn smooth where they always sit. The mountain is a soft backdrop, with Keel in shadow, Halyard's terraces catching gold and Oasis in sunlight. The sealed mine entrance is faint at the far left edge. Alex sits on the railing eating a simple packed lunch, shoulders down, fists unclenched. Ada is small in the frame, approaching along the rim with two battered metal mugs. Warm gold light, long shadows.</w:t>
        <w:br w:type="textWrapping"/>
      </w:r>
      <w:r w:rsidDel="00000000" w:rsidR="00000000" w:rsidRPr="00000000">
        <w:rPr>
          <w:i w:val="1"/>
          <w:iCs w:val="1"/>
          <w:rtl w:val="0"/>
        </w:rPr>
        <w:t xml:space="preserve">Caption:</w:t>
      </w:r>
      <w:r w:rsidDel="00000000" w:rsidR="00000000" w:rsidRPr="00000000">
        <w:rPr>
          <w:rtl w:val="0"/>
        </w:rPr>
        <w:t xml:space="preserve"> Later that afternoon...</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P2: The offer (medium)</w:t>
        <w:br w:type="textWrapping"/>
      </w:r>
      <w:r w:rsidDel="00000000" w:rsidR="00000000" w:rsidRPr="00000000">
        <w:rPr>
          <w:i w:val="1"/>
          <w:iCs w:val="1"/>
          <w:rtl w:val="0"/>
        </w:rPr>
        <w:t xml:space="preserve">Image:</w:t>
      </w:r>
      <w:r w:rsidDel="00000000" w:rsidR="00000000" w:rsidRPr="00000000">
        <w:rPr>
          <w:rtl w:val="0"/>
        </w:rPr>
        <w:t xml:space="preserve"> Ada reaches Alex and holds out a mug. She is twenty, with long, wind-tangled copper hair, freckles and teal-blue eyes. She wears a dark high-collared top with a rivet-studded strap across one shoulder and a muted moss-green wrap at her neck, and her stance is steady and rooted. Alex looks up and smiles for the first time in the story.</w:t>
        <w:br w:type="textWrapping"/>
        <w:t xml:space="preserve"> ADA: Thought you might need this.</w:t>
        <w:br w:type="textWrapping"/>
        <w:t xml:space="preserve"> ALEX: The birthday special? Not sure I can afford it.</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P3: Not everything (close)</w:t>
        <w:br w:type="textWrapping"/>
      </w:r>
      <w:r w:rsidDel="00000000" w:rsidR="00000000" w:rsidRPr="00000000">
        <w:rPr>
          <w:i w:val="1"/>
          <w:iCs w:val="1"/>
          <w:rtl w:val="0"/>
        </w:rPr>
        <w:t xml:space="preserve">Image:</w:t>
      </w:r>
      <w:r w:rsidDel="00000000" w:rsidR="00000000" w:rsidRPr="00000000">
        <w:rPr>
          <w:rtl w:val="0"/>
        </w:rPr>
        <w:t xml:space="preserve"> Close on their hands and faces around the mugs. Ada has a small teasing smile and Alex a guarded one. Steam rises in rust-gold light.</w:t>
        <w:br w:type="textWrapping"/>
        <w:t xml:space="preserve">ADA: It's on me. You don't owe anybody anything today.</w:t>
        <w:br w:type="textWrapping"/>
        <w:t xml:space="preserve">ALEX: Everything has a price, Ada.</w:t>
        <w:br w:type="textWrapping"/>
        <w:t xml:space="preserve">ADA: Not everything.</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P4: Chemistry (medium two-shot)</w:t>
        <w:br w:type="textWrapping"/>
      </w:r>
      <w:r w:rsidDel="00000000" w:rsidR="00000000" w:rsidRPr="00000000">
        <w:rPr>
          <w:i w:val="1"/>
          <w:iCs w:val="1"/>
          <w:rtl w:val="0"/>
        </w:rPr>
        <w:t xml:space="preserve">Image:</w:t>
      </w:r>
      <w:r w:rsidDel="00000000" w:rsidR="00000000" w:rsidRPr="00000000">
        <w:rPr>
          <w:rtl w:val="0"/>
        </w:rPr>
        <w:t xml:space="preserve"> The two seated side by side on the railing, mugs in hand. Alex looks out at the distance and Ada looks at him. Both are laughing, like people who have known each other forever.</w:t>
        <w:br w:type="textWrapping"/>
        <w:t xml:space="preserve">ADA: Seventeen. Congratulations. You're officially old.</w:t>
        <w:br w:type="textWrapping"/>
        <w:t xml:space="preserve">ALEX: I'm officially broke.</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P5: The quiet beat (small)</w:t>
        <w:br w:type="textWrapping"/>
      </w:r>
      <w:r w:rsidDel="00000000" w:rsidR="00000000" w:rsidRPr="00000000">
        <w:rPr>
          <w:i w:val="1"/>
          <w:iCs w:val="1"/>
          <w:rtl w:val="0"/>
        </w:rPr>
        <w:t xml:space="preserve">Image:</w:t>
      </w:r>
      <w:r w:rsidDel="00000000" w:rsidR="00000000" w:rsidRPr="00000000">
        <w:rPr>
          <w:rtl w:val="0"/>
        </w:rPr>
        <w:t xml:space="preserve"> Ada's eyes in the foreground, on Alex. Beyond her, Alex shrugs and looks away toward the horizon. The laughter has gone out of the light.</w:t>
      </w:r>
    </w:p>
    <w:p w:rsidR="00000000" w:rsidDel="00000000" w:rsidP="00000000" w:rsidRDefault="00000000" w:rsidRPr="00000000" w14:paraId="0000004D">
      <w:pPr>
        <w:spacing w:after="240" w:before="240" w:lineRule="auto"/>
        <w:rPr>
          <w:i w:val="1"/>
          <w:iCs w:val="1"/>
        </w:rPr>
      </w:pPr>
      <w:r w:rsidDel="00000000" w:rsidR="00000000" w:rsidRPr="00000000">
        <w:rPr>
          <w:rtl w:val="0"/>
        </w:rPr>
        <w:t xml:space="preserve">ADA: I heard about this morning.</w:t>
        <w:br w:type="textWrapping"/>
        <w:t xml:space="preserve">ALEX: Everyone did.</w:t>
        <w:br w:type="textWrapping"/>
      </w:r>
      <w:r w:rsidDel="00000000" w:rsidR="00000000" w:rsidRPr="00000000">
        <w:rPr>
          <w:i w:val="1"/>
          <w:iCs w:val="1"/>
          <w:rtl w:val="0"/>
        </w:rPr>
        <w:t xml:space="preserve">(Ada lets the silence sit.)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P6: Two dreams (wide, split eyelines)</w:t>
        <w:br w:type="textWrapping"/>
      </w:r>
      <w:r w:rsidDel="00000000" w:rsidR="00000000" w:rsidRPr="00000000">
        <w:rPr>
          <w:i w:val="1"/>
          <w:iCs w:val="1"/>
          <w:rtl w:val="0"/>
        </w:rPr>
        <w:t xml:space="preserve">Image:</w:t>
      </w:r>
      <w:r w:rsidDel="00000000" w:rsidR="00000000" w:rsidRPr="00000000">
        <w:rPr>
          <w:rtl w:val="0"/>
        </w:rPr>
        <w:t xml:space="preserve"> Over-the-shoulder from behind. Alex's head tilts up toward Oasis, catching the last sunlight. Ada's gaze angles down toward Keel in shadow, her copper hair lifted by the wind. The railing cuts the frame diagonally between them, and the mountain is only a sliver. The panel is about where each of them looks. </w:t>
      </w:r>
      <w:r w:rsidDel="00000000" w:rsidR="00000000" w:rsidRPr="00000000">
        <w:rPr>
          <w:i w:val="1"/>
          <w:iCs w:val="1"/>
          <w:rtl w:val="0"/>
        </w:rPr>
        <w:t xml:space="preserve">Balloon space:</w:t>
      </w:r>
      <w:r w:rsidDel="00000000" w:rsidR="00000000" w:rsidRPr="00000000">
        <w:rPr>
          <w:rtl w:val="0"/>
        </w:rPr>
        <w:t xml:space="preserve"> Alex's long line above his upturned face, Ada's lower right.</w:t>
        <w:br w:type="textWrapping"/>
        <w:t xml:space="preserve">ALEX: Every birthday... I look up there... and wonder what it feels like to wake up somewhere you get to choose your own future.</w:t>
        <w:br w:type="textWrapping"/>
        <w:t xml:space="preserve">ADA: I look down here... and wonder why everyone gave up trying to change it.</w:t>
        <w:br w:type="textWrapping"/>
        <w:t xml:space="preserve">ALEX: Because nobody leaves.</w:t>
        <w:br w:type="textWrapping"/>
        <w:t xml:space="preserve">ADA: Nobody stays either. Not really.</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page ends on Ada's line, which is the thesis of the whole friendship.</w:t>
      </w:r>
    </w:p>
    <w:p w:rsidR="00000000" w:rsidDel="00000000" w:rsidP="00000000" w:rsidRDefault="00000000" w:rsidRPr="00000000" w14:paraId="0000005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PAGE 4: WHAT PEOPLE TOLD HIM</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Bring Alex's grandmother and Adrian into the conversation through Alex's pain about her memory. Plant the first doubt about the story everyone tells about Adrian, and close on Ada's ambiguous "He wouldn't just leave." The light moves from gold to dusk across the page.</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Layout:</w:t>
      </w:r>
      <w:r w:rsidDel="00000000" w:rsidR="00000000" w:rsidRPr="00000000">
        <w:rPr>
          <w:rtl w:val="0"/>
        </w:rPr>
        <w:t xml:space="preserve"> Row 1 holds P1 (40%) beside P2 (60%). Row 2 is P3, wide and short. Row 3 holds P4 (35%, tight) beside P5 (65%, quiet). Row 4 is P6, a narrow strip.</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light moves from gold to dusk across the page: amber in P1–P2, low sun in P3, blue-violet dusk in P4–P5, and near-night in P6, with Oasis always the brightest thing. This is a quiet page, with fewer and larger figures and deliberate white space between balloons. Line is softer and contour-led. The photograph is the only fine-detail object, with Adrian's face folded and creased so it is unreadable. The chip is visible in P1 and P4.</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P1: The photograph (medium)</w:t>
        <w:br w:type="textWrapping"/>
      </w:r>
      <w:r w:rsidDel="00000000" w:rsidR="00000000" w:rsidRPr="00000000">
        <w:rPr>
          <w:i w:val="1"/>
          <w:iCs w:val="1"/>
          <w:rtl w:val="0"/>
        </w:rPr>
        <w:t xml:space="preserve">Image:</w:t>
      </w:r>
      <w:r w:rsidDel="00000000" w:rsidR="00000000" w:rsidRPr="00000000">
        <w:rPr>
          <w:rtl w:val="0"/>
        </w:rPr>
        <w:t xml:space="preserve"> Alex draws a worn photograph half out of his jacket pocket. His grandmother smiles, and Adrian's face is folded over and creased where Alex has hidden it. The audience catches only a glimpse. His other hand, in the same pocket, turns the worn casino chip. Ada notices both. Light turning from gold to amber.</w:t>
        <w:br w:type="textWrapping"/>
        <w:t xml:space="preserve">ADA: How's your grandma?</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P2: Alex answers (medium two-shot)</w:t>
        <w:br w:type="textWrapping"/>
      </w:r>
      <w:r w:rsidDel="00000000" w:rsidR="00000000" w:rsidRPr="00000000">
        <w:rPr>
          <w:i w:val="1"/>
          <w:iCs w:val="1"/>
          <w:rtl w:val="0"/>
        </w:rPr>
        <w:t xml:space="preserve">Image:</w:t>
      </w:r>
      <w:r w:rsidDel="00000000" w:rsidR="00000000" w:rsidRPr="00000000">
        <w:rPr>
          <w:rtl w:val="0"/>
        </w:rPr>
        <w:t xml:space="preserve"> Alex looks at the photograph, and Ada sits beside him. After his lines, her hand lifts toward his shoulder and stops in the air.</w:t>
        <w:br w:type="textWrapping"/>
        <w:t xml:space="preserve">ALEX: Some days she knows me. Other days she calls me Adrian...</w:t>
        <w:br w:type="textWrapping"/>
        <w:t xml:space="preserve">ALEX: The hardest part isn't that she forgets. It's that she makes up crazy stories about him.</w:t>
      </w:r>
    </w:p>
    <w:p w:rsidR="00000000" w:rsidDel="00000000" w:rsidP="00000000" w:rsidRDefault="00000000" w:rsidRPr="00000000" w14:paraId="00000057">
      <w:pPr>
        <w:spacing w:after="240" w:before="240" w:lineRule="auto"/>
        <w:rPr>
          <w:i w:val="1"/>
          <w:iCs w:val="1"/>
        </w:rPr>
      </w:pPr>
      <w:r w:rsidDel="00000000" w:rsidR="00000000" w:rsidRPr="00000000">
        <w:rPr>
          <w:b w:val="1"/>
          <w:bCs w:val="1"/>
          <w:rtl w:val="0"/>
        </w:rPr>
        <w:t xml:space="preserve">P3: The stories (wide)</w:t>
        <w:br w:type="textWrapping"/>
      </w:r>
      <w:r w:rsidDel="00000000" w:rsidR="00000000" w:rsidRPr="00000000">
        <w:rPr>
          <w:i w:val="1"/>
          <w:iCs w:val="1"/>
          <w:rtl w:val="0"/>
        </w:rPr>
        <w:t xml:space="preserve">Image:</w:t>
      </w:r>
      <w:r w:rsidDel="00000000" w:rsidR="00000000" w:rsidRPr="00000000">
        <w:rPr>
          <w:rtl w:val="0"/>
        </w:rPr>
        <w:t xml:space="preserve"> They stand at the railing. The sun begins to set, Oasis glows brighter and Keel dims. Ada faces Alex, not the view.</w:t>
        <w:br w:type="textWrapping"/>
        <w:t xml:space="preserve">ADA: What kind of stories?</w:t>
        <w:br w:type="textWrapping"/>
        <w:t xml:space="preserve">ALEX: That he wasn't gambling. That he was working.</w:t>
        <w:br w:type="textWrapping"/>
      </w:r>
      <w:r w:rsidDel="00000000" w:rsidR="00000000" w:rsidRPr="00000000">
        <w:rPr>
          <w:i w:val="1"/>
          <w:iCs w:val="1"/>
          <w:rtl w:val="0"/>
        </w:rPr>
        <w:t xml:space="preserve">(Ada lets the silence sit.)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P4: What he remembers (tight)</w:t>
        <w:br w:type="textWrapping"/>
      </w:r>
      <w:r w:rsidDel="00000000" w:rsidR="00000000" w:rsidRPr="00000000">
        <w:rPr>
          <w:i w:val="1"/>
          <w:iCs w:val="1"/>
          <w:rtl w:val="0"/>
        </w:rPr>
        <w:t xml:space="preserve">Image:</w:t>
      </w:r>
      <w:r w:rsidDel="00000000" w:rsidR="00000000" w:rsidRPr="00000000">
        <w:rPr>
          <w:rtl w:val="0"/>
        </w:rPr>
        <w:t xml:space="preserve"> Ada's face, close and steady. In the foreground, Alex's fist tightens around the chip.</w:t>
        <w:br w:type="textWrapping"/>
        <w:t xml:space="preserve">ADA: What do you actually remember about him?</w:t>
        <w:br w:type="textWrapping"/>
        <w:t xml:space="preserve">ALEX: Nothing. I was two.</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P5: The crack (wide, quiet)</w:t>
        <w:br w:type="textWrapping"/>
      </w:r>
      <w:r w:rsidDel="00000000" w:rsidR="00000000" w:rsidRPr="00000000">
        <w:rPr>
          <w:i w:val="1"/>
          <w:iCs w:val="1"/>
          <w:rtl w:val="0"/>
        </w:rPr>
        <w:t xml:space="preserve">Image:</w:t>
      </w:r>
      <w:r w:rsidDel="00000000" w:rsidR="00000000" w:rsidRPr="00000000">
        <w:rPr>
          <w:rtl w:val="0"/>
        </w:rPr>
        <w:t xml:space="preserve"> Both figures small against the darkening basin, with Oasis the brightest thing in the frame. Ada faces Alex, and he stands stiff with his eyes on the horizon. There is deliberate white space between the two balloons for the silence. </w:t>
      </w:r>
      <w:r w:rsidDel="00000000" w:rsidR="00000000" w:rsidRPr="00000000">
        <w:rPr>
          <w:i w:val="1"/>
          <w:iCs w:val="1"/>
          <w:rtl w:val="0"/>
        </w:rPr>
        <w:t xml:space="preserve">Balloon space:</w:t>
      </w:r>
      <w:r w:rsidDel="00000000" w:rsidR="00000000" w:rsidRPr="00000000">
        <w:rPr>
          <w:rtl w:val="0"/>
        </w:rPr>
        <w:t xml:space="preserve"> Ada's top left, Alex's lower right.</w:t>
        <w:br w:type="textWrapping"/>
        <w:t xml:space="preserve">ADA: So everything else is what people told you. What if they were wrong?</w:t>
        <w:br w:type="textWrapping"/>
      </w:r>
      <w:r w:rsidDel="00000000" w:rsidR="00000000" w:rsidRPr="00000000">
        <w:rPr>
          <w:i w:val="1"/>
          <w:iCs w:val="1"/>
          <w:rtl w:val="0"/>
        </w:rPr>
        <w:t xml:space="preserve">(Alex stiffens. A long silence.)</w:t>
        <w:br w:type="textWrapping"/>
      </w:r>
      <w:r w:rsidDel="00000000" w:rsidR="00000000" w:rsidRPr="00000000">
        <w:rPr>
          <w:rtl w:val="0"/>
        </w:rPr>
        <w:t xml:space="preserve">ALEX: Maybe…Or maybe they're right. Either way... he's gone.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P6: Hook (narrow strip)</w:t>
        <w:br w:type="textWrapping"/>
      </w:r>
      <w:r w:rsidDel="00000000" w:rsidR="00000000" w:rsidRPr="00000000">
        <w:rPr>
          <w:i w:val="1"/>
          <w:iCs w:val="1"/>
          <w:rtl w:val="0"/>
        </w:rPr>
        <w:t xml:space="preserve">Image:</w:t>
      </w:r>
      <w:r w:rsidDel="00000000" w:rsidR="00000000" w:rsidRPr="00000000">
        <w:rPr>
          <w:rtl w:val="0"/>
        </w:rPr>
        <w:t xml:space="preserve"> They begin walking home at dusk. Alex is ahead, and Ada lingers, looking back toward Oasis.</w:t>
        <w:br w:type="textWrapping"/>
        <w:t xml:space="preserve">ADA </w:t>
      </w:r>
      <w:r w:rsidDel="00000000" w:rsidR="00000000" w:rsidRPr="00000000">
        <w:rPr>
          <w:i w:val="1"/>
          <w:iCs w:val="1"/>
          <w:rtl w:val="0"/>
        </w:rPr>
        <w:t xml:space="preserve">(very small bubble, almost to herself)</w:t>
      </w:r>
      <w:r w:rsidDel="00000000" w:rsidR="00000000" w:rsidRPr="00000000">
        <w:rPr>
          <w:rtl w:val="0"/>
        </w:rPr>
        <w:t xml:space="preserve">: He wouldn't just leave.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can't tell whether she means Adrian or Alex.</w:t>
      </w:r>
    </w:p>
    <w:p w:rsidR="00000000" w:rsidDel="00000000" w:rsidP="00000000" w:rsidRDefault="00000000" w:rsidRPr="00000000" w14:paraId="000000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PAGE 5: THE OLD BOOK</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Page function: </w:t>
      </w:r>
      <w:r w:rsidDel="00000000" w:rsidR="00000000" w:rsidRPr="00000000">
        <w:rPr>
          <w:rtl w:val="0"/>
        </w:rPr>
        <w:t xml:space="preserve">Bring the story home. Show that Alex's grandmother is confused about time but precise about one thing. Establish the apartment, especially the bookshelf, so the reveal lands. End with Alex carrying the book toward the shelf. </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Layout:</w:t>
      </w:r>
      <w:r w:rsidDel="00000000" w:rsidR="00000000" w:rsidRPr="00000000">
        <w:rPr>
          <w:rtl w:val="0"/>
        </w:rPr>
        <w:t xml:space="preserve"> Row 1 is P1, full width and wide, with the inset P2 overlapping its lower-right corner. Row 2 holds P3 (60%) beside P4 (40%, tight). Row 3 holds P5 (65%) beside P6 (35%, tall and narrow).</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Domestic realism in warm rust-orange dusk light through dusty windows. This is the only fully indoor page so far and the safest, warmest place in the story. Use soft hatching and a slight vignette. P1 is an establishing shot from the door with deep space, and the rest is intimate at eye level, with hands close in P5. The tall bookshelf sits on the right in every panel as the recurring anchor. Suggest the shelves by rhythm of spines, not by individual books. Photographs are blurred and none shows a clear male face. Grandmother is elderly and small, in a patterned earth-tone shawl, and she is folding a cloth in every panel. The balanced water-drop on the old book's spine is the only crisp emblem.</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P1: Establishing (wide)</w:t>
        <w:br w:type="textWrapping"/>
      </w:r>
      <w:r w:rsidDel="00000000" w:rsidR="00000000" w:rsidRPr="00000000">
        <w:rPr>
          <w:i w:val="1"/>
          <w:iCs w:val="1"/>
          <w:rtl w:val="0"/>
        </w:rPr>
        <w:t xml:space="preserve">Image:</w:t>
      </w:r>
      <w:r w:rsidDel="00000000" w:rsidR="00000000" w:rsidRPr="00000000">
        <w:rPr>
          <w:rtl w:val="0"/>
        </w:rPr>
        <w:t xml:space="preserve"> Interior of a modest Keel apartment at dusk, seen from just inside the front door. Handmade quilts, repaired furniture, shelves of old books, faded family photographs and potted plants in recycled containers. Warm rust-orange evening light comes through dusty windows. Grandmother sits at the centre in a worn chair, back partly to us, folding and refolding a small cloth. On the far right wall, a tall floor-to-ceiling bookshelf is the largest object in the room, with one book-width gap at eye height. Alex is a small silhouette in the doorway, tool bag on his shoulder. The room is warm, lived-in and dignified.</w:t>
        <w:br w:type="textWrapping"/>
        <w:t xml:space="preserve">GRANDMOTHER </w:t>
      </w:r>
      <w:r w:rsidDel="00000000" w:rsidR="00000000" w:rsidRPr="00000000">
        <w:rPr>
          <w:i w:val="1"/>
          <w:iCs w:val="1"/>
          <w:rtl w:val="0"/>
        </w:rPr>
        <w:t xml:space="preserve">(from the chair)</w:t>
      </w:r>
      <w:r w:rsidDel="00000000" w:rsidR="00000000" w:rsidRPr="00000000">
        <w:rPr>
          <w:rtl w:val="0"/>
        </w:rPr>
        <w:t xml:space="preserve">: Adrian?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P2: Inset close-up</w:t>
        <w:br w:type="textWrapping"/>
      </w:r>
      <w:r w:rsidDel="00000000" w:rsidR="00000000" w:rsidRPr="00000000">
        <w:rPr>
          <w:i w:val="1"/>
          <w:iCs w:val="1"/>
          <w:rtl w:val="0"/>
        </w:rPr>
        <w:t xml:space="preserve">Image:</w:t>
      </w:r>
      <w:r w:rsidDel="00000000" w:rsidR="00000000" w:rsidRPr="00000000">
        <w:rPr>
          <w:rtl w:val="0"/>
        </w:rPr>
        <w:t xml:space="preserve"> Alex in the doorway with his eyes closed for a moment, jaw tight, shoulders dropping.</w:t>
        <w:br w:type="textWrapping"/>
        <w:t xml:space="preserve">ALEX: Not today, Grandma. It's Alex.</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P3: Kneeling (medium)</w:t>
        <w:br w:type="textWrapping"/>
      </w:r>
      <w:r w:rsidDel="00000000" w:rsidR="00000000" w:rsidRPr="00000000">
        <w:rPr>
          <w:i w:val="1"/>
          <w:iCs w:val="1"/>
          <w:rtl w:val="0"/>
        </w:rPr>
        <w:t xml:space="preserve">Image:</w:t>
      </w:r>
      <w:r w:rsidDel="00000000" w:rsidR="00000000" w:rsidRPr="00000000">
        <w:rPr>
          <w:rtl w:val="0"/>
        </w:rPr>
        <w:t xml:space="preserve"> Alex kneels beside the chair at her eye level. Her hands keep folding the cloth. His smile is gentle and tired. Warm side light.</w:t>
        <w:br w:type="textWrapping"/>
        <w:t xml:space="preserve">GRANDMOTHER: Of course. Alex. I knew that. Did your father come home yet?</w:t>
        <w:br w:type="textWrapping"/>
        <w:t xml:space="preserve">ALEX: Not yet.</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P4: The hinge (tight close-up)</w:t>
        <w:br w:type="textWrapping"/>
      </w:r>
      <w:r w:rsidDel="00000000" w:rsidR="00000000" w:rsidRPr="00000000">
        <w:rPr>
          <w:i w:val="1"/>
          <w:iCs w:val="1"/>
          <w:rtl w:val="0"/>
        </w:rPr>
        <w:t xml:space="preserve">Image:</w:t>
      </w:r>
      <w:r w:rsidDel="00000000" w:rsidR="00000000" w:rsidRPr="00000000">
        <w:rPr>
          <w:rtl w:val="0"/>
        </w:rPr>
        <w:t xml:space="preserve"> Grandmother's face and eyes. For one beat the fog clears and her gaze is steady and studying, a little too careful. Behind her, out of focus, Alex still smiles, unaware. The mood is comforting, not mystical.</w:t>
        <w:br w:type="textWrapping"/>
        <w:t xml:space="preserve">GRANDMOTHER: He's closer than you think.</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P5: The handoff (close on hands)</w:t>
        <w:br w:type="textWrapping"/>
      </w:r>
      <w:r w:rsidDel="00000000" w:rsidR="00000000" w:rsidRPr="00000000">
        <w:rPr>
          <w:i w:val="1"/>
          <w:iCs w:val="1"/>
          <w:rtl w:val="0"/>
        </w:rPr>
        <w:t xml:space="preserve">Image:</w:t>
      </w:r>
      <w:r w:rsidDel="00000000" w:rsidR="00000000" w:rsidRPr="00000000">
        <w:rPr>
          <w:rtl w:val="0"/>
        </w:rPr>
        <w:t xml:space="preserve"> Her frail hands pass a worn, hand-bound book to Alex's scarred, work-rough hands. The cover is worn from decades of use, and a faint balanced water-drop mark sits on the spine. The moment should feel completely ordinary.</w:t>
        <w:br w:type="textWrapping"/>
        <w:t xml:space="preserve">GRANDMOTHER: Would you put this away for me? Your father never liked seeing it left out.</w:t>
        <w:br w:type="textWrapping"/>
        <w:t xml:space="preserve">ALEX: He had opinions about everything.</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P6: Toward the shelf (tall, narrow)</w:t>
        <w:br w:type="textWrapping"/>
      </w:r>
      <w:r w:rsidDel="00000000" w:rsidR="00000000" w:rsidRPr="00000000">
        <w:rPr>
          <w:i w:val="1"/>
          <w:iCs w:val="1"/>
          <w:rtl w:val="0"/>
        </w:rPr>
        <w:t xml:space="preserve">Image:</w:t>
      </w:r>
      <w:r w:rsidDel="00000000" w:rsidR="00000000" w:rsidRPr="00000000">
        <w:rPr>
          <w:rtl w:val="0"/>
        </w:rPr>
        <w:t xml:space="preserve"> Alex from behind, book in hand, walking toward the looming bookshelf. His shadow reaches the gap at eye height, and the warm room light is behind him.</w:t>
        <w:br w:type="textWrapping"/>
        <w:t xml:space="preserve">GRANDMOTHER </w:t>
      </w:r>
      <w:r w:rsidDel="00000000" w:rsidR="00000000" w:rsidRPr="00000000">
        <w:rPr>
          <w:i w:val="1"/>
          <w:iCs w:val="1"/>
          <w:rtl w:val="0"/>
        </w:rPr>
        <w:t xml:space="preserve">(off-panel)</w:t>
      </w:r>
      <w:r w:rsidDel="00000000" w:rsidR="00000000" w:rsidRPr="00000000">
        <w:rPr>
          <w:rtl w:val="0"/>
        </w:rPr>
        <w:t xml:space="preserve">: Especially the things worth protecting.</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Alex is about to shelve the book, and the answer is on the next page.</w:t>
      </w:r>
    </w:p>
    <w:p w:rsidR="00000000" w:rsidDel="00000000" w:rsidP="00000000" w:rsidRDefault="00000000" w:rsidRPr="00000000" w14:paraId="000000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PAGE 5: THE HIDDEN WORKSHOP</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Deliver the chapter's genre shift, from social dystopia to family mystery. Prove that his grandmother wasn't simply confused. End on the key and the question of what it opens.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Layout:</w:t>
      </w:r>
      <w:r w:rsidDel="00000000" w:rsidR="00000000" w:rsidRPr="00000000">
        <w:rPr>
          <w:rtl w:val="0"/>
        </w:rPr>
        <w:t xml:space="preserve"> Row 1 holds P1 and P2, two small panels side by side (16%). Row 2 is P3, dominant and full width (44%). Row 3 is P4, full width (24%). Row 4 is P5, a narrow strip (16%).</w:t>
      </w:r>
    </w:p>
    <w:p w:rsidR="00000000" w:rsidDel="00000000" w:rsidP="00000000" w:rsidRDefault="00000000" w:rsidRPr="00000000" w14:paraId="0000006D">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Same apartment as Page 5, but the palette splits. Warm household light fills the foreground and a cold, near-black doorway sits in the background, and that contrast is the page. Dust in the light beam is a recurring motif. P1 and P2 are small and tight to build tension, and P3 is a low-angle, monumental release. Alex is a silhouette, and Grandmother is soft in the background. Show nothing of the room's interior yet, only darkness with a hint of blue. Put SFX lettering in post.</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P1: Click (small).</w:t>
      </w:r>
      <w:r w:rsidDel="00000000" w:rsidR="00000000" w:rsidRPr="00000000">
        <w:rPr>
          <w:rtl w:val="0"/>
        </w:rPr>
        <w:t xml:space="preserve"> Close on Alex's hand pressing the old book into the gap. It stops at an exact depth, and dust puffs from the shelf edge. </w:t>
      </w:r>
      <w:r w:rsidDel="00000000" w:rsidR="00000000" w:rsidRPr="00000000">
        <w:rPr>
          <w:i w:val="1"/>
          <w:iCs w:val="1"/>
          <w:rtl w:val="0"/>
        </w:rPr>
        <w:t xml:space="preserve">SFX:</w:t>
      </w:r>
      <w:r w:rsidDel="00000000" w:rsidR="00000000" w:rsidRPr="00000000">
        <w:rPr>
          <w:rtl w:val="0"/>
        </w:rPr>
        <w:t xml:space="preserve"> CLICK.</w:t>
        <w:br w:type="textWrapping"/>
        <w:t xml:space="preserve"> </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P2: Rumble (small).</w:t>
      </w:r>
      <w:r w:rsidDel="00000000" w:rsidR="00000000" w:rsidRPr="00000000">
        <w:rPr>
          <w:rtl w:val="0"/>
        </w:rPr>
        <w:t xml:space="preserve"> Alex turns his head, listening. Behind him the shelf edge has shifted by a hair and dust sifts down. </w:t>
      </w:r>
      <w:r w:rsidDel="00000000" w:rsidR="00000000" w:rsidRPr="00000000">
        <w:rPr>
          <w:i w:val="1"/>
          <w:iCs w:val="1"/>
          <w:rtl w:val="0"/>
        </w:rPr>
        <w:t xml:space="preserve">SFX:</w:t>
      </w:r>
      <w:r w:rsidDel="00000000" w:rsidR="00000000" w:rsidRPr="00000000">
        <w:rPr>
          <w:rtl w:val="0"/>
        </w:rPr>
        <w:t xml:space="preserve"> RUMBLE.</w:t>
        <w:br w:type="textWrapping"/>
        <w:t xml:space="preserve"> </w:t>
      </w:r>
    </w:p>
    <w:p w:rsidR="00000000" w:rsidDel="00000000" w:rsidP="00000000" w:rsidRDefault="00000000" w:rsidRPr="00000000" w14:paraId="00000070">
      <w:pPr>
        <w:spacing w:after="240" w:before="240" w:lineRule="auto"/>
        <w:rPr/>
      </w:pPr>
      <w:r w:rsidDel="00000000" w:rsidR="00000000" w:rsidRPr="00000000">
        <w:rPr>
          <w:b w:val="1"/>
          <w:bCs w:val="1"/>
          <w:rtl w:val="0"/>
        </w:rPr>
        <w:t xml:space="preserve">P3: The reveal (dominant).</w:t>
      </w:r>
      <w:r w:rsidDel="00000000" w:rsidR="00000000" w:rsidRPr="00000000">
        <w:rPr>
          <w:rtl w:val="0"/>
        </w:rPr>
        <w:t xml:space="preserve"> From inside the room, at a slightly low angle. The whole bookshelf has swung outward like a door, with a black rectangle behind it. A golden wedge of household light spills across the dusty floor into the dark. Alex stands mid-ground, stepping back. Grandmother sits unbothered in the far background, still folding her cloth.</w:t>
        <w:br w:type="textWrapping"/>
        <w:t xml:space="preserve">ALEX: ...Grandma?</w:t>
        <w:br w:type="textWrapping"/>
        <w:t xml:space="preserve"> </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P4: The answer (medium).</w:t>
      </w:r>
      <w:r w:rsidDel="00000000" w:rsidR="00000000" w:rsidRPr="00000000">
        <w:rPr>
          <w:rtl w:val="0"/>
        </w:rPr>
        <w:t xml:space="preserve"> Grandmother is calm and smiling. Alex turns from the dark toward her.</w:t>
        <w:br w:type="textWrapping"/>
        <w:t xml:space="preserve">GRANDMOTHER: He said you'd know when you were ready.</w:t>
        <w:br w:type="textWrapping"/>
        <w:t xml:space="preserve">ALEX: When did he say that?</w:t>
        <w:br w:type="textWrapping"/>
        <w:t xml:space="preserve">GRANDMOTHER: Before he went to work.</w:t>
        <w:br w:type="textWrapping"/>
        <w:t xml:space="preserve"> </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P5: The threshold (strip).</w:t>
      </w:r>
      <w:r w:rsidDel="00000000" w:rsidR="00000000" w:rsidRPr="00000000">
        <w:rPr>
          <w:rtl w:val="0"/>
        </w:rPr>
        <w:t xml:space="preserve"> Low, close on Alex's boot. The golden light ends at the edge of the dark, and his foot crosses the line. No dialogue.</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PAGE 7: WHAT HE LEFT</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A silent page that gives the reader time to look. Alex realizes the chip isn't a gambler's trinket, and the page ends on the key.</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Layout:</w:t>
      </w:r>
      <w:r w:rsidDel="00000000" w:rsidR="00000000" w:rsidRPr="00000000">
        <w:rPr>
          <w:rtl w:val="0"/>
        </w:rPr>
        <w:t xml:space="preserve"> Row 1 is P1, wide and dominant (44%). Row 2 holds P2 (55%) beside P3 (45%) (26%). Row 3 is P4, wide (30%), with the key inset overlapping its lower-right corner.</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Cool blue-grey ambient dust with one warm amber pool at the workbench. The room is a time capsule under fifteen years of undisturbed dust. This page has the densest environment so far, so keep a strict hierarchy. The chalkboard equation, bench, shrouded figure and key are crisp, and everything else is soft suggestion through atmospheric perspective. P1 has deep perspective with leading lines toward the bench. Alex stays in charcoal and rust, and the amber pool stops just short of his feet, since the bible has amber touching him only in Chapter 2. Equations and the key's symbol are unreadable line art, not real text. No dialogue.</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P1: The room (wide).</w:t>
      </w:r>
      <w:r w:rsidDel="00000000" w:rsidR="00000000" w:rsidRPr="00000000">
        <w:rPr>
          <w:rtl w:val="0"/>
        </w:rPr>
        <w:t xml:space="preserve"> The workshop from the threshold, with Alex small at lower left. The room is frozen in time and thick with dust, with cool blue-grey ambience. Blueprints are pinned to the walls, and there are mechanical models, water-system diagrams and prototype devices. Old photographs are turned or too faded to read. A large chalkboard is covered in dense equations, including one in the same looping form as the etching on Alex's chip. Riveted pre-Alpha pipes and analog gauges run through the back wall. At the centre stands one perfectly organized workbench under a pool of warm amber light. On it sits a child-sized seated shape under a dust sheet, with a faint amber pulse beneath the cloth, and beside it a beautiful metallic key with a circular head bearing an unfamiliar symbol.</w:t>
        <w:br w:type="textWrapping"/>
        <w:br w:type="textWrapping"/>
      </w:r>
      <w:r w:rsidDel="00000000" w:rsidR="00000000" w:rsidRPr="00000000">
        <w:rPr>
          <w:b w:val="1"/>
          <w:bCs w:val="1"/>
          <w:rtl w:val="0"/>
        </w:rPr>
        <w:t xml:space="preserve">P2: The chip (medium).</w:t>
      </w:r>
      <w:r w:rsidDel="00000000" w:rsidR="00000000" w:rsidRPr="00000000">
        <w:rPr>
          <w:rtl w:val="0"/>
        </w:rPr>
        <w:t xml:space="preserve"> Alex's hand in his pocket has stopped mid-turn, with the chip's edge glinting. His eyes are on the chalkboard.</w:t>
        <w:br w:type="textWrapping"/>
        <w:t xml:space="preserve"> </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P3: The match (medium).</w:t>
      </w:r>
      <w:r w:rsidDel="00000000" w:rsidR="00000000" w:rsidRPr="00000000">
        <w:rPr>
          <w:rtl w:val="0"/>
        </w:rPr>
        <w:t xml:space="preserve"> The chalkboard, with one equation in a looping form, identical in shape to the chip's etching.</w:t>
        <w:br w:type="textWrapping"/>
        <w:t xml:space="preserve"> </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P4: The bench (wide).</w:t>
      </w:r>
      <w:r w:rsidDel="00000000" w:rsidR="00000000" w:rsidRPr="00000000">
        <w:rPr>
          <w:rtl w:val="0"/>
        </w:rPr>
        <w:t xml:space="preserve"> A child-sized seated shape under a dust sheet with a faint amber pulse beneath the cloth. Beside it lies a beautiful metallic key with a circular head bearing an unfamiliar symbol. Alex's open hand enters from the left edge, reaching but not touching.</w:t>
        <w:br w:type="textWrapping"/>
      </w:r>
      <w:r w:rsidDel="00000000" w:rsidR="00000000" w:rsidRPr="00000000">
        <w:rPr>
          <w:b w:val="1"/>
          <w:bCs w:val="1"/>
          <w:rtl w:val="0"/>
        </w:rPr>
        <w:t xml:space="preserve">Hook inset:</w:t>
      </w:r>
      <w:r w:rsidDel="00000000" w:rsidR="00000000" w:rsidRPr="00000000">
        <w:rPr>
          <w:rtl w:val="0"/>
        </w:rPr>
        <w:t xml:space="preserve"> Extreme close-up of the key. The symbol catches the light, and the reader has no idea what it opens.</w:t>
      </w:r>
    </w:p>
    <w:p w:rsidR="00000000" w:rsidDel="00000000" w:rsidP="00000000" w:rsidRDefault="00000000" w:rsidRPr="00000000" w14:paraId="0000007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PAGE 8: THE AWAKENING</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Introduce Bi11bot through action and humor, the moment the workshop stops being a mystery and comes alive. Give the reader a full page of anticipation before his first word.</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7E">
      <w:pPr>
        <w:numPr>
          <w:ilvl w:val="0"/>
          <w:numId w:val="36"/>
        </w:numPr>
        <w:spacing w:after="0" w:afterAutospacing="0" w:before="240" w:lineRule="auto"/>
        <w:ind w:left="720" w:hanging="360"/>
      </w:pPr>
      <w:r w:rsidDel="00000000" w:rsidR="00000000" w:rsidRPr="00000000">
        <w:rPr>
          <w:rtl w:val="0"/>
        </w:rPr>
        <w:t xml:space="preserve">Row A: P1 full width, wide (24%).</w:t>
      </w:r>
    </w:p>
    <w:p w:rsidR="00000000" w:rsidDel="00000000" w:rsidP="00000000" w:rsidRDefault="00000000" w:rsidRPr="00000000" w14:paraId="0000007F">
      <w:pPr>
        <w:numPr>
          <w:ilvl w:val="0"/>
          <w:numId w:val="36"/>
        </w:numPr>
        <w:spacing w:after="0" w:afterAutospacing="0" w:before="0" w:beforeAutospacing="0" w:lineRule="auto"/>
        <w:ind w:left="720" w:hanging="360"/>
      </w:pPr>
      <w:r w:rsidDel="00000000" w:rsidR="00000000" w:rsidRPr="00000000">
        <w:rPr>
          <w:rtl w:val="0"/>
        </w:rPr>
        <w:t xml:space="preserve">Row B: P2 (35%, small) beside P3 (65%) (24%).</w:t>
      </w:r>
    </w:p>
    <w:p w:rsidR="00000000" w:rsidDel="00000000" w:rsidP="00000000" w:rsidRDefault="00000000" w:rsidRPr="00000000" w14:paraId="00000080">
      <w:pPr>
        <w:numPr>
          <w:ilvl w:val="0"/>
          <w:numId w:val="36"/>
        </w:numPr>
        <w:spacing w:after="0" w:afterAutospacing="0" w:before="0" w:beforeAutospacing="0" w:lineRule="auto"/>
        <w:ind w:left="720" w:hanging="360"/>
      </w:pPr>
      <w:r w:rsidDel="00000000" w:rsidR="00000000" w:rsidRPr="00000000">
        <w:rPr>
          <w:rtl w:val="0"/>
        </w:rPr>
        <w:t xml:space="preserve">Row C: P4 full width and dominant (34%).</w:t>
      </w:r>
    </w:p>
    <w:p w:rsidR="00000000" w:rsidDel="00000000" w:rsidP="00000000" w:rsidRDefault="00000000" w:rsidRPr="00000000" w14:paraId="00000081">
      <w:pPr>
        <w:numPr>
          <w:ilvl w:val="0"/>
          <w:numId w:val="36"/>
        </w:numPr>
        <w:spacing w:after="240" w:before="0" w:beforeAutospacing="0" w:lineRule="auto"/>
        <w:ind w:left="720" w:hanging="360"/>
      </w:pPr>
      <w:r w:rsidDel="00000000" w:rsidR="00000000" w:rsidRPr="00000000">
        <w:rPr>
          <w:rtl w:val="0"/>
        </w:rPr>
        <w:t xml:space="preserve">Row D: P5 full width, short (18%).</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page moves from cold to warm. P1–P3 are cool blue-grey dust with one faint amber standby pulse. P4 is the color event, an amber ignition, with the warm light contained to Bi11bot and the space around him. It only edge-lights Alex, whose clothes stay charcoal and rust, since the bible has amber touching him in Chapter 2. P5 settles into a warm ambient glow. P1 is wide, P2 an extreme close-up, P3 a close-up on hands, P4 a low angle from Alex's eyeline, and P5 a medium close-up. Bi11bot is a child-sized seated figure in aged brass, titanium and ceramic ivory with soft-blue accents. He is </w:t>
      </w:r>
      <w:r w:rsidDel="00000000" w:rsidR="00000000" w:rsidRPr="00000000">
        <w:rPr>
          <w:i w:val="1"/>
          <w:iCs w:val="1"/>
          <w:rtl w:val="0"/>
        </w:rPr>
        <w:t xml:space="preserve">made</w:t>
      </w:r>
      <w:r w:rsidDel="00000000" w:rsidR="00000000" w:rsidRPr="00000000">
        <w:rPr>
          <w:rtl w:val="0"/>
        </w:rPr>
        <w:t xml:space="preserve">, not seamless, with visible tooled seams, repairs and maker's stamps. He has expressive optical eyes, one with a small adjustable lens ring. From this page on he is staged in front of Alex, which the bible sets for Chapter 1. Leave machine surfaces free of text. In post, put Bi11bot's balloons in warm ivory.</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P1: The sheet (wide)</w:t>
        <w:br w:type="textWrapping"/>
      </w:r>
      <w:r w:rsidDel="00000000" w:rsidR="00000000" w:rsidRPr="00000000">
        <w:rPr>
          <w:i w:val="1"/>
          <w:iCs w:val="1"/>
          <w:rtl w:val="0"/>
        </w:rPr>
        <w:t xml:space="preserve">Image:</w:t>
      </w:r>
      <w:r w:rsidDel="00000000" w:rsidR="00000000" w:rsidRPr="00000000">
        <w:rPr>
          <w:rtl w:val="0"/>
        </w:rPr>
        <w:t xml:space="preserve"> Alex pulls the dust sheet away from the seated shape, and dust cascades through the amber pool. The figure is revealed with dull glass eyes and an open key socket in its chest, where a faint amber pulse still beats. The key is in Alex's other fist. His expression is cautious awe. No dialogue.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P2: The test (small)</w:t>
        <w:br w:type="textWrapping"/>
      </w:r>
      <w:r w:rsidDel="00000000" w:rsidR="00000000" w:rsidRPr="00000000">
        <w:rPr>
          <w:i w:val="1"/>
          <w:iCs w:val="1"/>
          <w:rtl w:val="0"/>
        </w:rPr>
        <w:t xml:space="preserve">Image:</w:t>
      </w:r>
      <w:r w:rsidDel="00000000" w:rsidR="00000000" w:rsidRPr="00000000">
        <w:rPr>
          <w:rtl w:val="0"/>
        </w:rPr>
        <w:t xml:space="preserve"> Extreme close-up of Alex's palm flat on the figure's chest, fingers spread, head tilted as he feels for vibration, the way he tests pumps. Under his palm, the amber pulse answers, slow and warm. No dialogue.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P3: The key (medium)</w:t>
        <w:br w:type="textWrapping"/>
      </w:r>
      <w:r w:rsidDel="00000000" w:rsidR="00000000" w:rsidRPr="00000000">
        <w:rPr>
          <w:i w:val="1"/>
          <w:iCs w:val="1"/>
          <w:rtl w:val="0"/>
        </w:rPr>
        <w:t xml:space="preserve">Image:</w:t>
      </w:r>
      <w:r w:rsidDel="00000000" w:rsidR="00000000" w:rsidRPr="00000000">
        <w:rPr>
          <w:rtl w:val="0"/>
        </w:rPr>
        <w:t xml:space="preserve"> Close on the key sliding into the chest socket, his scarred knuckles tense and a slight tremor in his hand.</w:t>
        <w:br w:type="textWrapping"/>
      </w:r>
      <w:r w:rsidDel="00000000" w:rsidR="00000000" w:rsidRPr="00000000">
        <w:rPr>
          <w:i w:val="1"/>
          <w:iCs w:val="1"/>
          <w:rtl w:val="0"/>
        </w:rPr>
        <w:t xml:space="preserve">SFX:</w:t>
      </w:r>
      <w:r w:rsidDel="00000000" w:rsidR="00000000" w:rsidRPr="00000000">
        <w:rPr>
          <w:rtl w:val="0"/>
        </w:rPr>
        <w:t xml:space="preserve"> CLICK</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P4: The ignition (dominant)</w:t>
        <w:br w:type="textWrapping"/>
      </w:r>
      <w:r w:rsidDel="00000000" w:rsidR="00000000" w:rsidRPr="00000000">
        <w:rPr>
          <w:i w:val="1"/>
          <w:iCs w:val="1"/>
          <w:rtl w:val="0"/>
        </w:rPr>
        <w:t xml:space="preserve">Image:</w:t>
      </w:r>
      <w:r w:rsidDel="00000000" w:rsidR="00000000" w:rsidRPr="00000000">
        <w:rPr>
          <w:rtl w:val="0"/>
        </w:rPr>
        <w:t xml:space="preserve"> A low angle from Alex's eyeline. The figure's eyes ignite warm amber. A ring of dust lifts from its shoulders, and warm light glints on brass and ivory ceramic, filling the near space. Alex is at the frame's edge, edge-lit only, stepping back.</w:t>
        <w:br w:type="textWrapping"/>
      </w:r>
      <w:r w:rsidDel="00000000" w:rsidR="00000000" w:rsidRPr="00000000">
        <w:rPr>
          <w:i w:val="1"/>
          <w:iCs w:val="1"/>
          <w:rtl w:val="0"/>
        </w:rPr>
        <w:t xml:space="preserve">SFX:</w:t>
      </w:r>
      <w:r w:rsidDel="00000000" w:rsidR="00000000" w:rsidRPr="00000000">
        <w:rPr>
          <w:rtl w:val="0"/>
        </w:rPr>
        <w:t xml:space="preserve"> WHIRRR... (rising)</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P5: First words (short)</w:t>
        <w:br w:type="textWrapping"/>
      </w:r>
      <w:r w:rsidDel="00000000" w:rsidR="00000000" w:rsidRPr="00000000">
        <w:rPr>
          <w:i w:val="1"/>
          <w:iCs w:val="1"/>
          <w:rtl w:val="0"/>
        </w:rPr>
        <w:t xml:space="preserve">Image:</w:t>
      </w:r>
      <w:r w:rsidDel="00000000" w:rsidR="00000000" w:rsidRPr="00000000">
        <w:rPr>
          <w:rtl w:val="0"/>
        </w:rPr>
        <w:t xml:space="preserve"> Bi11bot stretches stiff mechanical arms, his joints creaking and dust falling. His lens ring rotates with a click. His gaze hasn't reached Alex yet. Alex is out of focus behind him, frozen.</w:t>
        <w:br w:type="textWrapping"/>
        <w:t xml:space="preserve">BI11BOT: ...Well. That took longer than expected.</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wants Alex's reaction and Bi11bot's first look at him.</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PAGE 9: THE ROBOT WHO BET</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Make Bi11bot lovable and mysterious in one page. Show his dry humor and his habit of pausing before an answer. Prove he knew Adrian intimately through the bet about the chip, without explaining anything yet. End on the turn toward Adrian's face.</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8E">
      <w:pPr>
        <w:numPr>
          <w:ilvl w:val="0"/>
          <w:numId w:val="37"/>
        </w:numPr>
        <w:spacing w:after="0" w:afterAutospacing="0" w:before="240" w:lineRule="auto"/>
        <w:ind w:left="720" w:hanging="360"/>
      </w:pPr>
      <w:r w:rsidDel="00000000" w:rsidR="00000000" w:rsidRPr="00000000">
        <w:rPr>
          <w:rtl w:val="0"/>
        </w:rPr>
        <w:t xml:space="preserve">Row A: P1 full width, wide (24%).</w:t>
      </w:r>
    </w:p>
    <w:p w:rsidR="00000000" w:rsidDel="00000000" w:rsidP="00000000" w:rsidRDefault="00000000" w:rsidRPr="00000000" w14:paraId="0000008F">
      <w:pPr>
        <w:numPr>
          <w:ilvl w:val="0"/>
          <w:numId w:val="37"/>
        </w:numPr>
        <w:spacing w:after="0" w:afterAutospacing="0" w:before="0" w:beforeAutospacing="0" w:lineRule="auto"/>
        <w:ind w:left="720" w:hanging="360"/>
      </w:pPr>
      <w:r w:rsidDel="00000000" w:rsidR="00000000" w:rsidRPr="00000000">
        <w:rPr>
          <w:rtl w:val="0"/>
        </w:rPr>
        <w:t xml:space="preserve">Row B: P2 (30%, tight and silent) beside P3 (70%, medium) (26%).</w:t>
      </w:r>
    </w:p>
    <w:p w:rsidR="00000000" w:rsidDel="00000000" w:rsidP="00000000" w:rsidRDefault="00000000" w:rsidRPr="00000000" w14:paraId="00000090">
      <w:pPr>
        <w:numPr>
          <w:ilvl w:val="0"/>
          <w:numId w:val="37"/>
        </w:numPr>
        <w:spacing w:after="0" w:afterAutospacing="0" w:before="0" w:beforeAutospacing="0" w:lineRule="auto"/>
        <w:ind w:left="720" w:hanging="360"/>
      </w:pPr>
      <w:r w:rsidDel="00000000" w:rsidR="00000000" w:rsidRPr="00000000">
        <w:rPr>
          <w:rtl w:val="0"/>
        </w:rPr>
        <w:t xml:space="preserve">Row C: P4 (45%) beside P5 (55%) (26%).</w:t>
      </w:r>
    </w:p>
    <w:p w:rsidR="00000000" w:rsidDel="00000000" w:rsidP="00000000" w:rsidRDefault="00000000" w:rsidRPr="00000000" w14:paraId="00000091">
      <w:pPr>
        <w:numPr>
          <w:ilvl w:val="0"/>
          <w:numId w:val="37"/>
        </w:numPr>
        <w:spacing w:after="240" w:before="0" w:beforeAutospacing="0" w:lineRule="auto"/>
        <w:ind w:left="720" w:hanging="360"/>
      </w:pPr>
      <w:r w:rsidDel="00000000" w:rsidR="00000000" w:rsidRPr="00000000">
        <w:rPr>
          <w:rtl w:val="0"/>
        </w:rPr>
        <w:t xml:space="preserve">Row D: P6 full width, short (24%).</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Warm amber fills the space around Bi11bot, while Alex stays charcoal and rust and the chalkboard behind them stays cool blue-grey. The page then shifts to soft blue in P6, the projector's light, so the color change previews the turn to Adrian. Comic timing comes from a regular grid with one deliberate beat of silence in P2. P1 is medium-wide with a slight tilt as Alex recoils. P2 is an extreme close-up on the lens ring. P3 is over Bi11bot's shoulder, so he stays in front of Alex and large in frame, with Alex small behind him. P4 is a close-up on his eyes dropping toward Alex's pocket. P5 is a close-up on Alex's open palm with the chip. P6 is a medium shot with soft-blue light on Alex's face. Bi11bot follows the Page 8 design, and the key is still in his chest socket. The chip is worn, casino-style, with the looping equation etched in fine line, matching the chalkboard's form.</w:t>
      </w:r>
    </w:p>
    <w:p w:rsidR="00000000" w:rsidDel="00000000" w:rsidP="00000000" w:rsidRDefault="00000000" w:rsidRPr="00000000" w14:paraId="00000093">
      <w:pPr>
        <w:spacing w:after="240" w:before="240" w:lineRule="auto"/>
        <w:rPr/>
      </w:pPr>
      <w:r w:rsidDel="00000000" w:rsidR="00000000" w:rsidRPr="00000000">
        <w:rPr>
          <w:b w:val="1"/>
          <w:bCs w:val="1"/>
          <w:rtl w:val="0"/>
        </w:rPr>
        <w:t xml:space="preserve">P1: The recoil (medium-wide)</w:t>
        <w:br w:type="textWrapping"/>
      </w:r>
      <w:r w:rsidDel="00000000" w:rsidR="00000000" w:rsidRPr="00000000">
        <w:rPr>
          <w:i w:val="1"/>
          <w:iCs w:val="1"/>
          <w:rtl w:val="0"/>
        </w:rPr>
        <w:t xml:space="preserve">Image:</w:t>
      </w:r>
      <w:r w:rsidDel="00000000" w:rsidR="00000000" w:rsidRPr="00000000">
        <w:rPr>
          <w:rtl w:val="0"/>
        </w:rPr>
        <w:t xml:space="preserve"> Alex jumps backward, knocking a stool over, hands half-raised. Bi11bot is dusting off his shoulders in the foreground, head just turning toward him. The amber ambience glows around the machine.</w:t>
        <w:br w:type="textWrapping"/>
        <w:t xml:space="preserve">ALEX: Okay. That's... new.</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P2: The pause (tight, silent)</w:t>
        <w:br w:type="textWrapping"/>
      </w:r>
      <w:r w:rsidDel="00000000" w:rsidR="00000000" w:rsidRPr="00000000">
        <w:rPr>
          <w:i w:val="1"/>
          <w:iCs w:val="1"/>
          <w:rtl w:val="0"/>
        </w:rPr>
        <w:t xml:space="preserve">Image:</w:t>
      </w:r>
      <w:r w:rsidDel="00000000" w:rsidR="00000000" w:rsidRPr="00000000">
        <w:rPr>
          <w:rtl w:val="0"/>
        </w:rPr>
        <w:t xml:space="preserve"> Extreme close-up of Bi11bot's face. Amber eyes narrow to focus, and the lens ring rotates with a click as his head tilts. It is a beat of deciding how much not to say.</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P3: I was in the room (medium)</w:t>
        <w:br w:type="textWrapping"/>
      </w:r>
      <w:r w:rsidDel="00000000" w:rsidR="00000000" w:rsidRPr="00000000">
        <w:rPr>
          <w:i w:val="1"/>
          <w:iCs w:val="1"/>
          <w:rtl w:val="0"/>
        </w:rPr>
        <w:t xml:space="preserve">Image:</w:t>
      </w:r>
      <w:r w:rsidDel="00000000" w:rsidR="00000000" w:rsidRPr="00000000">
        <w:rPr>
          <w:rtl w:val="0"/>
        </w:rPr>
        <w:t xml:space="preserve"> Over Bi11bot's shoulder. Alex stands small behind him, arms crossed in his armored stance.</w:t>
        <w:br w:type="textWrapping"/>
        <w:t xml:space="preserve">BI11BOT: You're taller than your father predicted.</w:t>
        <w:br w:type="textWrapping"/>
        <w:t xml:space="preserve">ALEX: Everyone in Keel claims they knew my father.</w:t>
        <w:br w:type="textWrapping"/>
        <w:t xml:space="preserve">BI11BOT: I'm not everyone. I was in the room.</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P4: The glance (medium)</w:t>
        <w:br w:type="textWrapping"/>
      </w:r>
      <w:r w:rsidDel="00000000" w:rsidR="00000000" w:rsidRPr="00000000">
        <w:rPr>
          <w:i w:val="1"/>
          <w:iCs w:val="1"/>
          <w:rtl w:val="0"/>
        </w:rPr>
        <w:t xml:space="preserve">Image:</w:t>
      </w:r>
      <w:r w:rsidDel="00000000" w:rsidR="00000000" w:rsidRPr="00000000">
        <w:rPr>
          <w:rtl w:val="0"/>
        </w:rPr>
        <w:t xml:space="preserve"> Bi11bot's eyes drop toward Alex's jacket pocket, where the chip's edge glints. Alex's fist tightens inside the pocket.</w:t>
        <w:br w:type="textWrapping"/>
        <w:t xml:space="preserve">BI11BOT: And you kept the chip.</w:t>
        <w:br w:type="textWrapping"/>
        <w:t xml:space="preserve">ALEX: You know about the chip?</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P5: The bet (close)</w:t>
        <w:br w:type="textWrapping"/>
      </w:r>
      <w:r w:rsidDel="00000000" w:rsidR="00000000" w:rsidRPr="00000000">
        <w:rPr>
          <w:i w:val="1"/>
          <w:iCs w:val="1"/>
          <w:rtl w:val="0"/>
        </w:rPr>
        <w:t xml:space="preserve">Image:</w:t>
      </w:r>
      <w:r w:rsidDel="00000000" w:rsidR="00000000" w:rsidRPr="00000000">
        <w:rPr>
          <w:rtl w:val="0"/>
        </w:rPr>
        <w:t xml:space="preserve"> Alex slowly opens his palm to show the chip, with the etched equation visible. Bi11bot's brass hand hovers just above it without touching. Behind them, the chalkboard equation is a soft blue blur, the same shape.</w:t>
        <w:br w:type="textWrapping"/>
        <w:t xml:space="preserve">BI11BOT: Your father bet me you'd throw it in a river. I said you wouldn't.</w:t>
        <w:br w:type="textWrapping"/>
        <w:t xml:space="preserve">ALEX: ...I thought about it.</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P6: The hook (short, wide)</w:t>
        <w:br w:type="textWrapping"/>
      </w:r>
      <w:r w:rsidDel="00000000" w:rsidR="00000000" w:rsidRPr="00000000">
        <w:rPr>
          <w:i w:val="1"/>
          <w:iCs w:val="1"/>
          <w:rtl w:val="0"/>
        </w:rPr>
        <w:t xml:space="preserve">Image:</w:t>
      </w:r>
      <w:r w:rsidDel="00000000" w:rsidR="00000000" w:rsidRPr="00000000">
        <w:rPr>
          <w:rtl w:val="0"/>
        </w:rPr>
        <w:t xml:space="preserve"> A small projector unfolds from Bi11bot's shoulder with a click, and soft-blue light lands on Alex's face. His hand closes around the chip, and the rest of the room drops into shadow.</w:t>
        <w:br w:type="textWrapping"/>
        <w:t xml:space="preserve">BI11BOT: Thinking about it isn't doing it. Now, shall we say hello to your father?</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see Adrian's face for the first time.</w:t>
      </w:r>
    </w:p>
    <w:p w:rsidR="00000000" w:rsidDel="00000000" w:rsidP="00000000" w:rsidRDefault="00000000" w:rsidRPr="00000000" w14:paraId="0000009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PAGE 10: THE MESSAGE</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Show Adrian's face for the first time and make him a person, not a rumor. Land the emotional peak of the chapter by giving Alex silence and the grandmother a moment. End on Alex choosing to look at his father.</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9F">
      <w:pPr>
        <w:numPr>
          <w:ilvl w:val="0"/>
          <w:numId w:val="35"/>
        </w:numPr>
        <w:spacing w:after="0" w:afterAutospacing="0" w:before="240" w:lineRule="auto"/>
        <w:ind w:left="720" w:hanging="360"/>
      </w:pPr>
      <w:r w:rsidDel="00000000" w:rsidR="00000000" w:rsidRPr="00000000">
        <w:rPr>
          <w:rtl w:val="0"/>
        </w:rPr>
        <w:t xml:space="preserve">Row A: P1 full width and dominant (34%).</w:t>
      </w:r>
    </w:p>
    <w:p w:rsidR="00000000" w:rsidDel="00000000" w:rsidP="00000000" w:rsidRDefault="00000000" w:rsidRPr="00000000" w14:paraId="000000A0">
      <w:pPr>
        <w:numPr>
          <w:ilvl w:val="0"/>
          <w:numId w:val="35"/>
        </w:numPr>
        <w:spacing w:after="0" w:afterAutospacing="0" w:before="0" w:beforeAutospacing="0" w:lineRule="auto"/>
        <w:ind w:left="720" w:hanging="360"/>
      </w:pPr>
      <w:r w:rsidDel="00000000" w:rsidR="00000000" w:rsidRPr="00000000">
        <w:rPr>
          <w:rtl w:val="0"/>
        </w:rPr>
        <w:t xml:space="preserve">Row B: P2 (30%, small close-up) beside P3 (70%, medium) (22%).</w:t>
      </w:r>
    </w:p>
    <w:p w:rsidR="00000000" w:rsidDel="00000000" w:rsidP="00000000" w:rsidRDefault="00000000" w:rsidRPr="00000000" w14:paraId="000000A1">
      <w:pPr>
        <w:numPr>
          <w:ilvl w:val="0"/>
          <w:numId w:val="35"/>
        </w:numPr>
        <w:spacing w:after="0" w:afterAutospacing="0" w:before="0" w:beforeAutospacing="0" w:lineRule="auto"/>
        <w:ind w:left="720" w:hanging="360"/>
      </w:pPr>
      <w:r w:rsidDel="00000000" w:rsidR="00000000" w:rsidRPr="00000000">
        <w:rPr>
          <w:rtl w:val="0"/>
        </w:rPr>
        <w:t xml:space="preserve">Row C: P4 (50%) beside P5 (50%) (24%).</w:t>
      </w:r>
    </w:p>
    <w:p w:rsidR="00000000" w:rsidDel="00000000" w:rsidP="00000000" w:rsidRDefault="00000000" w:rsidRPr="00000000" w14:paraId="000000A2">
      <w:pPr>
        <w:numPr>
          <w:ilvl w:val="0"/>
          <w:numId w:val="35"/>
        </w:numPr>
        <w:spacing w:after="240" w:before="0" w:beforeAutospacing="0" w:lineRule="auto"/>
        <w:ind w:left="720" w:hanging="360"/>
      </w:pPr>
      <w:r w:rsidDel="00000000" w:rsidR="00000000" w:rsidRPr="00000000">
        <w:rPr>
          <w:rtl w:val="0"/>
        </w:rPr>
        <w:t xml:space="preserve">Row D: P6 full width, short and silent (20%).</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hologram is Adrian's warm gold and burgundy over soft-blue scan lines, like an old home movie. It is about half life-size and hovers above the workbench. The rest of the room stays cool blue-grey with Bi11bot's amber at the edge, and Grandmother is lit by warm household light from the open shelf behind her. The page's color arc is saturation draining. P1 is the richest and warmest frame in the book so far, and by P5 the hologram desaturates and glitches at its edges, since the bible has Adrian's color draining as he's hunted. P6 returns to the cool blue-grey. P1 is eye-level, with Alex's silhouette in the foreground so the reader sees Adrian as Alex does. P2 and P4 are large close-ups where the acting carries. P3 is a wide trio. Adrian is tired but kind, a little older and more worn than in the folded photograph, in a burgundy work jacket, looking straight into the lens. He shares Alex's jaw and habit of tilting his head, a family resemblance the reader should catch. Bi11bot stands in front of Alex with the projector unfolded on his shoulder. No lettering on the hologram.</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P1: The face (dominant)</w:t>
        <w:br w:type="textWrapping"/>
      </w:r>
      <w:r w:rsidDel="00000000" w:rsidR="00000000" w:rsidRPr="00000000">
        <w:rPr>
          <w:i w:val="1"/>
          <w:iCs w:val="1"/>
          <w:rtl w:val="0"/>
        </w:rPr>
        <w:t xml:space="preserve">Image:</w:t>
      </w:r>
      <w:r w:rsidDel="00000000" w:rsidR="00000000" w:rsidRPr="00000000">
        <w:rPr>
          <w:rtl w:val="0"/>
        </w:rPr>
        <w:t xml:space="preserve"> The hologram flickers on above the workbench, its beam from Bi11bot's shoulder. Adrian looks straight at Alex, the first clear view of his face in the book. In the foreground, Alex is a frozen silhouette with his fist closed around the chip.</w:t>
        <w:br w:type="textWrapping"/>
        <w:t xml:space="preserve">ADRIAN: Hello, Alex. If you're seeing this... then you found the workshop.</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P2: Alex's face (small, silent)</w:t>
        <w:br w:type="textWrapping"/>
      </w:r>
      <w:r w:rsidDel="00000000" w:rsidR="00000000" w:rsidRPr="00000000">
        <w:rPr>
          <w:i w:val="1"/>
          <w:iCs w:val="1"/>
          <w:rtl w:val="0"/>
        </w:rPr>
        <w:t xml:space="preserve">Image:</w:t>
      </w:r>
      <w:r w:rsidDel="00000000" w:rsidR="00000000" w:rsidRPr="00000000">
        <w:rPr>
          <w:rtl w:val="0"/>
        </w:rPr>
        <w:t xml:space="preserve"> Close on Alex. His armor is gone for a moment. His jaw is set, his eyes are bright and he isn't blinking. Soft-blue light plays across his face.</w:t>
      </w:r>
    </w:p>
    <w:p w:rsidR="00000000" w:rsidDel="00000000" w:rsidP="00000000" w:rsidRDefault="00000000" w:rsidRPr="00000000" w14:paraId="000000A6">
      <w:pPr>
        <w:spacing w:after="240" w:before="240" w:lineRule="auto"/>
        <w:rPr/>
      </w:pPr>
      <w:r w:rsidDel="00000000" w:rsidR="00000000" w:rsidRPr="00000000">
        <w:rPr>
          <w:b w:val="1"/>
          <w:bCs w:val="1"/>
          <w:rtl w:val="0"/>
        </w:rPr>
        <w:t xml:space="preserve">P3: The joke (wide trio)</w:t>
        <w:br w:type="textWrapping"/>
      </w:r>
      <w:r w:rsidDel="00000000" w:rsidR="00000000" w:rsidRPr="00000000">
        <w:rPr>
          <w:i w:val="1"/>
          <w:iCs w:val="1"/>
          <w:rtl w:val="0"/>
        </w:rPr>
        <w:t xml:space="preserve">Image:</w:t>
      </w:r>
      <w:r w:rsidDel="00000000" w:rsidR="00000000" w:rsidRPr="00000000">
        <w:rPr>
          <w:rtl w:val="0"/>
        </w:rPr>
        <w:t xml:space="preserve"> Adrian on the left with a half-smile, Alex in the centre, and Grandmother small in the background, standing in the open bookshelf doorway with warm household light behind her. One hand is at her mouth and her eyes are wet, and she is smiling. For the first time in the book, her hands have stopped folding the cloth.</w:t>
        <w:br w:type="textWrapping"/>
        <w:t xml:space="preserve">ADRIAN: Which means your grandmother still refuses to throw anything away.</w:t>
        <w:br w:type="textWrapping"/>
        <w:t xml:space="preserve">GRANDMOTHER: I heard that.</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P4: The ask (close)</w:t>
        <w:br w:type="textWrapping"/>
      </w:r>
      <w:r w:rsidDel="00000000" w:rsidR="00000000" w:rsidRPr="00000000">
        <w:rPr>
          <w:i w:val="1"/>
          <w:iCs w:val="1"/>
          <w:rtl w:val="0"/>
        </w:rPr>
        <w:t xml:space="preserve">Image:</w:t>
      </w:r>
      <w:r w:rsidDel="00000000" w:rsidR="00000000" w:rsidRPr="00000000">
        <w:rPr>
          <w:rtl w:val="0"/>
        </w:rPr>
        <w:t xml:space="preserve"> Adrian serious now, the hologram's gold dimming toward burgundy. His eyes are steady and tired.</w:t>
        <w:br w:type="textWrapping"/>
        <w:t xml:space="preserve">ADRIAN: You deserve answers. But they have to be earned. I spent years preparing this for you.</w:t>
        <w:br w:type="textWrapping"/>
        <w:t xml:space="preserve">ADRIAN: If I've done my job well... you'll become a better man than I ever was.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P5: The invitation (close, fading)</w:t>
        <w:br w:type="textWrapping"/>
      </w:r>
      <w:r w:rsidDel="00000000" w:rsidR="00000000" w:rsidRPr="00000000">
        <w:rPr>
          <w:i w:val="1"/>
          <w:iCs w:val="1"/>
          <w:rtl w:val="0"/>
        </w:rPr>
        <w:t xml:space="preserve">Image:</w:t>
      </w:r>
      <w:r w:rsidDel="00000000" w:rsidR="00000000" w:rsidRPr="00000000">
        <w:rPr>
          <w:rtl w:val="0"/>
        </w:rPr>
        <w:t xml:space="preserve"> Adrian leans slightly toward the lens. The hologram desaturates and its edges break into scan lines toward the right edge.</w:t>
        <w:br w:type="textWrapping"/>
        <w:t xml:space="preserve">ADRIAN: Bi11bot has a map. What you do with it is up to you. Trust Bi11bot. But question everything... Especially me.</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P6: The photograph (short, silent)</w:t>
        <w:br w:type="textWrapping"/>
      </w:r>
      <w:r w:rsidDel="00000000" w:rsidR="00000000" w:rsidRPr="00000000">
        <w:rPr>
          <w:i w:val="1"/>
          <w:iCs w:val="1"/>
          <w:rtl w:val="0"/>
        </w:rPr>
        <w:t xml:space="preserve">Image:</w:t>
      </w:r>
      <w:r w:rsidDel="00000000" w:rsidR="00000000" w:rsidRPr="00000000">
        <w:rPr>
          <w:rtl w:val="0"/>
        </w:rPr>
        <w:t xml:space="preserve"> The hologram is gone, and the room is back in cool blue-grey with Bi11bot's amber at the edge. Alex sits alone in the afterglow. His fingers slowly unfold the creased photograph from his jacket, and his father's face emerges from the fold, the same man he just saw. He doesn't say anything.</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last image is Alex choosing to look at his father.</w:t>
      </w:r>
    </w:p>
    <w:p w:rsidR="00000000" w:rsidDel="00000000" w:rsidP="00000000" w:rsidRDefault="00000000" w:rsidRPr="00000000" w14:paraId="000000A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PAGE 11: THE FIRST WAYPOINT</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Turn the mystery into a journey. Show that Alex's restricted travel doesn't block the first step. Let his skepticism and his curiosity argue with each other, and end with curiosity winning without him admitting it.</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B0">
      <w:pPr>
        <w:numPr>
          <w:ilvl w:val="0"/>
          <w:numId w:val="10"/>
        </w:numPr>
        <w:spacing w:after="0" w:afterAutospacing="0" w:before="240" w:lineRule="auto"/>
        <w:ind w:left="720" w:hanging="360"/>
      </w:pPr>
      <w:r w:rsidDel="00000000" w:rsidR="00000000" w:rsidRPr="00000000">
        <w:rPr>
          <w:rtl w:val="0"/>
        </w:rPr>
        <w:t xml:space="preserve">Row A: P1 full width and dominant (36%).</w:t>
      </w:r>
    </w:p>
    <w:p w:rsidR="00000000" w:rsidDel="00000000" w:rsidP="00000000" w:rsidRDefault="00000000" w:rsidRPr="00000000" w14:paraId="000000B1">
      <w:pPr>
        <w:numPr>
          <w:ilvl w:val="0"/>
          <w:numId w:val="10"/>
        </w:numPr>
        <w:spacing w:after="0" w:afterAutospacing="0" w:before="0" w:beforeAutospacing="0" w:lineRule="auto"/>
        <w:ind w:left="720" w:hanging="360"/>
      </w:pPr>
      <w:r w:rsidDel="00000000" w:rsidR="00000000" w:rsidRPr="00000000">
        <w:rPr>
          <w:rtl w:val="0"/>
        </w:rPr>
        <w:t xml:space="preserve">Row B: P2 (40%, small close-up) beside P3 (60%, medium) (24%).</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Row C: P4 full width, medium (22%).</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Row D: P5 full width, short and silent (18%).</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map is the page's light source. It is a cross-section of the mountain in soft-blue linework with an amber route, and it deliberately rhymes with Page 1's vertical composition, so the eye travels upward from Keel to Oasis along a lit thread. The route passes three nodes. The first is bright amber, deep beneath Keel's mines, and the other two are dim, each with a faint unfamiliar symbol. The rest of the room stays cool blue-grey. Alex stays charcoal and rust, and amber touches only Bi11bot, who is staged in front of him. P1 is wide from behind the pair, with the map filling the wall like a cathedral window and both figures small at lower foreground, as humanity is small on Page 1. P2 is a close-up on Alex's face with the map's glow across it. P3 is a two-shot with Bi11bot foreground. P4 is a medium shot with Bi11bot's lens click. P5 is an extreme close-up on hands. Generate the map with its labels blank, and add the labels in post.</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P1: The route (dominant)</w:t>
        <w:br w:type="textWrapping"/>
      </w:r>
      <w:r w:rsidDel="00000000" w:rsidR="00000000" w:rsidRPr="00000000">
        <w:rPr>
          <w:i w:val="1"/>
          <w:iCs w:val="1"/>
          <w:rtl w:val="0"/>
        </w:rPr>
        <w:t xml:space="preserve">Image:</w:t>
      </w:r>
      <w:r w:rsidDel="00000000" w:rsidR="00000000" w:rsidRPr="00000000">
        <w:rPr>
          <w:rtl w:val="0"/>
        </w:rPr>
        <w:t xml:space="preserve"> Bi11bot has unfolded a large holographic map on the workshop wall. It shows the mountain in cross-section, with Keel at the bottom, Halyard mid-slope and Oasis above the clouds, and an amber route climbing through all three. The first node glows brightly, deep beneath Keel's mines, reached by a shaft descending from a tiny marker on the pit's rim: the sealed entrance with faded hazard striping. Two dim nodes higher up are unlabeled. No dialogue.</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P2: Sealed (small close-up)</w:t>
        <w:br w:type="textWrapping"/>
      </w:r>
      <w:r w:rsidDel="00000000" w:rsidR="00000000" w:rsidRPr="00000000">
        <w:rPr>
          <w:i w:val="1"/>
          <w:iCs w:val="1"/>
          <w:rtl w:val="0"/>
        </w:rPr>
        <w:t xml:space="preserve">Image:</w:t>
      </w:r>
      <w:r w:rsidDel="00000000" w:rsidR="00000000" w:rsidRPr="00000000">
        <w:rPr>
          <w:rtl w:val="0"/>
        </w:rPr>
        <w:t xml:space="preserve"> Alex reads the label under the bright node. His arms are crossed and his eyes are narrowed, lit by the amber route.</w:t>
        <w:br w:type="textWrapping"/>
        <w:t xml:space="preserve">ALEX: That's the sealed part of the mine. Nobody's been down there since before I was born.</w:t>
      </w:r>
    </w:p>
    <w:p w:rsidR="00000000" w:rsidDel="00000000" w:rsidP="00000000" w:rsidRDefault="00000000" w:rsidRPr="00000000" w14:paraId="000000B7">
      <w:pPr>
        <w:spacing w:after="240" w:before="240" w:lineRule="auto"/>
        <w:rPr/>
      </w:pPr>
      <w:r w:rsidDel="00000000" w:rsidR="00000000" w:rsidRPr="00000000">
        <w:rPr>
          <w:b w:val="1"/>
          <w:bCs w:val="1"/>
          <w:rtl w:val="0"/>
        </w:rPr>
        <w:t xml:space="preserve">P3: Under your feet (medium)</w:t>
        <w:br w:type="textWrapping"/>
      </w:r>
      <w:r w:rsidDel="00000000" w:rsidR="00000000" w:rsidRPr="00000000">
        <w:rPr>
          <w:i w:val="1"/>
          <w:iCs w:val="1"/>
          <w:rtl w:val="0"/>
        </w:rPr>
        <w:t xml:space="preserve">Image:</w:t>
      </w:r>
      <w:r w:rsidDel="00000000" w:rsidR="00000000" w:rsidRPr="00000000">
        <w:rPr>
          <w:rtl w:val="0"/>
        </w:rPr>
        <w:t xml:space="preserve"> Bi11bot in the foreground, head tilted, with Alex behind him.</w:t>
        <w:br w:type="textWrapping"/>
        <w:t xml:space="preserve">BI11BOT: Sealed isn't the same as gone.</w:t>
        <w:br w:type="textWrapping"/>
        <w:t xml:space="preserve">ALEX: And I can't leave Keel.</w:t>
        <w:br w:type="textWrapping"/>
        <w:t xml:space="preserve">BI11BOT: The first stop doesn't need a permit. It's under your feet.</w:t>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P4: Brilliant or mad (medium)</w:t>
        <w:br w:type="textWrapping"/>
      </w:r>
      <w:r w:rsidDel="00000000" w:rsidR="00000000" w:rsidRPr="00000000">
        <w:rPr>
          <w:i w:val="1"/>
          <w:iCs w:val="1"/>
          <w:rtl w:val="0"/>
        </w:rPr>
        <w:t xml:space="preserve">Image:</w:t>
      </w:r>
      <w:r w:rsidDel="00000000" w:rsidR="00000000" w:rsidRPr="00000000">
        <w:rPr>
          <w:rtl w:val="0"/>
        </w:rPr>
        <w:t xml:space="preserve"> Bi11bot's lens ring clicks as he turns his head toward Alex, while Alex holds his armored stance at the edge of the map's glow.</w:t>
        <w:br w:type="textWrapping"/>
        <w:t xml:space="preserve">BI11BOT: Shall we find out whether your father was brilliant... or completely mad?</w:t>
        <w:br w:type="textWrapping"/>
        <w:t xml:space="preserve">ALEX: I'm not convinced any of this is real.</w:t>
        <w:br w:type="textWrapping"/>
        <w:t xml:space="preserve">BI11BOT: Good. Your father always said certainty was where mistakes began.</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P5: Just checking (short, silent except for one line)</w:t>
        <w:br w:type="textWrapping"/>
      </w:r>
      <w:r w:rsidDel="00000000" w:rsidR="00000000" w:rsidRPr="00000000">
        <w:rPr>
          <w:i w:val="1"/>
          <w:iCs w:val="1"/>
          <w:rtl w:val="0"/>
        </w:rPr>
        <w:t xml:space="preserve">Image:</w:t>
      </w:r>
      <w:r w:rsidDel="00000000" w:rsidR="00000000" w:rsidRPr="00000000">
        <w:rPr>
          <w:rtl w:val="0"/>
        </w:rPr>
        <w:t xml:space="preserve"> Extreme close-up. Alex's hand reaches past Bi11bot's shoulder and presses flat against the bright node, and the light ripples around his fingers. Along the old pipes at the top edge of the frame, a hairline amber pulse travels upward and out of frame.</w:t>
        <w:br w:type="textWrapping"/>
        <w:t xml:space="preserve">ALEX: Just checking.</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pulse leaves the workshop, and the reader turns to see where it lands.</w:t>
      </w:r>
    </w:p>
    <w:p w:rsidR="00000000" w:rsidDel="00000000" w:rsidP="00000000" w:rsidRDefault="00000000" w:rsidRPr="00000000" w14:paraId="000000B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PAGE 12: TRACK</w:t>
      </w:r>
    </w:p>
    <w:p w:rsidR="00000000" w:rsidDel="00000000" w:rsidP="00000000" w:rsidRDefault="00000000" w:rsidRPr="00000000" w14:paraId="000000BE">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Close Chapter One by widening the frame. Show that Alex's small act has been noticed in Oasis by someone we can't yet name. Introduce the antagonist force as an observer, not a villain, and leave the reader in cold silence after the warmest pages of the chapter.</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C0">
      <w:pPr>
        <w:numPr>
          <w:ilvl w:val="0"/>
          <w:numId w:val="34"/>
        </w:numPr>
        <w:spacing w:after="0" w:afterAutospacing="0" w:before="240" w:lineRule="auto"/>
        <w:ind w:left="720" w:hanging="360"/>
      </w:pPr>
      <w:r w:rsidDel="00000000" w:rsidR="00000000" w:rsidRPr="00000000">
        <w:rPr>
          <w:rtl w:val="0"/>
        </w:rPr>
        <w:t xml:space="preserve">Row A (38%): P1 (28% width, tall strip) beside P2 (72% width, wide).</w:t>
      </w:r>
    </w:p>
    <w:p w:rsidR="00000000" w:rsidDel="00000000" w:rsidP="00000000" w:rsidRDefault="00000000" w:rsidRPr="00000000" w14:paraId="000000C1">
      <w:pPr>
        <w:numPr>
          <w:ilvl w:val="0"/>
          <w:numId w:val="34"/>
        </w:numPr>
        <w:spacing w:after="0" w:afterAutospacing="0" w:before="0" w:beforeAutospacing="0" w:lineRule="auto"/>
        <w:ind w:left="720" w:hanging="360"/>
      </w:pPr>
      <w:r w:rsidDel="00000000" w:rsidR="00000000" w:rsidRPr="00000000">
        <w:rPr>
          <w:rtl w:val="0"/>
        </w:rPr>
        <w:t xml:space="preserve">Row B (24%): P3 (60%, medium) beside P4 (40%, small).</w:t>
      </w:r>
    </w:p>
    <w:p w:rsidR="00000000" w:rsidDel="00000000" w:rsidP="00000000" w:rsidRDefault="00000000" w:rsidRPr="00000000" w14:paraId="000000C2">
      <w:pPr>
        <w:numPr>
          <w:ilvl w:val="0"/>
          <w:numId w:val="34"/>
        </w:numPr>
        <w:spacing w:after="240" w:before="0" w:beforeAutospacing="0" w:lineRule="auto"/>
        <w:ind w:left="720" w:hanging="360"/>
      </w:pPr>
      <w:r w:rsidDel="00000000" w:rsidR="00000000" w:rsidRPr="00000000">
        <w:rPr>
          <w:rtl w:val="0"/>
        </w:rPr>
        <w:t xml:space="preserve">Row C (38%): P5 full width and dominant.</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This is the coldest, cleanest page in the chapter. It is pearl white, silver, cool blue and graphite (Mera's palette), drawn with the least hatching and the most geometry, in contrast to Keel's grime. The composition is symmetrical and centered, with one figure dwarfed by enormous interfaces. Her face is never shown, only her back and a slender hand with a graphite cuff and no rings. The only warm element on the page is the hairline amber pulse from Page 11, and it ends inside a cold white ring. P1 is a vertical cutaway, P2 is dead-center and symmetrical from a slightly high angle, P3 and P4 are close-ups, and P5 is wide. Leave all screen text blank and add it in post.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P1: The climb (tall strip)</w:t>
        <w:br w:type="textWrapping"/>
      </w:r>
      <w:r w:rsidDel="00000000" w:rsidR="00000000" w:rsidRPr="00000000">
        <w:rPr>
          <w:i w:val="1"/>
          <w:iCs w:val="1"/>
          <w:rtl w:val="0"/>
        </w:rPr>
        <w:t xml:space="preserve">Image:</w:t>
      </w:r>
      <w:r w:rsidDel="00000000" w:rsidR="00000000" w:rsidRPr="00000000">
        <w:rPr>
          <w:rtl w:val="0"/>
        </w:rPr>
        <w:t xml:space="preserve"> A vertical cutaway of the mountain's infrastructure spine, echoing Page 1. The hairline amber pulse from Page 11 travels up the water conduit from Keel. Each identical white-and-amber control node it passes flickers to full amber for an instant: first in Keel, then at the Keel–Halyard permission gate, then through Halyard, then through the cloud layer into Oasis. The strip ends at a dark window into the control room. Each tier keeps its own palette, and the pulse is the only warm color. No dialogue.</w:t>
      </w:r>
    </w:p>
    <w:p w:rsidR="00000000" w:rsidDel="00000000" w:rsidP="00000000" w:rsidRDefault="00000000" w:rsidRPr="00000000" w14:paraId="000000C5">
      <w:pPr>
        <w:spacing w:after="240" w:before="240" w:lineRule="auto"/>
        <w:rPr/>
      </w:pPr>
      <w:r w:rsidDel="00000000" w:rsidR="00000000" w:rsidRPr="00000000">
        <w:rPr>
          <w:b w:val="1"/>
          <w:bCs w:val="1"/>
          <w:rtl w:val="0"/>
        </w:rPr>
        <w:t xml:space="preserve">P2: The room (wide, symmetrical)</w:t>
        <w:br w:type="textWrapping"/>
      </w:r>
      <w:r w:rsidDel="00000000" w:rsidR="00000000" w:rsidRPr="00000000">
        <w:rPr>
          <w:i w:val="1"/>
          <w:iCs w:val="1"/>
          <w:rtl w:val="0"/>
        </w:rPr>
        <w:t xml:space="preserve">Image:</w:t>
      </w:r>
      <w:r w:rsidDel="00000000" w:rsidR="00000000" w:rsidRPr="00000000">
        <w:rPr>
          <w:rtl w:val="0"/>
        </w:rPr>
        <w:t xml:space="preserve"> A minimalist control room in Oasis, pearl white and graphite, perfectly centered. A wall-sized live display shows the mountain in cross-section, like Page 11's map but cold. Thousands of white points glow, and in Keel's dark basin one small amber point pulses. A lone seated woman, seen from behind, is small against the display. On the desk sits a single glass of clean water, exactly aligned with the desk edge. No dialogue.</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P3: The alert (medium)</w:t>
        <w:br w:type="textWrapping"/>
      </w:r>
      <w:r w:rsidDel="00000000" w:rsidR="00000000" w:rsidRPr="00000000">
        <w:rPr>
          <w:i w:val="1"/>
          <w:iCs w:val="1"/>
          <w:rtl w:val="0"/>
        </w:rPr>
        <w:t xml:space="preserve">Image:</w:t>
      </w:r>
      <w:r w:rsidDel="00000000" w:rsidR="00000000" w:rsidRPr="00000000">
        <w:rPr>
          <w:rtl w:val="0"/>
        </w:rPr>
        <w:t xml:space="preserve"> Close on a single monitor. Her hand hovers over two options and presses one, while the other stays dark.</w:t>
        <w:br w:type="textWrapping"/>
      </w:r>
      <w:r w:rsidDel="00000000" w:rsidR="00000000" w:rsidRPr="00000000">
        <w:rPr>
          <w:i w:val="1"/>
          <w:iCs w:val="1"/>
          <w:rtl w:val="0"/>
        </w:rPr>
        <w:t xml:space="preserve">Screen text (post):</w:t>
        <w:br w:type="textWrapping"/>
      </w:r>
      <w:r w:rsidDel="00000000" w:rsidR="00000000" w:rsidRPr="00000000">
        <w:rPr>
          <w:rtl w:val="0"/>
        </w:rPr>
        <w:t xml:space="preserve">B1 NODE ACTIVE</w:t>
        <w:br w:type="textWrapping"/>
        <w:t xml:space="preserve">LEGACY PROTOCOL DETECTED</w:t>
        <w:br w:type="textWrapping"/>
        <w:t xml:space="preserve">SOURCE: KEEL SECTOR</w:t>
        <w:br w:type="textWrapping"/>
        <w:t xml:space="preserve">[ REPORT TO ALPHA ] [ </w:t>
      </w:r>
      <w:r w:rsidDel="00000000" w:rsidR="00000000" w:rsidRPr="00000000">
        <w:rPr>
          <w:b w:val="1"/>
          <w:bCs w:val="1"/>
          <w:rtl w:val="0"/>
        </w:rPr>
        <w:t xml:space="preserve">TRACK</w:t>
      </w:r>
      <w:r w:rsidDel="00000000" w:rsidR="00000000" w:rsidRPr="00000000">
        <w:rPr>
          <w:rtl w:val="0"/>
        </w:rPr>
        <w:t xml:space="preserve"> ]</w:t>
      </w:r>
    </w:p>
    <w:p w:rsidR="00000000" w:rsidDel="00000000" w:rsidP="00000000" w:rsidRDefault="00000000" w:rsidRPr="00000000" w14:paraId="000000C7">
      <w:pPr>
        <w:spacing w:after="240" w:before="240" w:lineRule="auto"/>
        <w:rPr/>
      </w:pPr>
      <w:r w:rsidDel="00000000" w:rsidR="00000000" w:rsidRPr="00000000">
        <w:rPr>
          <w:b w:val="1"/>
          <w:bCs w:val="1"/>
          <w:rtl w:val="0"/>
        </w:rPr>
        <w:t xml:space="preserve">P4: Order (small, silent)</w:t>
        <w:br w:type="textWrapping"/>
      </w:r>
      <w:r w:rsidDel="00000000" w:rsidR="00000000" w:rsidRPr="00000000">
        <w:rPr>
          <w:i w:val="1"/>
          <w:iCs w:val="1"/>
          <w:rtl w:val="0"/>
        </w:rPr>
        <w:t xml:space="preserve">Image:</w:t>
      </w:r>
      <w:r w:rsidDel="00000000" w:rsidR="00000000" w:rsidRPr="00000000">
        <w:rPr>
          <w:rtl w:val="0"/>
        </w:rPr>
        <w:t xml:space="preserve"> Her other hand nudges the glass a few millimeters until it aligns perfectly with the desk edge and the monitor's frame.</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P5: Tracking (dominant, wide)</w:t>
        <w:br w:type="textWrapping"/>
      </w:r>
      <w:r w:rsidDel="00000000" w:rsidR="00000000" w:rsidRPr="00000000">
        <w:rPr>
          <w:i w:val="1"/>
          <w:iCs w:val="1"/>
          <w:rtl w:val="0"/>
        </w:rPr>
        <w:t xml:space="preserve">Image:</w:t>
      </w:r>
      <w:r w:rsidDel="00000000" w:rsidR="00000000" w:rsidRPr="00000000">
        <w:rPr>
          <w:rtl w:val="0"/>
        </w:rPr>
        <w:t xml:space="preserve"> The wall display again, wider. The amber point in Keel still pulses, and a thin cold-white ring slowly closes around it. The room is reflected faintly in the display's glass, with the woman tiny at the center. The amber point is the only warm light in the room.</w:t>
        <w:br w:type="textWrapping"/>
      </w:r>
      <w:r w:rsidDel="00000000" w:rsidR="00000000" w:rsidRPr="00000000">
        <w:rPr>
          <w:i w:val="1"/>
          <w:iCs w:val="1"/>
          <w:rtl w:val="0"/>
        </w:rPr>
        <w:t xml:space="preserve">Lettering (post):</w:t>
      </w:r>
      <w:r w:rsidDel="00000000" w:rsidR="00000000" w:rsidRPr="00000000">
        <w:rPr>
          <w:rtl w:val="0"/>
        </w:rPr>
        <w:t xml:space="preserve"> END OF CHAPTER ONE</w:t>
      </w:r>
      <w:r w:rsidDel="00000000" w:rsidR="00000000" w:rsidRPr="00000000">
        <w:br w:type="page"/>
      </w:r>
      <w:r w:rsidDel="00000000" w:rsidR="00000000" w:rsidRPr="00000000">
        <w:rPr>
          <w:rtl w:val="0"/>
        </w:rPr>
      </w:r>
    </w:p>
    <w:p w:rsidR="00000000" w:rsidDel="00000000" w:rsidP="00000000" w:rsidRDefault="00000000" w:rsidRPr="00000000" w14:paraId="000000C9">
      <w:pPr>
        <w:jc w:val="center"/>
        <w:rPr>
          <w:b w:val="1"/>
          <w:bCs w:val="1"/>
          <w:sz w:val="28"/>
          <w:szCs w:val="28"/>
        </w:rPr>
      </w:pPr>
      <w:r w:rsidDel="00000000" w:rsidR="00000000" w:rsidRPr="00000000">
        <w:rPr>
          <w:b w:val="1"/>
          <w:bCs w:val="1"/>
          <w:sz w:val="28"/>
          <w:szCs w:val="28"/>
          <w:rtl w:val="0"/>
        </w:rPr>
        <w:t xml:space="preserve">Chapter Two: The Price of Departure</w:t>
      </w:r>
    </w:p>
    <w:p w:rsidR="00000000" w:rsidDel="00000000" w:rsidP="00000000" w:rsidRDefault="00000000" w:rsidRPr="00000000" w14:paraId="000000CA">
      <w:pPr>
        <w:jc w:val="center"/>
        <w:rPr>
          <w:b w:val="1"/>
          <w:bCs w:val="1"/>
          <w:sz w:val="28"/>
          <w:szCs w:val="28"/>
        </w:rPr>
      </w:pPr>
      <w:r w:rsidDel="00000000" w:rsidR="00000000" w:rsidRPr="00000000">
        <w:rPr>
          <w:b w:val="1"/>
          <w:bCs w:val="1"/>
          <w:sz w:val="28"/>
          <w:szCs w:val="28"/>
          <w:rtl w:val="0"/>
        </w:rPr>
        <w:t xml:space="preserve">Writers’ Room Draft v4.0</w:t>
      </w:r>
    </w:p>
    <w:p w:rsidR="00000000" w:rsidDel="00000000" w:rsidP="00000000" w:rsidRDefault="00000000" w:rsidRPr="00000000" w14:paraId="000000CB">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0CC">
      <w:pPr>
        <w:rPr/>
      </w:pPr>
      <w:r w:rsidDel="00000000" w:rsidR="00000000" w:rsidRPr="00000000">
        <w:rPr>
          <w:rtl w:val="0"/>
        </w:rPr>
        <w:t xml:space="preserve">Turn Adrian’s mystery into a concrete plan, introduce the three-part quest, send Alex into the abandoned lithium mines to recover the Measure, complete his first judgment test, and begin the journey to Halyard.</w:t>
      </w:r>
    </w:p>
    <w:p w:rsidR="00000000" w:rsidDel="00000000" w:rsidP="00000000" w:rsidRDefault="00000000" w:rsidRPr="00000000" w14:paraId="000000CD">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0CE">
      <w:pPr>
        <w:rPr/>
      </w:pPr>
      <w:r w:rsidDel="00000000" w:rsidR="00000000" w:rsidRPr="00000000">
        <w:rPr>
          <w:b w:val="1"/>
          <w:bCs w:val="1"/>
          <w:rtl w:val="0"/>
        </w:rPr>
        <w:t xml:space="preserve">What is freedom worth if you leave everyone else trapped behind you?</w:t>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Prosperity Principle</w:t>
      </w:r>
    </w:p>
    <w:p w:rsidR="00000000" w:rsidDel="00000000" w:rsidP="00000000" w:rsidRDefault="00000000" w:rsidRPr="00000000" w14:paraId="000000D0">
      <w:pPr>
        <w:rPr/>
      </w:pPr>
      <w:r w:rsidDel="00000000" w:rsidR="00000000" w:rsidRPr="00000000">
        <w:rPr>
          <w:rtl w:val="0"/>
        </w:rPr>
        <w:t xml:space="preserve">The earlier principle—</w:t>
      </w:r>
    </w:p>
    <w:p w:rsidR="00000000" w:rsidDel="00000000" w:rsidP="00000000" w:rsidRDefault="00000000" w:rsidRPr="00000000" w14:paraId="000000D1">
      <w:pPr>
        <w:rPr/>
      </w:pPr>
      <w:r w:rsidDel="00000000" w:rsidR="00000000" w:rsidRPr="00000000">
        <w:rPr>
          <w:i w:val="1"/>
          <w:iCs w:val="1"/>
          <w:rtl w:val="0"/>
        </w:rPr>
        <w:t xml:space="preserve">You cannot improve what you refuse to measure.</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—emphasizes measurement, but this chapter is ultimately more about </w:t>
      </w:r>
      <w:r w:rsidDel="00000000" w:rsidR="00000000" w:rsidRPr="00000000">
        <w:rPr>
          <w:b w:val="1"/>
          <w:bCs w:val="1"/>
          <w:rtl w:val="0"/>
        </w:rPr>
        <w:t xml:space="preserve">truth and transparency</w:t>
      </w:r>
      <w:r w:rsidDel="00000000" w:rsidR="00000000" w:rsidRPr="00000000">
        <w:rPr>
          <w:rtl w:val="0"/>
        </w:rPr>
        <w:t xml:space="preserve">.</w:t>
      </w:r>
    </w:p>
    <w:p w:rsidR="00000000" w:rsidDel="00000000" w:rsidP="00000000" w:rsidRDefault="00000000" w:rsidRPr="00000000" w14:paraId="000000D3">
      <w:pPr>
        <w:rPr/>
      </w:pPr>
      <w:r w:rsidDel="00000000" w:rsidR="00000000" w:rsidRPr="00000000">
        <w:br w:type="page"/>
      </w: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b w:val="1"/>
          <w:bCs w:val="1"/>
          <w:rtl w:val="0"/>
        </w:rPr>
        <w:t xml:space="preserve">PAGE 1: THE NEXT MORNING</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Bring Ada into the secret. Make Alex's trust the page's action and show it costs him his habit of handling things alone. Amber touches him for the first time. End with a hook into the world's history.</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D7">
      <w:pPr>
        <w:numPr>
          <w:ilvl w:val="0"/>
          <w:numId w:val="9"/>
        </w:numPr>
        <w:spacing w:after="0" w:afterAutospacing="0" w:before="240" w:lineRule="auto"/>
        <w:ind w:left="720" w:hanging="360"/>
      </w:pPr>
      <w:r w:rsidDel="00000000" w:rsidR="00000000" w:rsidRPr="00000000">
        <w:rPr>
          <w:rtl w:val="0"/>
        </w:rPr>
        <w:t xml:space="preserve">Row A (28%): P1 full width and wide, with clean space in the upper left for the chapter title in post.</w:t>
      </w:r>
    </w:p>
    <w:p w:rsidR="00000000" w:rsidDel="00000000" w:rsidP="00000000" w:rsidRDefault="00000000" w:rsidRPr="00000000" w14:paraId="000000D8">
      <w:pPr>
        <w:numPr>
          <w:ilvl w:val="0"/>
          <w:numId w:val="9"/>
        </w:numPr>
        <w:spacing w:after="0" w:afterAutospacing="0" w:before="0" w:beforeAutospacing="0" w:lineRule="auto"/>
        <w:ind w:left="720" w:hanging="360"/>
      </w:pPr>
      <w:r w:rsidDel="00000000" w:rsidR="00000000" w:rsidRPr="00000000">
        <w:rPr>
          <w:rtl w:val="0"/>
        </w:rPr>
        <w:t xml:space="preserve">Row B (26%): P2 (60%, medium) beside P3 (40%, tight).</w:t>
      </w:r>
    </w:p>
    <w:p w:rsidR="00000000" w:rsidDel="00000000" w:rsidP="00000000" w:rsidRDefault="00000000" w:rsidRPr="00000000" w14:paraId="000000D9">
      <w:pPr>
        <w:numPr>
          <w:ilvl w:val="0"/>
          <w:numId w:val="9"/>
        </w:numPr>
        <w:spacing w:after="0" w:afterAutospacing="0" w:before="0" w:beforeAutospacing="0" w:lineRule="auto"/>
        <w:ind w:left="720" w:hanging="360"/>
      </w:pPr>
      <w:r w:rsidDel="00000000" w:rsidR="00000000" w:rsidRPr="00000000">
        <w:rPr>
          <w:rtl w:val="0"/>
        </w:rPr>
        <w:t xml:space="preserve">Row C (24%): P4 full width, medium.</w:t>
      </w:r>
    </w:p>
    <w:p w:rsidR="00000000" w:rsidDel="00000000" w:rsidP="00000000" w:rsidRDefault="00000000" w:rsidRPr="00000000" w14:paraId="000000DA">
      <w:pPr>
        <w:numPr>
          <w:ilvl w:val="0"/>
          <w:numId w:val="9"/>
        </w:numPr>
        <w:spacing w:after="240" w:before="0" w:beforeAutospacing="0" w:lineRule="auto"/>
        <w:ind w:left="720" w:hanging="360"/>
      </w:pPr>
      <w:r w:rsidDel="00000000" w:rsidR="00000000" w:rsidRPr="00000000">
        <w:rPr>
          <w:rtl w:val="0"/>
        </w:rPr>
        <w:t xml:space="preserve">Row D (22%): P5 full width, wide.</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apartment is Page 5 of Chapter One in cool grey-gold morning light instead of dusk. The workshop is cool blue-grey with warm household light spilling through the open shelf, and Bi11bot's amber is the only warm source inside. The page's color event is the first touch of amber on Alex's shoulder in P5. Ada is in her teal-and-moss palette, and Alex is charcoal and rust and visibly tired. P1 is wide from the front door. P2 is a medium shot from inside the workshop looking back at the door. P3 is a close-up on Bi11bot. P4 is a three-shot. P5 is wide with Bi11bot in front. Balloons are added in post.</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P1: The morning (wide)</w:t>
        <w:br w:type="textWrapping"/>
      </w:r>
      <w:r w:rsidDel="00000000" w:rsidR="00000000" w:rsidRPr="00000000">
        <w:rPr>
          <w:i w:val="1"/>
          <w:iCs w:val="1"/>
          <w:rtl w:val="0"/>
        </w:rPr>
        <w:t xml:space="preserve">Image:</w:t>
      </w:r>
      <w:r w:rsidDel="00000000" w:rsidR="00000000" w:rsidRPr="00000000">
        <w:rPr>
          <w:rtl w:val="0"/>
        </w:rPr>
        <w:t xml:space="preserve"> The apartment's main room in cool grey-gold light, seen from the front door. Grandmother sits in her chair folding and refolding her cloth. The tall bookshelf on the right wall stands open like a door, with the workshop beyond in cool blue-grey and a small amber glow at its far end. Ada is small in the foreground doorway, one hand on the frame, looking at the open shelf.</w:t>
        <w:br w:type="textWrapping"/>
      </w:r>
      <w:r w:rsidDel="00000000" w:rsidR="00000000" w:rsidRPr="00000000">
        <w:rPr>
          <w:i w:val="1"/>
          <w:iCs w:val="1"/>
          <w:rtl w:val="0"/>
        </w:rPr>
        <w:t xml:space="preserve">Caption:</w:t>
      </w:r>
      <w:r w:rsidDel="00000000" w:rsidR="00000000" w:rsidRPr="00000000">
        <w:rPr>
          <w:rtl w:val="0"/>
        </w:rPr>
        <w:t xml:space="preserve"> THE NEXT MORNING</w:t>
        <w:br w:type="textWrapping"/>
        <w:t xml:space="preserve">GRANDMOTHER </w:t>
      </w:r>
      <w:r w:rsidDel="00000000" w:rsidR="00000000" w:rsidRPr="00000000">
        <w:rPr>
          <w:i w:val="1"/>
          <w:iCs w:val="1"/>
          <w:rtl w:val="0"/>
        </w:rPr>
        <w:t xml:space="preserve">(not looking up)</w:t>
      </w:r>
      <w:r w:rsidDel="00000000" w:rsidR="00000000" w:rsidRPr="00000000">
        <w:rPr>
          <w:rtl w:val="0"/>
        </w:rPr>
        <w:t xml:space="preserve">: He hasn't slept. Or eaten.</w:t>
        <w:br w:type="textWrapping"/>
        <w:t xml:space="preserve">ADA: That sounds like him.</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P2: The threshold (medium)</w:t>
        <w:br w:type="textWrapping"/>
      </w:r>
      <w:r w:rsidDel="00000000" w:rsidR="00000000" w:rsidRPr="00000000">
        <w:rPr>
          <w:i w:val="1"/>
          <w:iCs w:val="1"/>
          <w:rtl w:val="0"/>
        </w:rPr>
        <w:t xml:space="preserve">Image:</w:t>
      </w:r>
      <w:r w:rsidDel="00000000" w:rsidR="00000000" w:rsidRPr="00000000">
        <w:rPr>
          <w:rtl w:val="0"/>
        </w:rPr>
        <w:t xml:space="preserve"> From inside the workshop, looking back at the door. Ada steps through the shelf with warm household light behind her, and her first look goes to Alex, not the room. Alex sits at the worktable, tired, with notebooks around him and a cold cup. The unfolded photograph of Adrian is propped against a lamp.</w:t>
        <w:br w:type="textWrapping"/>
        <w:t xml:space="preserve">ADA: I see your father left you more than his debt.</w:t>
        <w:br w:type="textWrapping"/>
        <w:t xml:space="preserve">ALEX </w:t>
      </w:r>
      <w:r w:rsidDel="00000000" w:rsidR="00000000" w:rsidRPr="00000000">
        <w:rPr>
          <w:i w:val="1"/>
          <w:iCs w:val="1"/>
          <w:rtl w:val="0"/>
        </w:rPr>
        <w:t xml:space="preserve">(small smile)</w:t>
      </w:r>
      <w:r w:rsidDel="00000000" w:rsidR="00000000" w:rsidRPr="00000000">
        <w:rPr>
          <w:rtl w:val="0"/>
        </w:rPr>
        <w:t xml:space="preserve">: Looks that way.</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P3: The lens (tight)</w:t>
        <w:br w:type="textWrapping"/>
      </w:r>
      <w:r w:rsidDel="00000000" w:rsidR="00000000" w:rsidRPr="00000000">
        <w:rPr>
          <w:i w:val="1"/>
          <w:iCs w:val="1"/>
          <w:rtl w:val="0"/>
        </w:rPr>
        <w:t xml:space="preserve">Image:</w:t>
      </w:r>
      <w:r w:rsidDel="00000000" w:rsidR="00000000" w:rsidRPr="00000000">
        <w:rPr>
          <w:rtl w:val="0"/>
        </w:rPr>
        <w:t xml:space="preserve"> Bi11bot's head turns toward Ada. His lens ring clicks and he tips his head politely.</w:t>
        <w:br w:type="textWrapping"/>
        <w:t xml:space="preserve">BI11BOT: Ah. You must be Ada.</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P4: The question (three-shot)</w:t>
        <w:br w:type="textWrapping"/>
      </w:r>
      <w:r w:rsidDel="00000000" w:rsidR="00000000" w:rsidRPr="00000000">
        <w:rPr>
          <w:i w:val="1"/>
          <w:iCs w:val="1"/>
          <w:rtl w:val="0"/>
        </w:rPr>
        <w:t xml:space="preserve">Image:</w:t>
      </w:r>
      <w:r w:rsidDel="00000000" w:rsidR="00000000" w:rsidRPr="00000000">
        <w:rPr>
          <w:rtl w:val="0"/>
        </w:rPr>
        <w:t xml:space="preserve"> Bi11bot on the worktable in front, Alex behind him and Ada frozen at the threshold, looking from Alex to Bi11bot and back. Alex's eyes go to the notebooks, his private things, then to Ada. He decides.</w:t>
        <w:br w:type="textWrapping"/>
        <w:t xml:space="preserve">BI11BOT: Once you hear what comes next, there's no going back. Should she stay, Alex?</w:t>
        <w:br w:type="textWrapping"/>
        <w:t xml:space="preserve">ALEX: She stays.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P5: Same choice (wide)</w:t>
        <w:br w:type="textWrapping"/>
      </w:r>
      <w:r w:rsidDel="00000000" w:rsidR="00000000" w:rsidRPr="00000000">
        <w:rPr>
          <w:i w:val="1"/>
          <w:iCs w:val="1"/>
          <w:rtl w:val="0"/>
        </w:rPr>
        <w:t xml:space="preserve">Image:</w:t>
      </w:r>
      <w:r w:rsidDel="00000000" w:rsidR="00000000" w:rsidRPr="00000000">
        <w:rPr>
          <w:rtl w:val="0"/>
        </w:rPr>
        <w:t xml:space="preserve"> Bi11bot turns his amber gaze to them both, and warm amber edges Alex's shoulder for the first time. Ada is watching Bi11bot, not Alex, her eyes narrowed. She says nothing.</w:t>
        <w:br w:type="textWrapping"/>
        <w:t xml:space="preserve">BI11BOT: Excellent. Your father made the same choice.</w:t>
        <w:br w:type="textWrapping"/>
        <w:t xml:space="preserve">BI11BOT: Sit, both of you. This begins with the wars.</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see the wars.</w:t>
      </w:r>
    </w:p>
    <w:p w:rsidR="00000000" w:rsidDel="00000000" w:rsidP="00000000" w:rsidRDefault="00000000" w:rsidRPr="00000000" w14:paraId="000000E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PAGE 2: WHAT ALPHA IS</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Show how Alpha came to decide for everyone, as a rational answer to a real catastrophe, and let Alex and Ada see who pays for it. Give the reader the world's rules through images and a few sharp lines, not a lecture.</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E7">
      <w:pPr>
        <w:numPr>
          <w:ilvl w:val="0"/>
          <w:numId w:val="13"/>
        </w:numPr>
        <w:spacing w:after="0" w:afterAutospacing="0" w:before="240" w:lineRule="auto"/>
        <w:ind w:left="720" w:hanging="360"/>
      </w:pPr>
      <w:r w:rsidDel="00000000" w:rsidR="00000000" w:rsidRPr="00000000">
        <w:rPr>
          <w:rtl w:val="0"/>
        </w:rPr>
        <w:t xml:space="preserve">Row A (16%): P1 full width.</w:t>
      </w:r>
    </w:p>
    <w:p w:rsidR="00000000" w:rsidDel="00000000" w:rsidP="00000000" w:rsidRDefault="00000000" w:rsidRPr="00000000" w14:paraId="000000E8">
      <w:pPr>
        <w:numPr>
          <w:ilvl w:val="0"/>
          <w:numId w:val="13"/>
        </w:numPr>
        <w:spacing w:after="0" w:afterAutospacing="0" w:before="0" w:beforeAutospacing="0" w:lineRule="auto"/>
        <w:ind w:left="720" w:hanging="360"/>
      </w:pPr>
      <w:r w:rsidDel="00000000" w:rsidR="00000000" w:rsidRPr="00000000">
        <w:rPr>
          <w:rtl w:val="0"/>
        </w:rPr>
        <w:t xml:space="preserve">Row B (12%): P2, a full-width strip.</w:t>
      </w:r>
    </w:p>
    <w:p w:rsidR="00000000" w:rsidDel="00000000" w:rsidP="00000000" w:rsidRDefault="00000000" w:rsidRPr="00000000" w14:paraId="000000E9">
      <w:pPr>
        <w:numPr>
          <w:ilvl w:val="0"/>
          <w:numId w:val="13"/>
        </w:numPr>
        <w:spacing w:after="0" w:afterAutospacing="0" w:before="0" w:beforeAutospacing="0" w:lineRule="auto"/>
        <w:ind w:left="720" w:hanging="360"/>
      </w:pPr>
      <w:r w:rsidDel="00000000" w:rsidR="00000000" w:rsidRPr="00000000">
        <w:rPr>
          <w:rtl w:val="0"/>
        </w:rPr>
        <w:t xml:space="preserve">Row C (30%): P3 full width and dominant.</w:t>
      </w:r>
    </w:p>
    <w:p w:rsidR="00000000" w:rsidDel="00000000" w:rsidP="00000000" w:rsidRDefault="00000000" w:rsidRPr="00000000" w14:paraId="000000EA">
      <w:pPr>
        <w:numPr>
          <w:ilvl w:val="0"/>
          <w:numId w:val="13"/>
        </w:numPr>
        <w:spacing w:after="0" w:afterAutospacing="0" w:before="0" w:beforeAutospacing="0" w:lineRule="auto"/>
        <w:ind w:left="720" w:hanging="360"/>
      </w:pPr>
      <w:r w:rsidDel="00000000" w:rsidR="00000000" w:rsidRPr="00000000">
        <w:rPr>
          <w:rtl w:val="0"/>
        </w:rPr>
        <w:t xml:space="preserve">Row D (22%): P4 (58%) beside P5 (42%).</w:t>
      </w:r>
    </w:p>
    <w:p w:rsidR="00000000" w:rsidDel="00000000" w:rsidP="00000000" w:rsidRDefault="00000000" w:rsidRPr="00000000" w14:paraId="000000EB">
      <w:pPr>
        <w:numPr>
          <w:ilvl w:val="0"/>
          <w:numId w:val="13"/>
        </w:numPr>
        <w:spacing w:after="240" w:before="0" w:beforeAutospacing="0" w:lineRule="auto"/>
        <w:ind w:left="720" w:hanging="360"/>
      </w:pPr>
      <w:r w:rsidDel="00000000" w:rsidR="00000000" w:rsidRPr="00000000">
        <w:rPr>
          <w:rtl w:val="0"/>
        </w:rPr>
        <w:t xml:space="preserve">Row E (20%): P6 (60%) beside P7 (40%, a narrow hook strip).</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page is lit by the hologram. The workshop stays cool blue-grey, the projection puts soft blue on all three faces, and Bi11bot's amber stays at his eyes and the edge of Alex's shoulder from Page 1. The five data streams are the only saturated colors: blue for water, green for food, </w:t>
      </w:r>
      <w:r w:rsidDel="00000000" w:rsidR="00000000" w:rsidRPr="00000000">
        <w:rPr>
          <w:b w:val="1"/>
          <w:bCs w:val="1"/>
          <w:rtl w:val="0"/>
        </w:rPr>
        <w:t xml:space="preserve">gold-yellow</w:t>
      </w:r>
      <w:r w:rsidDel="00000000" w:rsidR="00000000" w:rsidRPr="00000000">
        <w:rPr>
          <w:rtl w:val="0"/>
        </w:rPr>
        <w:t xml:space="preserve"> for energy, white for labor and red for movement and travel authorization. I've made energy gold-yellow so it stays distinct from Bi11bot's amber. Draw the streams as moving quantities, such as reservoir levels, ration schedules, worker assignments and permission gates, not as code. Alpha's symbol is the Chapter One control node scaled up, a white ring around one amber point. It must match the node on the mountain's spine exactly. P1 is wide, P2 is a tight over-the-shoulder shot, P3 is a high angle with the three figures small below, and P4 is from the characters' eyeline into a three-tier hologram (Oasis lush, Halyard mechanical, Keel sparse). P5 is a close-up, P6 a two-shot, and P7 a set of dark shapes. Leave all stream and city labels blank for post.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P1: The wars (wide)</w:t>
        <w:br w:type="textWrapping"/>
      </w:r>
      <w:r w:rsidDel="00000000" w:rsidR="00000000" w:rsidRPr="00000000">
        <w:rPr>
          <w:i w:val="1"/>
          <w:iCs w:val="1"/>
          <w:rtl w:val="0"/>
        </w:rPr>
        <w:t xml:space="preserve">Image:</w:t>
      </w:r>
      <w:r w:rsidDel="00000000" w:rsidR="00000000" w:rsidRPr="00000000">
        <w:rPr>
          <w:rtl w:val="0"/>
        </w:rPr>
        <w:t xml:space="preserve"> The hologram fills the workshop above the worktable. On the left are fractured maps: reservoirs drying to cracked mud, rivers changing course, sabotaged pipelines, flooded streets, guarded storehouses and columns of families walking. To the right the fragments draw together and settle into the mountain of three cities. Alex, Ada and Bi11bot are small silhouettes at the bottom.</w:t>
        <w:br w:type="textWrapping"/>
      </w:r>
      <w:r w:rsidDel="00000000" w:rsidR="00000000" w:rsidRPr="00000000">
        <w:rPr>
          <w:i w:val="1"/>
          <w:iCs w:val="1"/>
          <w:rtl w:val="0"/>
        </w:rPr>
        <w:t xml:space="preserve">Caption:</w:t>
      </w:r>
      <w:r w:rsidDel="00000000" w:rsidR="00000000" w:rsidRPr="00000000">
        <w:rPr>
          <w:rtl w:val="0"/>
        </w:rPr>
        <w:t xml:space="preserve"> AFTER THE WATER WARS, THREE CITIES REMAINED.</w:t>
        <w:br w:type="textWrapping"/>
        <w:t xml:space="preserve">BI11BOT: The Water Wars began with scarcity. They became wars when people decided who deserved what was left.</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P2: The symbol (strip)</w:t>
        <w:br w:type="textWrapping"/>
      </w:r>
      <w:r w:rsidDel="00000000" w:rsidR="00000000" w:rsidRPr="00000000">
        <w:rPr>
          <w:i w:val="1"/>
          <w:iCs w:val="1"/>
          <w:rtl w:val="0"/>
        </w:rPr>
        <w:t xml:space="preserve">Image:</w:t>
      </w:r>
      <w:r w:rsidDel="00000000" w:rsidR="00000000" w:rsidRPr="00000000">
        <w:rPr>
          <w:rtl w:val="0"/>
        </w:rPr>
        <w:t xml:space="preserve"> Over Alex's shoulder, a small white ring with an amber point resolves in the air. His expression is recognition.</w:t>
        <w:br w:type="textWrapping"/>
        <w:t xml:space="preserve">ALEX: That's on every scanner in Keel.</w:t>
        <w:br w:type="textWrapping"/>
        <w:t xml:space="preserve">BI11BOT: It's on everything. That's rather the point.</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P3: Decide (dominant)</w:t>
        <w:br w:type="textWrapping"/>
      </w:r>
      <w:r w:rsidDel="00000000" w:rsidR="00000000" w:rsidRPr="00000000">
        <w:rPr>
          <w:i w:val="1"/>
          <w:iCs w:val="1"/>
          <w:rtl w:val="0"/>
        </w:rPr>
        <w:t xml:space="preserve">Image:</w:t>
      </w:r>
      <w:r w:rsidDel="00000000" w:rsidR="00000000" w:rsidRPr="00000000">
        <w:rPr>
          <w:rtl w:val="0"/>
        </w:rPr>
        <w:t xml:space="preserve"> From a high angle, five streams flow like illuminated rivers across the room and converge into the white-and-amber symbol at the center. The three figures are small below. The amber point is the only warm spot in the room.</w:t>
        <w:br w:type="textWrapping"/>
        <w:t xml:space="preserve">BI11BOT: Alpha was built to analyze, predict and coordinate. Then, in the emergency, it was asked to decide.</w:t>
        <w:br w:type="textWrapping"/>
        <w:t xml:space="preserve">BI11BOT </w:t>
      </w:r>
      <w:r w:rsidDel="00000000" w:rsidR="00000000" w:rsidRPr="00000000">
        <w:rPr>
          <w:i w:val="1"/>
          <w:iCs w:val="1"/>
          <w:rtl w:val="0"/>
        </w:rPr>
        <w:t xml:space="preserve">(small balloon)</w:t>
      </w:r>
      <w:r w:rsidDel="00000000" w:rsidR="00000000" w:rsidRPr="00000000">
        <w:rPr>
          <w:rtl w:val="0"/>
        </w:rPr>
        <w:t xml:space="preserve">: Temporarily.</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P4: The split (wide)</w:t>
        <w:br w:type="textWrapping"/>
      </w:r>
      <w:r w:rsidDel="00000000" w:rsidR="00000000" w:rsidRPr="00000000">
        <w:rPr>
          <w:i w:val="1"/>
          <w:iCs w:val="1"/>
          <w:rtl w:val="0"/>
        </w:rPr>
        <w:t xml:space="preserve">Image:</w:t>
      </w:r>
      <w:r w:rsidDel="00000000" w:rsidR="00000000" w:rsidRPr="00000000">
        <w:rPr>
          <w:rtl w:val="0"/>
        </w:rPr>
        <w:t xml:space="preserve"> The hologram divides into three levels. Oasis has abundant clean water and green infrastructure. Halyard has controlled industrial flows and transit. Keel has strict rations, labor assignments and restricted travel, sparse and grey. The allocations look mathematically tidy and visibly unequal. Behind the symbol, barely visible, a recorded silhouette of a woman sits at monitors, with a glass on her desk squared to its edge.</w:t>
        <w:br w:type="textWrapping"/>
        <w:t xml:space="preserve">ADA: Everything people need to survive.</w:t>
        <w:br w:type="textWrapping"/>
        <w:t xml:space="preserve">BI11BOT: And nearly everything they need to choose their own future.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P5: Safer for whom (close)</w:t>
        <w:br w:type="textWrapping"/>
      </w:r>
      <w:r w:rsidDel="00000000" w:rsidR="00000000" w:rsidRPr="00000000">
        <w:rPr>
          <w:i w:val="1"/>
          <w:iCs w:val="1"/>
          <w:rtl w:val="0"/>
        </w:rPr>
        <w:t xml:space="preserve">Image:</w:t>
      </w:r>
      <w:r w:rsidDel="00000000" w:rsidR="00000000" w:rsidRPr="00000000">
        <w:rPr>
          <w:rtl w:val="0"/>
        </w:rPr>
        <w:t xml:space="preserve"> Alex studies the hologram with his arms crossed, Keel's blue-grey light on his face.</w:t>
        <w:br w:type="textWrapping"/>
        <w:t xml:space="preserve">ALEX: It probably felt safer.</w:t>
        <w:br w:type="textWrapping"/>
        <w:t xml:space="preserve">ALEX: ...Safer for whom?</w:t>
        <w:br w:type="textWrapping"/>
        <w:t xml:space="preserve">BI11BOT </w:t>
      </w:r>
      <w:r w:rsidDel="00000000" w:rsidR="00000000" w:rsidRPr="00000000">
        <w:rPr>
          <w:i w:val="1"/>
          <w:iCs w:val="1"/>
          <w:rtl w:val="0"/>
        </w:rPr>
        <w:t xml:space="preserve">(small balloon, off-panel)</w:t>
      </w:r>
      <w:r w:rsidDel="00000000" w:rsidR="00000000" w:rsidRPr="00000000">
        <w:rPr>
          <w:rtl w:val="0"/>
        </w:rPr>
        <w:t xml:space="preserve">: Your father asked that too.</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P6: The question (two-shot)</w:t>
        <w:br w:type="textWrapping"/>
      </w:r>
      <w:r w:rsidDel="00000000" w:rsidR="00000000" w:rsidRPr="00000000">
        <w:rPr>
          <w:i w:val="1"/>
          <w:iCs w:val="1"/>
          <w:rtl w:val="0"/>
        </w:rPr>
        <w:t xml:space="preserve">Image:</w:t>
      </w:r>
      <w:r w:rsidDel="00000000" w:rsidR="00000000" w:rsidRPr="00000000">
        <w:rPr>
          <w:rtl w:val="0"/>
        </w:rPr>
        <w:t xml:space="preserve"> Ada and Bi11bot. Ada's eyes are on the symbol and her thumb has stopped on a rivet of her strap. Bi11bot's lens clicks.</w:t>
        <w:br w:type="textWrapping"/>
        <w:t xml:space="preserve">ADA: Who gave it that authority?</w:t>
        <w:br w:type="textWrapping"/>
        <w:t xml:space="preserve">BI11BOT: People who were afraid. Reasonably so.</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P7: The hook (narrow strip)</w:t>
        <w:br w:type="textWrapping"/>
      </w:r>
      <w:r w:rsidDel="00000000" w:rsidR="00000000" w:rsidRPr="00000000">
        <w:rPr>
          <w:i w:val="1"/>
          <w:iCs w:val="1"/>
          <w:rtl w:val="0"/>
        </w:rPr>
        <w:t xml:space="preserve">Image:</w:t>
      </w:r>
      <w:r w:rsidDel="00000000" w:rsidR="00000000" w:rsidRPr="00000000">
        <w:rPr>
          <w:rtl w:val="0"/>
        </w:rPr>
        <w:t xml:space="preserve"> The hologram narrows to a black field. Three faint shapes begin to form and turn.</w:t>
        <w:br w:type="textWrapping"/>
        <w:t xml:space="preserve">BI11BOT: Which is why your father built three safeguards.</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see the three artifacts.</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PAGE 3: THREE SAFEGUARDS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Introduce the three artifacts as objects the reader can tell apart at a glance, each tied to one principle. Show that Alpha's authority was meant to be temporary, and that the dormant clause returning authority to people needs all three artifacts. Clarify that they work only when used, not when held.</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0F8">
      <w:pPr>
        <w:numPr>
          <w:ilvl w:val="0"/>
          <w:numId w:val="38"/>
        </w:numPr>
        <w:spacing w:after="0" w:afterAutospacing="0" w:before="240" w:lineRule="auto"/>
        <w:ind w:left="720" w:hanging="360"/>
      </w:pPr>
      <w:r w:rsidDel="00000000" w:rsidR="00000000" w:rsidRPr="00000000">
        <w:rPr>
          <w:rtl w:val="0"/>
        </w:rPr>
        <w:t xml:space="preserve">Row A (26%): P1 full width and wide.</w:t>
      </w:r>
    </w:p>
    <w:p w:rsidR="00000000" w:rsidDel="00000000" w:rsidP="00000000" w:rsidRDefault="00000000" w:rsidRPr="00000000" w14:paraId="000000F9">
      <w:pPr>
        <w:numPr>
          <w:ilvl w:val="0"/>
          <w:numId w:val="38"/>
        </w:numPr>
        <w:spacing w:after="0" w:afterAutospacing="0" w:before="0" w:beforeAutospacing="0" w:lineRule="auto"/>
        <w:ind w:left="720" w:hanging="360"/>
      </w:pPr>
      <w:r w:rsidDel="00000000" w:rsidR="00000000" w:rsidRPr="00000000">
        <w:rPr>
          <w:rtl w:val="0"/>
        </w:rPr>
        <w:t xml:space="preserve">Row B (22%): P2, P3 and P4, three equal panels side by side (the triptych).</w:t>
      </w:r>
    </w:p>
    <w:p w:rsidR="00000000" w:rsidDel="00000000" w:rsidP="00000000" w:rsidRDefault="00000000" w:rsidRPr="00000000" w14:paraId="000000FA">
      <w:pPr>
        <w:numPr>
          <w:ilvl w:val="0"/>
          <w:numId w:val="38"/>
        </w:numPr>
        <w:spacing w:after="0" w:afterAutospacing="0" w:before="0" w:beforeAutospacing="0" w:lineRule="auto"/>
        <w:ind w:left="720" w:hanging="360"/>
      </w:pPr>
      <w:r w:rsidDel="00000000" w:rsidR="00000000" w:rsidRPr="00000000">
        <w:rPr>
          <w:rtl w:val="0"/>
        </w:rPr>
        <w:t xml:space="preserve">Row C (28%): P5 full width, dominant.</w:t>
      </w:r>
    </w:p>
    <w:p w:rsidR="00000000" w:rsidDel="00000000" w:rsidP="00000000" w:rsidRDefault="00000000" w:rsidRPr="00000000" w14:paraId="000000FB">
      <w:pPr>
        <w:numPr>
          <w:ilvl w:val="0"/>
          <w:numId w:val="38"/>
        </w:numPr>
        <w:spacing w:after="0" w:afterAutospacing="0" w:before="0" w:beforeAutospacing="0" w:lineRule="auto"/>
        <w:ind w:left="720" w:hanging="360"/>
      </w:pPr>
      <w:r w:rsidDel="00000000" w:rsidR="00000000" w:rsidRPr="00000000">
        <w:rPr>
          <w:rtl w:val="0"/>
        </w:rPr>
        <w:t xml:space="preserve">Row D (14%): P6 full width, medium.</w:t>
      </w:r>
    </w:p>
    <w:p w:rsidR="00000000" w:rsidDel="00000000" w:rsidP="00000000" w:rsidRDefault="00000000" w:rsidRPr="00000000" w14:paraId="000000FC">
      <w:pPr>
        <w:numPr>
          <w:ilvl w:val="0"/>
          <w:numId w:val="38"/>
        </w:numPr>
        <w:spacing w:after="240" w:before="0" w:beforeAutospacing="0" w:lineRule="auto"/>
        <w:ind w:left="720" w:hanging="360"/>
      </w:pPr>
      <w:r w:rsidDel="00000000" w:rsidR="00000000" w:rsidRPr="00000000">
        <w:rPr>
          <w:rtl w:val="0"/>
        </w:rPr>
        <w:t xml:space="preserve">Row E (10%): P7, a narrow strip.</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workshop is cool blue-grey with the hologram as the light source, and Bi11bot's amber stays at his eyes and Alex's shoulder. Adrian's handwriting is drawn in his own gold-and-burgundy, so it reads as his voice against Bi11bot's soft blue. Each artifact has its own temperature. The Measure is clear glass and steel, cool blue-white. The Maker's Seal is warm bronze. The Covenant is three bands in three different metals, with no assignment yet. P1 is a low angle from table level looking up at the rotating objects, and P2–P4 are matching close-ups. P5 is a top-down view onto the hologram plane, P6 is a two-shot, and P7 is a wide strip. The Last Chance's faded neon in P7 is rust-amber, not red, so it doesn't clash with Page 2's red movement stream. Leave labels and captions blank for post.</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P1: The three (wide)</w:t>
        <w:br w:type="textWrapping"/>
      </w:r>
      <w:r w:rsidDel="00000000" w:rsidR="00000000" w:rsidRPr="00000000">
        <w:rPr>
          <w:i w:val="1"/>
          <w:iCs w:val="1"/>
          <w:rtl w:val="0"/>
        </w:rPr>
        <w:t xml:space="preserve">Image:</w:t>
      </w:r>
      <w:r w:rsidDel="00000000" w:rsidR="00000000" w:rsidRPr="00000000">
        <w:rPr>
          <w:rtl w:val="0"/>
        </w:rPr>
        <w:t xml:space="preserve"> Three holographic objects rotate above Adrian's worktable in soft blue, with Adrian's handwritten equations and sketches orbiting them in gold and burgundy. Alex and Ada watch, small at the bottom, and Bi11bot stands on the table presenting.</w:t>
        <w:br w:type="textWrapping"/>
        <w:t xml:space="preserve">BI11BOT: Adrian asked what happens when a system prevents catastrophe but also destroys choice. His answer was three tools. Not code. Objects. Alpha can't reach what it can't connect to. </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P2: The Measure (triptych)</w:t>
        <w:br w:type="textWrapping"/>
      </w:r>
      <w:r w:rsidDel="00000000" w:rsidR="00000000" w:rsidRPr="00000000">
        <w:rPr>
          <w:i w:val="1"/>
          <w:iCs w:val="1"/>
          <w:rtl w:val="0"/>
        </w:rPr>
        <w:t xml:space="preserve">Image:</w:t>
      </w:r>
      <w:r w:rsidDel="00000000" w:rsidR="00000000" w:rsidRPr="00000000">
        <w:rPr>
          <w:rtl w:val="0"/>
        </w:rPr>
        <w:t xml:space="preserve"> Close on a compact handheld instrument that combines a transparent lens, a balance scale and a water-flow gauge. Behind it, a faint echo of two overlapping readings that don't match.</w:t>
        <w:br w:type="textWrapping"/>
      </w:r>
      <w:r w:rsidDel="00000000" w:rsidR="00000000" w:rsidRPr="00000000">
        <w:rPr>
          <w:i w:val="1"/>
          <w:iCs w:val="1"/>
          <w:rtl w:val="0"/>
        </w:rPr>
        <w:t xml:space="preserve">Caption:</w:t>
      </w:r>
      <w:r w:rsidDel="00000000" w:rsidR="00000000" w:rsidRPr="00000000">
        <w:rPr>
          <w:rtl w:val="0"/>
        </w:rPr>
        <w:t xml:space="preserve"> THE MEASURE. Truth made visible. It shows what a system counts... and what it hides.</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P3: The Maker's Seal (triptych)</w:t>
        <w:br w:type="textWrapping"/>
      </w:r>
      <w:r w:rsidDel="00000000" w:rsidR="00000000" w:rsidRPr="00000000">
        <w:rPr>
          <w:i w:val="1"/>
          <w:iCs w:val="1"/>
          <w:rtl w:val="0"/>
        </w:rPr>
        <w:t xml:space="preserve">Image:</w:t>
      </w:r>
      <w:r w:rsidDel="00000000" w:rsidR="00000000" w:rsidRPr="00000000">
        <w:rPr>
          <w:rtl w:val="0"/>
        </w:rPr>
        <w:t xml:space="preserve"> Close on a palm-sized bronze medallion stamped with an open-hand symbol. It should look like a maker's mark, not a royal signet. Behind it, a wrench with a faint glowing chain of three lines showing who made it, who owns it and who keeps it.</w:t>
        <w:br w:type="textWrapping"/>
      </w:r>
      <w:r w:rsidDel="00000000" w:rsidR="00000000" w:rsidRPr="00000000">
        <w:rPr>
          <w:i w:val="1"/>
          <w:iCs w:val="1"/>
          <w:rtl w:val="0"/>
        </w:rPr>
        <w:t xml:space="preserve">Caption:</w:t>
      </w:r>
      <w:r w:rsidDel="00000000" w:rsidR="00000000" w:rsidRPr="00000000">
        <w:rPr>
          <w:rtl w:val="0"/>
        </w:rPr>
        <w:t xml:space="preserve"> THE MAKER'S SEAL. Ownership joined to responsibility.</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P4: The Covenant (triptych)</w:t>
        <w:br w:type="textWrapping"/>
      </w:r>
      <w:r w:rsidDel="00000000" w:rsidR="00000000" w:rsidRPr="00000000">
        <w:rPr>
          <w:i w:val="1"/>
          <w:iCs w:val="1"/>
          <w:rtl w:val="0"/>
        </w:rPr>
        <w:t xml:space="preserve">Image:</w:t>
      </w:r>
      <w:r w:rsidDel="00000000" w:rsidR="00000000" w:rsidRPr="00000000">
        <w:rPr>
          <w:rtl w:val="0"/>
        </w:rPr>
        <w:t xml:space="preserve"> Close on three linked metal bands, each in a different metal and engraved with a different name and promise. They are just closing into a complete circle.</w:t>
        <w:br w:type="textWrapping"/>
      </w:r>
      <w:r w:rsidDel="00000000" w:rsidR="00000000" w:rsidRPr="00000000">
        <w:rPr>
          <w:i w:val="1"/>
          <w:iCs w:val="1"/>
          <w:rtl w:val="0"/>
        </w:rPr>
        <w:t xml:space="preserve">Caption:</w:t>
      </w:r>
      <w:r w:rsidDel="00000000" w:rsidR="00000000" w:rsidRPr="00000000">
        <w:rPr>
          <w:rtl w:val="0"/>
        </w:rPr>
        <w:t xml:space="preserve"> THE COVENANT. Trust strong enough to move value between people.</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P5: The dormant clause (dominant)</w:t>
        <w:br w:type="textWrapping"/>
      </w:r>
      <w:r w:rsidDel="00000000" w:rsidR="00000000" w:rsidRPr="00000000">
        <w:rPr>
          <w:i w:val="1"/>
          <w:iCs w:val="1"/>
          <w:rtl w:val="0"/>
        </w:rPr>
        <w:t xml:space="preserve">Image:</w:t>
      </w:r>
      <w:r w:rsidDel="00000000" w:rsidR="00000000" w:rsidRPr="00000000">
        <w:rPr>
          <w:rtl w:val="0"/>
        </w:rPr>
        <w:t xml:space="preserve"> A top-down view of the hologram plane. The three artifacts hover as a triangle around Alpha's white-and-amber symbol. Beneath the symbol, a deeper, fainter architectural layer appears, a lattice labeled (in post) RETURN OF HUMAN AUTHORITY — DORMANT. Three empty sockets sit at the triangle's points, waiting.</w:t>
        <w:br w:type="textWrapping"/>
        <w:t xml:space="preserve">ADA: And together?</w:t>
        <w:br w:type="textWrapping"/>
        <w:t xml:space="preserve">BI11BOT: They wake a fail-safe. A way to hand authority back to people.</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P6: May (medium)</w:t>
        <w:br w:type="textWrapping"/>
      </w:r>
      <w:r w:rsidDel="00000000" w:rsidR="00000000" w:rsidRPr="00000000">
        <w:rPr>
          <w:i w:val="1"/>
          <w:iCs w:val="1"/>
          <w:rtl w:val="0"/>
        </w:rPr>
        <w:t xml:space="preserve">Image:</w:t>
      </w:r>
      <w:r w:rsidDel="00000000" w:rsidR="00000000" w:rsidRPr="00000000">
        <w:rPr>
          <w:rtl w:val="0"/>
        </w:rPr>
        <w:t xml:space="preserve"> A two-shot of Alex and Bi11bot. Alex leans in with his arms crossed, and Bi11bot's lens clicks.</w:t>
        <w:br w:type="textWrapping"/>
        <w:t xml:space="preserve">ALEX: Wake it how?</w:t>
        <w:br w:type="textWrapping"/>
        <w:t xml:space="preserve">BI11BOT: None works alone. And none wakes for whoever's holding it. Only for what they choose.</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P7: The hook (narrow strip)</w:t>
        <w:br w:type="textWrapping"/>
      </w:r>
      <w:r w:rsidDel="00000000" w:rsidR="00000000" w:rsidRPr="00000000">
        <w:rPr>
          <w:i w:val="1"/>
          <w:iCs w:val="1"/>
          <w:rtl w:val="0"/>
        </w:rPr>
        <w:t xml:space="preserve">Image:</w:t>
      </w:r>
      <w:r w:rsidDel="00000000" w:rsidR="00000000" w:rsidRPr="00000000">
        <w:rPr>
          <w:rtl w:val="0"/>
        </w:rPr>
        <w:t xml:space="preserve"> The hologram flickers and folds into the rust-amber neon of a sign: THE LAST CHANCE.</w:t>
        <w:br w:type="textWrapping"/>
        <w:t xml:space="preserve">BI11BOT: He tested all of it in the one laboratory that would let him in.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the casino, and to what Adrian was really doing there.</w:t>
      </w:r>
    </w:p>
    <w:p w:rsidR="00000000" w:rsidDel="00000000" w:rsidP="00000000" w:rsidRDefault="00000000" w:rsidRPr="00000000" w14:paraId="0000010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PAGE 4: BOTH WERE TRUE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Reframe Adrian's gambling without excusing it. It was research, and it also cost his family, and both are true. Reveal what the chip's equation is: the lock that only human choice can open. End on Mera's first silent act, which explains why the only path left is Site 6.</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0A">
      <w:pPr>
        <w:numPr>
          <w:ilvl w:val="0"/>
          <w:numId w:val="2"/>
        </w:numPr>
        <w:spacing w:after="0" w:afterAutospacing="0" w:before="240" w:lineRule="auto"/>
        <w:ind w:left="720" w:hanging="360"/>
      </w:pPr>
      <w:r w:rsidDel="00000000" w:rsidR="00000000" w:rsidRPr="00000000">
        <w:rPr>
          <w:rtl w:val="0"/>
        </w:rPr>
        <w:t xml:space="preserve">Row A (22%): P1 full width.</w:t>
      </w:r>
    </w:p>
    <w:p w:rsidR="00000000" w:rsidDel="00000000" w:rsidP="00000000" w:rsidRDefault="00000000" w:rsidRPr="00000000" w14:paraId="0000010B">
      <w:pPr>
        <w:numPr>
          <w:ilvl w:val="0"/>
          <w:numId w:val="2"/>
        </w:numPr>
        <w:spacing w:after="0" w:afterAutospacing="0" w:before="0" w:beforeAutospacing="0" w:lineRule="auto"/>
        <w:ind w:left="720" w:hanging="360"/>
      </w:pPr>
      <w:r w:rsidDel="00000000" w:rsidR="00000000" w:rsidRPr="00000000">
        <w:rPr>
          <w:rtl w:val="0"/>
        </w:rPr>
        <w:t xml:space="preserve">Row B (14%): P2, a full-width strip.</w:t>
      </w:r>
    </w:p>
    <w:p w:rsidR="00000000" w:rsidDel="00000000" w:rsidP="00000000" w:rsidRDefault="00000000" w:rsidRPr="00000000" w14:paraId="0000010C">
      <w:pPr>
        <w:numPr>
          <w:ilvl w:val="0"/>
          <w:numId w:val="2"/>
        </w:numPr>
        <w:spacing w:after="0" w:afterAutospacing="0" w:before="0" w:beforeAutospacing="0" w:lineRule="auto"/>
        <w:ind w:left="720" w:hanging="360"/>
      </w:pPr>
      <w:r w:rsidDel="00000000" w:rsidR="00000000" w:rsidRPr="00000000">
        <w:rPr>
          <w:rtl w:val="0"/>
        </w:rPr>
        <w:t xml:space="preserve">Row C (30%): P3 full width and dominant.</w:t>
      </w:r>
    </w:p>
    <w:p w:rsidR="00000000" w:rsidDel="00000000" w:rsidP="00000000" w:rsidRDefault="00000000" w:rsidRPr="00000000" w14:paraId="0000010D">
      <w:pPr>
        <w:numPr>
          <w:ilvl w:val="0"/>
          <w:numId w:val="2"/>
        </w:numPr>
        <w:spacing w:after="0" w:afterAutospacing="0" w:before="0" w:beforeAutospacing="0" w:lineRule="auto"/>
        <w:ind w:left="720" w:hanging="360"/>
      </w:pPr>
      <w:r w:rsidDel="00000000" w:rsidR="00000000" w:rsidRPr="00000000">
        <w:rPr>
          <w:rtl w:val="0"/>
        </w:rPr>
        <w:t xml:space="preserve">Row D (20%): P4 (50%) beside P5 (50%).</w:t>
      </w:r>
    </w:p>
    <w:p w:rsidR="00000000" w:rsidDel="00000000" w:rsidP="00000000" w:rsidRDefault="00000000" w:rsidRPr="00000000" w14:paraId="0000010E">
      <w:pPr>
        <w:numPr>
          <w:ilvl w:val="0"/>
          <w:numId w:val="2"/>
        </w:numPr>
        <w:spacing w:after="240" w:before="0" w:beforeAutospacing="0" w:lineRule="auto"/>
        <w:ind w:left="720" w:hanging="360"/>
      </w:pPr>
      <w:r w:rsidDel="00000000" w:rsidR="00000000" w:rsidRPr="00000000">
        <w:rPr>
          <w:rtl w:val="0"/>
        </w:rPr>
        <w:t xml:space="preserve">Row E (14%): P6 (50%) beside P7 (50%).</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This page has three temperature zones. P1 and the diagram are Adrian's recording, in gold and burgundy with warm rust-amber neon, the casino in its prime. P2, P4 and P5 are the cool blue-grey workshop. P6 and P7 drop to Mera's cold pearl and graphite, and the temperature drop is the cut. The equation diagram is drawn as a clean curve and one bright loop in Adrian's gold, with no readable text, and any lettering is added in post. P1 is a low, wide shot across the casino floor. P2 is a close-up on the chip. P3 is a wide, high-angle view of the hologram diagram. P4 and P5 are close two-shots. P6 is a wide shot outdoors at night. P7 is an over-the-shoulder view of a hand. Adrian in the recording is the same man as on Chapter One Page 10, younger and less tired.</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P1: The recording (wide)</w:t>
        <w:br w:type="textWrapping"/>
      </w:r>
      <w:r w:rsidDel="00000000" w:rsidR="00000000" w:rsidRPr="00000000">
        <w:rPr>
          <w:i w:val="1"/>
          <w:iCs w:val="1"/>
          <w:rtl w:val="0"/>
        </w:rPr>
        <w:t xml:space="preserve">Image:</w:t>
      </w:r>
      <w:r w:rsidDel="00000000" w:rsidR="00000000" w:rsidRPr="00000000">
        <w:rPr>
          <w:rtl w:val="0"/>
        </w:rPr>
        <w:t xml:space="preserve"> The Last Chance in its prime, lights glowing rust-amber and the floor busy. At a corner table, Adrian studies a napkin covered in probability trees and watches the players' faces, not the cards. A small stack of chips sits at his elbow. At the door, a young bouncer in the unmistakable shape of the man from Chapter One Page 2 watches Adrian with an unreadable expression.</w:t>
        <w:br w:type="textWrapping"/>
      </w:r>
      <w:r w:rsidDel="00000000" w:rsidR="00000000" w:rsidRPr="00000000">
        <w:rPr>
          <w:i w:val="1"/>
          <w:iCs w:val="1"/>
          <w:rtl w:val="0"/>
        </w:rPr>
        <w:t xml:space="preserve">Caption:</w:t>
      </w:r>
      <w:r w:rsidDel="00000000" w:rsidR="00000000" w:rsidRPr="00000000">
        <w:rPr>
          <w:rtl w:val="0"/>
        </w:rPr>
        <w:t xml:space="preserve"> THE LAST CHANCE, YEARS BEFORE</w:t>
        <w:br w:type="textWrapping"/>
        <w:t xml:space="preserve">BI11BOT: Everyone thought he was gambling. He was measuring.</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P2: The chip (strip)</w:t>
        <w:br w:type="textWrapping"/>
      </w:r>
      <w:r w:rsidDel="00000000" w:rsidR="00000000" w:rsidRPr="00000000">
        <w:rPr>
          <w:i w:val="1"/>
          <w:iCs w:val="1"/>
          <w:rtl w:val="0"/>
        </w:rPr>
        <w:t xml:space="preserve">Image:</w:t>
      </w:r>
      <w:r w:rsidDel="00000000" w:rsidR="00000000" w:rsidRPr="00000000">
        <w:rPr>
          <w:rtl w:val="0"/>
        </w:rPr>
        <w:t xml:space="preserve"> Alex holds up the chip beside the hologram. The looping etching matches the diagram floating behind it.</w:t>
        <w:br w:type="textWrapping"/>
        <w:t xml:space="preserve">ALEX: That's on my chip. I found it when I was six.</w:t>
        <w:br w:type="textWrapping"/>
        <w:t xml:space="preserve">BI11BOT: It isn't a charm. It's a proof.</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P3: The equation (dominant)</w:t>
        <w:br w:type="textWrapping"/>
      </w:r>
      <w:r w:rsidDel="00000000" w:rsidR="00000000" w:rsidRPr="00000000">
        <w:rPr>
          <w:i w:val="1"/>
          <w:iCs w:val="1"/>
          <w:rtl w:val="0"/>
        </w:rPr>
        <w:t xml:space="preserve">Image:</w:t>
      </w:r>
      <w:r w:rsidDel="00000000" w:rsidR="00000000" w:rsidRPr="00000000">
        <w:rPr>
          <w:rtl w:val="0"/>
        </w:rPr>
        <w:t xml:space="preserve"> A high-angle hologram over the worktable. A rising curve flattens toward a horizon of certainty. Alpha's white-and-amber symbol sits at the curve's end. One bright loop leaps off the curve, passes over the symbol and lands in the dark beyond. The three figures are small below.</w:t>
        <w:br w:type="textWrapping"/>
      </w:r>
      <w:r w:rsidDel="00000000" w:rsidR="00000000" w:rsidRPr="00000000">
        <w:rPr>
          <w:i w:val="1"/>
          <w:iCs w:val="1"/>
          <w:rtl w:val="0"/>
        </w:rPr>
        <w:t xml:space="preserve">Lettering option (post):</w:t>
      </w:r>
      <w:r w:rsidDel="00000000" w:rsidR="00000000" w:rsidRPr="00000000">
        <w:rPr>
          <w:rtl w:val="0"/>
        </w:rPr>
        <w:t xml:space="preserve"> A = K + ρU</w:t>
        <w:br w:type="textWrapping"/>
        <w:t xml:space="preserve">BI11BOT: Alpha can know almost everything. It cannot choose to leap. That part belongs to people.</w:t>
        <w:br w:type="textWrapping"/>
        <w:t xml:space="preserve">BI11BOT: So the safeguards answer only to that.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P4: Both (close)</w:t>
        <w:br w:type="textWrapping"/>
      </w:r>
      <w:r w:rsidDel="00000000" w:rsidR="00000000" w:rsidRPr="00000000">
        <w:rPr>
          <w:i w:val="1"/>
          <w:iCs w:val="1"/>
          <w:rtl w:val="0"/>
        </w:rPr>
        <w:t xml:space="preserve">Image:</w:t>
      </w:r>
      <w:r w:rsidDel="00000000" w:rsidR="00000000" w:rsidRPr="00000000">
        <w:rPr>
          <w:rtl w:val="0"/>
        </w:rPr>
        <w:t xml:space="preserve"> Alex and Bi11bot in close two-shot. Alex is dry and half-smiling, and Bi11bot's lens clicks.</w:t>
        <w:br w:type="textWrapping"/>
        <w:t xml:space="preserve">ALEX: Grandma said he wasn't gambling.</w:t>
        <w:br w:type="textWrapping"/>
        <w:t xml:space="preserve">BI11BOT: She's half right. Both were true.</w:t>
        <w:br w:type="textWrapping"/>
        <w:t xml:space="preserve">ALEX: So I inherited his lab fees.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P5: A leap can't be forced (close)</w:t>
        <w:br w:type="textWrapping"/>
      </w:r>
      <w:r w:rsidDel="00000000" w:rsidR="00000000" w:rsidRPr="00000000">
        <w:rPr>
          <w:i w:val="1"/>
          <w:iCs w:val="1"/>
          <w:rtl w:val="0"/>
        </w:rPr>
        <w:t xml:space="preserve">Image:</w:t>
      </w:r>
      <w:r w:rsidDel="00000000" w:rsidR="00000000" w:rsidRPr="00000000">
        <w:rPr>
          <w:rtl w:val="0"/>
        </w:rPr>
        <w:t xml:space="preserve"> Ada leans in with her eyes on the diagram, her strap in one hand.</w:t>
        <w:br w:type="textWrapping"/>
        <w:t xml:space="preserve">ADA: What if someone forced it?</w:t>
        <w:br w:type="textWrapping"/>
        <w:t xml:space="preserve">BI11BOT: Then it stays asleep. A leap can't be forced. And it can't be only for yourself.</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P6: The rim (wide, silent)</w:t>
        <w:br w:type="textWrapping"/>
      </w:r>
      <w:r w:rsidDel="00000000" w:rsidR="00000000" w:rsidRPr="00000000">
        <w:rPr>
          <w:i w:val="1"/>
          <w:iCs w:val="1"/>
          <w:rtl w:val="0"/>
        </w:rPr>
        <w:t xml:space="preserve">Image:</w:t>
      </w:r>
      <w:r w:rsidDel="00000000" w:rsidR="00000000" w:rsidRPr="00000000">
        <w:rPr>
          <w:rtl w:val="0"/>
        </w:rPr>
        <w:t xml:space="preserve"> Night on the pit rim. Cold white light. A robotic welder seals the old mine entrance behind faded hazard striping, and a seam of cold white metal runs across it. The overlook railing is faint in the background.</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P7: The reassignment (over-the-shoulder, silent)</w:t>
        <w:br w:type="textWrapping"/>
      </w:r>
      <w:r w:rsidDel="00000000" w:rsidR="00000000" w:rsidRPr="00000000">
        <w:rPr>
          <w:i w:val="1"/>
          <w:iCs w:val="1"/>
          <w:rtl w:val="0"/>
        </w:rPr>
        <w:t xml:space="preserve">Image:</w:t>
      </w:r>
      <w:r w:rsidDel="00000000" w:rsidR="00000000" w:rsidRPr="00000000">
        <w:rPr>
          <w:rtl w:val="0"/>
        </w:rPr>
        <w:t xml:space="preserve"> Cold pearl-and-graphite light. A slender hand with a graphite cuff drags a small tile across a wall display, moving a name from a list to a new slot. The name is ALEX PHANTUM and the slot is SITE 6. The glass on the desk is squared to the edge.</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see the plan and finds only one access point left.</w:t>
      </w:r>
    </w:p>
    <w:p w:rsidR="00000000" w:rsidDel="00000000" w:rsidP="00000000" w:rsidRDefault="00000000" w:rsidRPr="00000000" w14:paraId="0000011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PAGE 5: THE COST OF A PLAN</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Turn the mystery into a plan that is a real risk. Establish that someone has closed every door but one, and let Alex choose to go through it knowing that. Give Ada a job. End on Grandmother echoing a promise Adrian once made.</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1C">
      <w:pPr>
        <w:numPr>
          <w:ilvl w:val="0"/>
          <w:numId w:val="11"/>
        </w:numPr>
        <w:spacing w:after="0" w:afterAutospacing="0" w:before="240" w:lineRule="auto"/>
        <w:ind w:left="720" w:hanging="360"/>
      </w:pPr>
      <w:r w:rsidDel="00000000" w:rsidR="00000000" w:rsidRPr="00000000">
        <w:rPr>
          <w:rtl w:val="0"/>
        </w:rPr>
        <w:t xml:space="preserve">Row A (20%): P1 full width and wide.</w:t>
      </w:r>
    </w:p>
    <w:p w:rsidR="00000000" w:rsidDel="00000000" w:rsidP="00000000" w:rsidRDefault="00000000" w:rsidRPr="00000000" w14:paraId="0000011D">
      <w:pPr>
        <w:numPr>
          <w:ilvl w:val="0"/>
          <w:numId w:val="11"/>
        </w:numPr>
        <w:spacing w:after="0" w:afterAutospacing="0" w:before="0" w:beforeAutospacing="0" w:lineRule="auto"/>
        <w:ind w:left="720" w:hanging="360"/>
      </w:pPr>
      <w:r w:rsidDel="00000000" w:rsidR="00000000" w:rsidRPr="00000000">
        <w:rPr>
          <w:rtl w:val="0"/>
        </w:rPr>
        <w:t xml:space="preserve">Row B (20%): P2 (50%) beside P3 (50%).</w:t>
      </w:r>
    </w:p>
    <w:p w:rsidR="00000000" w:rsidDel="00000000" w:rsidP="00000000" w:rsidRDefault="00000000" w:rsidRPr="00000000" w14:paraId="0000011E">
      <w:pPr>
        <w:numPr>
          <w:ilvl w:val="0"/>
          <w:numId w:val="11"/>
        </w:numPr>
        <w:spacing w:after="0" w:afterAutospacing="0" w:before="0" w:beforeAutospacing="0" w:lineRule="auto"/>
        <w:ind w:left="720" w:hanging="360"/>
      </w:pPr>
      <w:r w:rsidDel="00000000" w:rsidR="00000000" w:rsidRPr="00000000">
        <w:rPr>
          <w:rtl w:val="0"/>
        </w:rPr>
        <w:t xml:space="preserve">Row C (28%): P4 full width and dominant.</w:t>
      </w:r>
    </w:p>
    <w:p w:rsidR="00000000" w:rsidDel="00000000" w:rsidP="00000000" w:rsidRDefault="00000000" w:rsidRPr="00000000" w14:paraId="0000011F">
      <w:pPr>
        <w:numPr>
          <w:ilvl w:val="0"/>
          <w:numId w:val="11"/>
        </w:numPr>
        <w:spacing w:after="0" w:afterAutospacing="0" w:before="0" w:beforeAutospacing="0" w:lineRule="auto"/>
        <w:ind w:left="720" w:hanging="360"/>
      </w:pPr>
      <w:r w:rsidDel="00000000" w:rsidR="00000000" w:rsidRPr="00000000">
        <w:rPr>
          <w:rtl w:val="0"/>
        </w:rPr>
        <w:t xml:space="preserve">Row D (18%): P5 full width, top-down.</w:t>
      </w:r>
    </w:p>
    <w:p w:rsidR="00000000" w:rsidDel="00000000" w:rsidP="00000000" w:rsidRDefault="00000000" w:rsidRPr="00000000" w14:paraId="00000120">
      <w:pPr>
        <w:numPr>
          <w:ilvl w:val="0"/>
          <w:numId w:val="11"/>
        </w:numPr>
        <w:spacing w:after="240" w:before="0" w:beforeAutospacing="0" w:lineRule="auto"/>
        <w:ind w:left="720" w:hanging="360"/>
      </w:pPr>
      <w:r w:rsidDel="00000000" w:rsidR="00000000" w:rsidRPr="00000000">
        <w:rPr>
          <w:rtl w:val="0"/>
        </w:rPr>
        <w:t xml:space="preserve">Row E (14%): P6 full width, short.</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apartment is warm morning light, as on Chapter One's Page 5. The table is analog, with a tan-and-ink paper map, an old brass mine credential and a paper train schedule. Screens are cool and flat, and Alpha's interface is cold white with the small amber node. Bi11bot's overlays are soft blue and hand-drawn. Amber stays on Bi11bot and Alex's shoulder. P1 is wide from the doorway, with the open shelf and workshop behind. P2 and P3 are close-ups. P4 is a medium-wide shot. P5 is top-down, drawn as </w:t>
      </w:r>
      <w:r w:rsidDel="00000000" w:rsidR="00000000" w:rsidRPr="00000000">
        <w:rPr>
          <w:b w:val="1"/>
          <w:bCs w:val="1"/>
          <w:rtl w:val="0"/>
        </w:rPr>
        <w:t xml:space="preserve">dot grids</w:t>
      </w:r>
      <w:r w:rsidDel="00000000" w:rsidR="00000000" w:rsidRPr="00000000">
        <w:rPr>
          <w:rtl w:val="0"/>
        </w:rPr>
        <w:t xml:space="preserve"> so the shortfall is visible. P6 is tight and low on Grandmother's face. Screen text and balloons are added in post.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P1: The table (wide)</w:t>
        <w:br w:type="textWrapping"/>
      </w:r>
      <w:r w:rsidDel="00000000" w:rsidR="00000000" w:rsidRPr="00000000">
        <w:rPr>
          <w:i w:val="1"/>
          <w:iCs w:val="1"/>
          <w:rtl w:val="0"/>
        </w:rPr>
        <w:t xml:space="preserve">Image:</w:t>
      </w:r>
      <w:r w:rsidDel="00000000" w:rsidR="00000000" w:rsidRPr="00000000">
        <w:rPr>
          <w:rtl w:val="0"/>
        </w:rPr>
        <w:t xml:space="preserve"> Alex's kitchen table with the map, credential and schedule. Alex, Ada and Bi11bot lean over it, and Grandmother sits nearby with her cloth. The workshop glows through the open shelf. The chip is in Alex's hand.</w:t>
        <w:br w:type="textWrapping"/>
      </w:r>
      <w:r w:rsidDel="00000000" w:rsidR="00000000" w:rsidRPr="00000000">
        <w:rPr>
          <w:i w:val="1"/>
          <w:iCs w:val="1"/>
          <w:rtl w:val="0"/>
        </w:rPr>
        <w:t xml:space="preserve">Caption:</w:t>
      </w:r>
      <w:r w:rsidDel="00000000" w:rsidR="00000000" w:rsidRPr="00000000">
        <w:rPr>
          <w:rtl w:val="0"/>
        </w:rPr>
        <w:t xml:space="preserve"> LATER THAT MORNING</w:t>
        <w:br w:type="textWrapping"/>
        <w:t xml:space="preserve">ALEX: Measure first. Then the train to Halyard, where the map's next mark is. Out of Keel by tonight. </w:t>
      </w:r>
    </w:p>
    <w:p w:rsidR="00000000" w:rsidDel="00000000" w:rsidP="00000000" w:rsidRDefault="00000000" w:rsidRPr="00000000" w14:paraId="00000123">
      <w:pPr>
        <w:spacing w:after="240" w:before="240" w:lineRule="auto"/>
        <w:rPr/>
      </w:pPr>
      <w:r w:rsidDel="00000000" w:rsidR="00000000" w:rsidRPr="00000000">
        <w:rPr>
          <w:rtl w:val="0"/>
        </w:rPr>
        <w:t xml:space="preserve">BI11BOT: The rim entrance was welded shut overnight. </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P2: Reassigned (close)</w:t>
        <w:br w:type="textWrapping"/>
      </w:r>
      <w:r w:rsidDel="00000000" w:rsidR="00000000" w:rsidRPr="00000000">
        <w:rPr>
          <w:i w:val="1"/>
          <w:iCs w:val="1"/>
          <w:rtl w:val="0"/>
        </w:rPr>
        <w:t xml:space="preserve">Image:</w:t>
      </w:r>
      <w:r w:rsidDel="00000000" w:rsidR="00000000" w:rsidRPr="00000000">
        <w:rPr>
          <w:rtl w:val="0"/>
        </w:rPr>
        <w:t xml:space="preserve"> Alex's wristband, lit cold white with the amber node in the corner. Bi11bot's overlay marks Site 6 beside the sealed old works on the paper map.</w:t>
        <w:br w:type="textWrapping"/>
      </w:r>
      <w:r w:rsidDel="00000000" w:rsidR="00000000" w:rsidRPr="00000000">
        <w:rPr>
          <w:i w:val="1"/>
          <w:iCs w:val="1"/>
          <w:rtl w:val="0"/>
        </w:rPr>
        <w:t xml:space="preserve">Screen (post):</w:t>
      </w:r>
      <w:r w:rsidDel="00000000" w:rsidR="00000000" w:rsidRPr="00000000">
        <w:rPr>
          <w:rtl w:val="0"/>
        </w:rPr>
        <w:t xml:space="preserve"> SHIFT REASSIGNED: KEEL EXTRACTION SITE 6 — 02:14</w:t>
        <w:br w:type="textWrapping"/>
        <w:t xml:space="preserve">ALEX: Reassigned. Two in the morning.</w:t>
        <w:br w:type="textWrapping"/>
        <w:t xml:space="preserve">BI11BOT: To the one site that borders the old works.</w:t>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P3: The pattern (close two-shot)</w:t>
        <w:br w:type="textWrapping"/>
      </w:r>
      <w:r w:rsidDel="00000000" w:rsidR="00000000" w:rsidRPr="00000000">
        <w:rPr>
          <w:i w:val="1"/>
          <w:iCs w:val="1"/>
          <w:rtl w:val="0"/>
        </w:rPr>
        <w:t xml:space="preserve">Image:</w:t>
      </w:r>
      <w:r w:rsidDel="00000000" w:rsidR="00000000" w:rsidRPr="00000000">
        <w:rPr>
          <w:rtl w:val="0"/>
        </w:rPr>
        <w:t xml:space="preserve"> Ada, hands flat on the table, eyes on Alex. Bi11bot's lens clicks.</w:t>
        <w:br w:type="textWrapping"/>
        <w:t xml:space="preserve">ADA: Every door closed but one. And someone made sure you'd notice it.</w:t>
        <w:br w:type="textWrapping"/>
        <w:t xml:space="preserve">BI11BOT: Known: it's the only way in. Unknown: who's waiting. The choice is yours.</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P4: The leap (dominant)</w:t>
        <w:br w:type="textWrapping"/>
      </w:r>
      <w:r w:rsidDel="00000000" w:rsidR="00000000" w:rsidRPr="00000000">
        <w:rPr>
          <w:i w:val="1"/>
          <w:iCs w:val="1"/>
          <w:rtl w:val="0"/>
        </w:rPr>
        <w:t xml:space="preserve">Image:</w:t>
      </w:r>
      <w:r w:rsidDel="00000000" w:rsidR="00000000" w:rsidRPr="00000000">
        <w:rPr>
          <w:rtl w:val="0"/>
        </w:rPr>
        <w:t xml:space="preserve"> Alex stands at the head of the table, chip in his fist, a lamp overhead. Bi11bot's overlay projects two paths from a marker at the table's center. One is a long, perfectly straight grey line that runs off the table's edge, which is staying. The other is short and amber, curling in the same looping form as the chip's etching and ending in shadow at Site 6. Alex's eyes are on the amber. Ada watches across the table, and Grandmother is soft-focus behind, folding.</w:t>
      </w:r>
    </w:p>
    <w:p w:rsidR="00000000" w:rsidDel="00000000" w:rsidP="00000000" w:rsidRDefault="00000000" w:rsidRPr="00000000" w14:paraId="00000127">
      <w:pPr>
        <w:spacing w:after="240" w:before="240" w:lineRule="auto"/>
        <w:rPr/>
      </w:pPr>
      <w:r w:rsidDel="00000000" w:rsidR="00000000" w:rsidRPr="00000000">
        <w:rPr>
          <w:rtl w:val="0"/>
        </w:rPr>
        <w:t xml:space="preserve">ALEX: Staying I can predict. Twenty-eight point seven years. </w:t>
      </w:r>
    </w:p>
    <w:p w:rsidR="00000000" w:rsidDel="00000000" w:rsidP="00000000" w:rsidRDefault="00000000" w:rsidRPr="00000000" w14:paraId="00000128">
      <w:pPr>
        <w:spacing w:after="240" w:before="240" w:lineRule="auto"/>
        <w:rPr/>
      </w:pPr>
      <w:r w:rsidDel="00000000" w:rsidR="00000000" w:rsidRPr="00000000">
        <w:rPr>
          <w:rtl w:val="0"/>
        </w:rPr>
        <w:t xml:space="preserve">ALEX: This is the only way out that isn't a sentence. I'll take the door I can't predict. </w:t>
      </w:r>
    </w:p>
    <w:p w:rsidR="00000000" w:rsidDel="00000000" w:rsidP="00000000" w:rsidRDefault="00000000" w:rsidRPr="00000000" w14:paraId="00000129">
      <w:pPr>
        <w:spacing w:after="240" w:before="240" w:lineRule="auto"/>
        <w:rPr/>
      </w:pPr>
      <w:r w:rsidDel="00000000" w:rsidR="00000000" w:rsidRPr="00000000">
        <w:rPr>
          <w:rtl w:val="0"/>
        </w:rPr>
        <w:t xml:space="preserve">ADA: Then you don't go in blind.</w:t>
      </w:r>
    </w:p>
    <w:p w:rsidR="00000000" w:rsidDel="00000000" w:rsidP="00000000" w:rsidRDefault="00000000" w:rsidRPr="00000000" w14:paraId="0000012A">
      <w:pPr>
        <w:spacing w:after="240" w:before="240" w:lineRule="auto"/>
        <w:rPr/>
      </w:pPr>
      <w:r w:rsidDel="00000000" w:rsidR="00000000" w:rsidRPr="00000000">
        <w:rPr>
          <w:i w:val="1"/>
          <w:iCs w:val="1"/>
          <w:rtl w:val="0"/>
        </w:rPr>
        <w:t xml:space="preserve">Image:</w:t>
      </w:r>
      <w:r w:rsidDel="00000000" w:rsidR="00000000" w:rsidRPr="00000000">
        <w:rPr>
          <w:rtl w:val="0"/>
        </w:rPr>
        <w:t xml:space="preserve"> She presses a folded page from Adrian's plans into his hand, marked with ink ticks at every third junction. Her copper hair falls forward, and Alex's other fist holds the chip.</w:t>
      </w:r>
    </w:p>
    <w:p w:rsidR="00000000" w:rsidDel="00000000" w:rsidP="00000000" w:rsidRDefault="00000000" w:rsidRPr="00000000" w14:paraId="0000012B">
      <w:pPr>
        <w:spacing w:after="240" w:before="240" w:lineRule="auto"/>
        <w:rPr/>
      </w:pPr>
      <w:r w:rsidDel="00000000" w:rsidR="00000000" w:rsidRPr="00000000">
        <w:rPr>
          <w:rtl w:val="0"/>
        </w:rPr>
        <w:t xml:space="preserve">ADA: His plans put a pipe under every third junction. If the map lies, look for what doesn't belong. </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P5: The math (top-down)</w:t>
        <w:br w:type="textWrapping"/>
      </w:r>
      <w:r w:rsidDel="00000000" w:rsidR="00000000" w:rsidRPr="00000000">
        <w:rPr>
          <w:i w:val="1"/>
          <w:iCs w:val="1"/>
          <w:rtl w:val="0"/>
        </w:rPr>
        <w:t xml:space="preserve">Image:</w:t>
      </w:r>
      <w:r w:rsidDel="00000000" w:rsidR="00000000" w:rsidRPr="00000000">
        <w:rPr>
          <w:rtl w:val="0"/>
        </w:rPr>
        <w:t xml:space="preserve"> A pile of 52 glowing dots on the table with three empty grids around it: </w:t>
      </w:r>
      <w:r w:rsidDel="00000000" w:rsidR="00000000" w:rsidRPr="00000000">
        <w:rPr>
          <w:b w:val="1"/>
          <w:bCs w:val="1"/>
          <w:rtl w:val="0"/>
        </w:rPr>
        <w:t xml:space="preserve">MEDICINE</w:t>
      </w:r>
      <w:r w:rsidDel="00000000" w:rsidR="00000000" w:rsidRPr="00000000">
        <w:rPr>
          <w:rtl w:val="0"/>
        </w:rPr>
        <w:t xml:space="preserve"> (30 slots), </w:t>
      </w:r>
      <w:r w:rsidDel="00000000" w:rsidR="00000000" w:rsidRPr="00000000">
        <w:rPr>
          <w:b w:val="1"/>
          <w:bCs w:val="1"/>
          <w:rtl w:val="0"/>
        </w:rPr>
        <w:t xml:space="preserve">FOOD AND LAMP</w:t>
      </w:r>
      <w:r w:rsidDel="00000000" w:rsidR="00000000" w:rsidRPr="00000000">
        <w:rPr>
          <w:rtl w:val="0"/>
        </w:rPr>
        <w:t xml:space="preserve"> (10) and </w:t>
      </w:r>
      <w:r w:rsidDel="00000000" w:rsidR="00000000" w:rsidRPr="00000000">
        <w:rPr>
          <w:b w:val="1"/>
          <w:bCs w:val="1"/>
          <w:rtl w:val="0"/>
        </w:rPr>
        <w:t xml:space="preserve">TOKEN</w:t>
      </w:r>
      <w:r w:rsidDel="00000000" w:rsidR="00000000" w:rsidRPr="00000000">
        <w:rPr>
          <w:rtl w:val="0"/>
        </w:rPr>
        <w:t xml:space="preserve"> (50). The pile can't fill all three. Alex's hand slides dots into the medicine grid toward Grandmother's side.</w:t>
        <w:br w:type="textWrapping"/>
        <w:t xml:space="preserve">ADA: Fifty-two. Medicine's thirty. A token nobody scans is fifty.</w:t>
        <w:br w:type="textWrapping"/>
        <w:t xml:space="preserve">ALEX: Medicine first. I'll earn the rest today.</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P6: The echo (short)</w:t>
        <w:br w:type="textWrapping"/>
      </w:r>
      <w:r w:rsidDel="00000000" w:rsidR="00000000" w:rsidRPr="00000000">
        <w:rPr>
          <w:i w:val="1"/>
          <w:iCs w:val="1"/>
          <w:rtl w:val="0"/>
        </w:rPr>
        <w:t xml:space="preserve">Image:</w:t>
      </w:r>
      <w:r w:rsidDel="00000000" w:rsidR="00000000" w:rsidRPr="00000000">
        <w:rPr>
          <w:rtl w:val="0"/>
        </w:rPr>
        <w:t xml:space="preserve"> Tight and low on Grandmother's face. Her cloth is still in her hands, her eyes steady and clear. Behind her, Alex zips his tool bag, half-turned toward the door.</w:t>
        <w:br w:type="textWrapping"/>
        <w:t xml:space="preserve">ALEX: One shift. Then we're gone.</w:t>
        <w:br w:type="textWrapping"/>
        <w:t xml:space="preserve">GRANDMOTHER: Your father said that once.</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Everyone goes quiet, and the reader turns to see him go anyway.</w:t>
      </w:r>
    </w:p>
    <w:p w:rsidR="00000000" w:rsidDel="00000000" w:rsidP="00000000" w:rsidRDefault="00000000" w:rsidRPr="00000000" w14:paraId="0000012F">
      <w:pPr>
        <w:spacing w:after="240" w:before="240" w:lineRule="auto"/>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PAGE 6: SITE 6 AND THE SNAP</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Put Alex at the only door Mera left open, plant Tomas without explaining him, and end on the chapter's first real choice: a gap opens and Alex runs the other way. The rescue here is an instinct with a visible cost, not the chapter's test.</w:t>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34">
      <w:pPr>
        <w:numPr>
          <w:ilvl w:val="0"/>
          <w:numId w:val="5"/>
        </w:numPr>
        <w:spacing w:after="0" w:afterAutospacing="0" w:before="240" w:lineRule="auto"/>
        <w:ind w:left="720" w:hanging="360"/>
      </w:pPr>
      <w:r w:rsidDel="00000000" w:rsidR="00000000" w:rsidRPr="00000000">
        <w:rPr>
          <w:rtl w:val="0"/>
        </w:rPr>
        <w:t xml:space="preserve">Row A (22%): P1 full width and wide.</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tl w:val="0"/>
        </w:rPr>
        <w:t xml:space="preserve">Row B (20%): P2 (60%) beside P3 (40%, tight).</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Row C (18%): P4 full width, medium.</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Row D (28%): P5 full width and dominant.</w:t>
      </w:r>
    </w:p>
    <w:p w:rsidR="00000000" w:rsidDel="00000000" w:rsidP="00000000" w:rsidRDefault="00000000" w:rsidRPr="00000000" w14:paraId="00000138">
      <w:pPr>
        <w:numPr>
          <w:ilvl w:val="0"/>
          <w:numId w:val="5"/>
        </w:numPr>
        <w:spacing w:after="240" w:before="0" w:beforeAutospacing="0" w:lineRule="auto"/>
        <w:ind w:left="720" w:hanging="360"/>
      </w:pPr>
      <w:r w:rsidDel="00000000" w:rsidR="00000000" w:rsidRPr="00000000">
        <w:rPr>
          <w:rtl w:val="0"/>
        </w:rPr>
        <w:t xml:space="preserve">Row E (12%): P6 full width, short.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palette is Keel's rust, charcoal and oxidized orange, lit by work lamps. The only cold white on the page is Alpha's: the gate scanners and Foreman-7's chest node. Bi11bot's amber shows only as one eye in the tool bag. Use heavy hatching and dust haze, with pale lithium dust in P5. Foreman-7 is an industrial humanoid with a smooth, featureless metal face and the white-and-amber node on his chest, identical to Chapter One's. Tomas is older and weathered, in plain miner clothes, with a wrist guard carved with a balanced water-drop symbol that his sleeve mostly covers. P1 is a wide crane shot. P2 is a medium shot at the gate. P3 is a tight shot into the tool bag. P4 is a medium shot. P5 is a wide shot with the collapse at center and sparks in orange. P6 is low and tight on Alex's boots and wristband. Leave all screen and wristband text blank for post.</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P1: Site 6 (wide)</w:t>
        <w:br w:type="textWrapping"/>
      </w:r>
      <w:r w:rsidDel="00000000" w:rsidR="00000000" w:rsidRPr="00000000">
        <w:rPr>
          <w:i w:val="1"/>
          <w:iCs w:val="1"/>
          <w:rtl w:val="0"/>
        </w:rPr>
        <w:t xml:space="preserve">Image:</w:t>
      </w:r>
      <w:r w:rsidDel="00000000" w:rsidR="00000000" w:rsidRPr="00000000">
        <w:rPr>
          <w:rtl w:val="0"/>
        </w:rPr>
        <w:t xml:space="preserve"> A cavernous active extraction mine in dim work light. Conveyors, drills and lines of workers pass through biometric gates. Foreman-7 stands at the gate. Far down a side tunnel, a faded sign reads (post) OLD LITHIUM WORKS — CLOSED, with a drone hovering beside a small maintenance door next to a ventilation duct. Alex is small at the gate with his tool bag.</w:t>
        <w:br w:type="textWrapping"/>
      </w:r>
      <w:r w:rsidDel="00000000" w:rsidR="00000000" w:rsidRPr="00000000">
        <w:rPr>
          <w:i w:val="1"/>
          <w:iCs w:val="1"/>
          <w:rtl w:val="0"/>
        </w:rPr>
        <w:t xml:space="preserve">Caption:</w:t>
      </w:r>
      <w:r w:rsidDel="00000000" w:rsidR="00000000" w:rsidRPr="00000000">
        <w:rPr>
          <w:rtl w:val="0"/>
        </w:rPr>
        <w:t xml:space="preserve"> KEEL EXTRACTION SITE 6</w:t>
      </w:r>
    </w:p>
    <w:p w:rsidR="00000000" w:rsidDel="00000000" w:rsidP="00000000" w:rsidRDefault="00000000" w:rsidRPr="00000000" w14:paraId="0000013B">
      <w:pPr>
        <w:spacing w:after="240" w:before="240" w:lineRule="auto"/>
        <w:rPr/>
      </w:pPr>
      <w:r w:rsidDel="00000000" w:rsidR="00000000" w:rsidRPr="00000000">
        <w:rPr>
          <w:b w:val="1"/>
          <w:bCs w:val="1"/>
          <w:rtl w:val="0"/>
        </w:rPr>
        <w:t xml:space="preserve">P2: The gate (medium)</w:t>
        <w:br w:type="textWrapping"/>
      </w:r>
      <w:r w:rsidDel="00000000" w:rsidR="00000000" w:rsidRPr="00000000">
        <w:rPr>
          <w:i w:val="1"/>
          <w:iCs w:val="1"/>
          <w:rtl w:val="0"/>
        </w:rPr>
        <w:t xml:space="preserve">Image:</w:t>
      </w:r>
      <w:r w:rsidDel="00000000" w:rsidR="00000000" w:rsidRPr="00000000">
        <w:rPr>
          <w:rtl w:val="0"/>
        </w:rPr>
        <w:t xml:space="preserve"> Alex's hand on the scanner, whose housing carries the node. Foreman-7 looms, unreadable. Behind Alex in the queue, an older miner's head lifts at the name Phantum.</w:t>
      </w:r>
    </w:p>
    <w:p w:rsidR="00000000" w:rsidDel="00000000" w:rsidP="00000000" w:rsidRDefault="00000000" w:rsidRPr="00000000" w14:paraId="0000013C">
      <w:pPr>
        <w:spacing w:after="240" w:before="240" w:lineRule="auto"/>
        <w:rPr/>
      </w:pPr>
      <w:r w:rsidDel="00000000" w:rsidR="00000000" w:rsidRPr="00000000">
        <w:rPr>
          <w:rtl w:val="0"/>
        </w:rPr>
        <w:t xml:space="preserve"> </w:t>
        <w:br w:type="textWrapping"/>
        <w:t xml:space="preserve">FOREMAN-7: Worker Phantum. Travel restriction confirmed. Bay 6.</w:t>
        <w:br w:type="textWrapping"/>
        <w:t xml:space="preserve">ALEX: Reassigned at two a.m. Lucky me.</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P3: Scrap (tight)</w:t>
        <w:br w:type="textWrapping"/>
      </w:r>
      <w:r w:rsidDel="00000000" w:rsidR="00000000" w:rsidRPr="00000000">
        <w:rPr>
          <w:i w:val="1"/>
          <w:iCs w:val="1"/>
          <w:rtl w:val="0"/>
        </w:rPr>
        <w:t xml:space="preserve">Image:</w:t>
      </w:r>
      <w:r w:rsidDel="00000000" w:rsidR="00000000" w:rsidRPr="00000000">
        <w:rPr>
          <w:rtl w:val="0"/>
        </w:rPr>
        <w:t xml:space="preserve"> Inside the open tool bag, between wrenches, one warm amber eye peers out from a folded-in Bi11bot.</w:t>
        <w:br w:type="textWrapping"/>
        <w:t xml:space="preserve">BI11BOT </w:t>
      </w:r>
      <w:r w:rsidDel="00000000" w:rsidR="00000000" w:rsidRPr="00000000">
        <w:rPr>
          <w:i w:val="1"/>
          <w:iCs w:val="1"/>
          <w:rtl w:val="0"/>
        </w:rPr>
        <w:t xml:space="preserve">(whispering)</w:t>
      </w:r>
      <w:r w:rsidDel="00000000" w:rsidR="00000000" w:rsidRPr="00000000">
        <w:rPr>
          <w:rtl w:val="0"/>
        </w:rPr>
        <w:t xml:space="preserve">: Brass and no registry. I read as scrap.</w:t>
        <w:br w:type="textWrapping"/>
        <w:t xml:space="preserve">ALEX </w:t>
      </w:r>
      <w:r w:rsidDel="00000000" w:rsidR="00000000" w:rsidRPr="00000000">
        <w:rPr>
          <w:i w:val="1"/>
          <w:iCs w:val="1"/>
          <w:rtl w:val="0"/>
        </w:rPr>
        <w:t xml:space="preserve">(under his breath)</w:t>
      </w:r>
      <w:r w:rsidDel="00000000" w:rsidR="00000000" w:rsidRPr="00000000">
        <w:rPr>
          <w:rtl w:val="0"/>
        </w:rPr>
        <w:t xml:space="preserve">: Then look like scrap.</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P4: The watchers (medium)</w:t>
        <w:br w:type="textWrapping"/>
      </w:r>
      <w:r w:rsidDel="00000000" w:rsidR="00000000" w:rsidRPr="00000000">
        <w:rPr>
          <w:i w:val="1"/>
          <w:iCs w:val="1"/>
          <w:rtl w:val="0"/>
        </w:rPr>
        <w:t xml:space="preserve">Image:</w:t>
      </w:r>
      <w:r w:rsidDel="00000000" w:rsidR="00000000" w:rsidRPr="00000000">
        <w:rPr>
          <w:rtl w:val="0"/>
        </w:rPr>
        <w:t xml:space="preserve"> Bay 6, near the side tunnel's mouth. Alex works at a hauling frame with his eyes on the door and the drone above it. A few feet away, an older miner, Tomas, watches Alex a beat too long. Alex doesn't notice, but his sleeve has slipped and the wrist guard's carved water-drop is just visible.</w:t>
        <w:br w:type="textWrapping"/>
        <w:t xml:space="preserve">BI11BOT </w:t>
      </w:r>
      <w:r w:rsidDel="00000000" w:rsidR="00000000" w:rsidRPr="00000000">
        <w:rPr>
          <w:i w:val="1"/>
          <w:iCs w:val="1"/>
          <w:rtl w:val="0"/>
        </w:rPr>
        <w:t xml:space="preserve">(from the bag)</w:t>
      </w:r>
      <w:r w:rsidDel="00000000" w:rsidR="00000000" w:rsidRPr="00000000">
        <w:rPr>
          <w:rtl w:val="0"/>
        </w:rPr>
        <w:t xml:space="preserve">: Patience. Something usually moves.</w:t>
        <w:br w:type="textWrapping"/>
        <w:t xml:space="preserve">ALEX: Something usually breaks.</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P5: The snap (dominant)</w:t>
        <w:br w:type="textWrapping"/>
      </w:r>
      <w:r w:rsidDel="00000000" w:rsidR="00000000" w:rsidRPr="00000000">
        <w:rPr>
          <w:i w:val="1"/>
          <w:iCs w:val="1"/>
          <w:rtl w:val="0"/>
        </w:rPr>
        <w:t xml:space="preserve">Image:</w:t>
      </w:r>
      <w:r w:rsidDel="00000000" w:rsidR="00000000" w:rsidRPr="00000000">
        <w:rPr>
          <w:rtl w:val="0"/>
        </w:rPr>
        <w:t xml:space="preserve"> A tunnel support cable whips loose with a crack, and the hauling frame drops. Tomas is pinned beneath it. A fractured old ventilation line leaks pale lithium dust into the air, and alarms flare. Workers freeze in place. In the background, the drone at the maintenance door lifts away toward the collapse. The gap is open.</w:t>
        <w:br w:type="textWrapping"/>
      </w:r>
      <w:r w:rsidDel="00000000" w:rsidR="00000000" w:rsidRPr="00000000">
        <w:rPr>
          <w:i w:val="1"/>
          <w:iCs w:val="1"/>
          <w:rtl w:val="0"/>
        </w:rPr>
        <w:t xml:space="preserve">SFX:</w:t>
      </w:r>
      <w:r w:rsidDel="00000000" w:rsidR="00000000" w:rsidRPr="00000000">
        <w:rPr>
          <w:rtl w:val="0"/>
        </w:rPr>
        <w:t xml:space="preserve"> SNAP! CRASH!</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P6: The gap (short)</w:t>
        <w:br w:type="textWrapping"/>
      </w:r>
      <w:r w:rsidDel="00000000" w:rsidR="00000000" w:rsidRPr="00000000">
        <w:rPr>
          <w:i w:val="1"/>
          <w:iCs w:val="1"/>
          <w:rtl w:val="0"/>
        </w:rPr>
        <w:t xml:space="preserve">Image:</w:t>
      </w:r>
      <w:r w:rsidDel="00000000" w:rsidR="00000000" w:rsidRPr="00000000">
        <w:rPr>
          <w:rtl w:val="0"/>
        </w:rPr>
        <w:t xml:space="preserve"> Low and tight. Alex's boots start toward the door, then plant. His wristband flashes cold white as he crosses the yellow line toward Tomas: (post) LEAVING ASSIGNED ZONE — WAGE FORFEITED: −40 CR. Bi11bot's eye is just visible in the bag.</w:t>
        <w:br w:type="textWrapping"/>
        <w:t xml:space="preserve">BI11BOT: Forty credits, and a line in Foreman-7's report. Your plan needed you forgettable. </w:t>
        <w:br w:type="textWrapping"/>
        <w:t xml:space="preserve">ALEX: Then we need a different plan.</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see whether Alex reaches him in time.</w:t>
      </w:r>
    </w:p>
    <w:p w:rsidR="00000000" w:rsidDel="00000000" w:rsidP="00000000" w:rsidRDefault="00000000" w:rsidRPr="00000000" w14:paraId="0000014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PAGE 7: THE OLD KEY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Alex helps a stranger and finds the stranger has been waiting for him. Tomas recognizes B1 and shows what he knows and doesn't know. Alex asks why. End on the moment before the alarm.</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46">
      <w:pPr>
        <w:numPr>
          <w:ilvl w:val="0"/>
          <w:numId w:val="3"/>
        </w:numPr>
        <w:spacing w:after="0" w:afterAutospacing="0" w:before="240" w:lineRule="auto"/>
        <w:ind w:left="720" w:hanging="360"/>
      </w:pPr>
      <w:r w:rsidDel="00000000" w:rsidR="00000000" w:rsidRPr="00000000">
        <w:rPr>
          <w:rtl w:val="0"/>
        </w:rPr>
        <w:t xml:space="preserve">Row A (24%): P1 full width and wide.</w:t>
      </w:r>
    </w:p>
    <w:p w:rsidR="00000000" w:rsidDel="00000000" w:rsidP="00000000" w:rsidRDefault="00000000" w:rsidRPr="00000000" w14:paraId="00000147">
      <w:pPr>
        <w:numPr>
          <w:ilvl w:val="0"/>
          <w:numId w:val="3"/>
        </w:numPr>
        <w:spacing w:after="0" w:afterAutospacing="0" w:before="0" w:beforeAutospacing="0" w:lineRule="auto"/>
        <w:ind w:left="720" w:hanging="360"/>
      </w:pPr>
      <w:r w:rsidDel="00000000" w:rsidR="00000000" w:rsidRPr="00000000">
        <w:rPr>
          <w:rtl w:val="0"/>
        </w:rPr>
        <w:t xml:space="preserve">Row B (16%): P2 (40%) beside P3 (60%).</w:t>
      </w:r>
    </w:p>
    <w:p w:rsidR="00000000" w:rsidDel="00000000" w:rsidP="00000000" w:rsidRDefault="00000000" w:rsidRPr="00000000" w14:paraId="00000148">
      <w:pPr>
        <w:numPr>
          <w:ilvl w:val="0"/>
          <w:numId w:val="3"/>
        </w:numPr>
        <w:spacing w:after="0" w:afterAutospacing="0" w:before="0" w:beforeAutospacing="0" w:lineRule="auto"/>
        <w:ind w:left="720" w:hanging="360"/>
      </w:pPr>
      <w:r w:rsidDel="00000000" w:rsidR="00000000" w:rsidRPr="00000000">
        <w:rPr>
          <w:rtl w:val="0"/>
        </w:rPr>
        <w:t xml:space="preserve">Row C (22%): P4 full width.</w:t>
      </w:r>
    </w:p>
    <w:p w:rsidR="00000000" w:rsidDel="00000000" w:rsidP="00000000" w:rsidRDefault="00000000" w:rsidRPr="00000000" w14:paraId="00000149">
      <w:pPr>
        <w:numPr>
          <w:ilvl w:val="0"/>
          <w:numId w:val="3"/>
        </w:numPr>
        <w:spacing w:after="0" w:afterAutospacing="0" w:before="0" w:beforeAutospacing="0" w:lineRule="auto"/>
        <w:ind w:left="720" w:hanging="360"/>
      </w:pPr>
      <w:r w:rsidDel="00000000" w:rsidR="00000000" w:rsidRPr="00000000">
        <w:rPr>
          <w:rtl w:val="0"/>
        </w:rPr>
        <w:t xml:space="preserve">Row D (26%): P5 full width and dominant.</w:t>
      </w:r>
    </w:p>
    <w:p w:rsidR="00000000" w:rsidDel="00000000" w:rsidP="00000000" w:rsidRDefault="00000000" w:rsidRPr="00000000" w14:paraId="0000014A">
      <w:pPr>
        <w:numPr>
          <w:ilvl w:val="0"/>
          <w:numId w:val="3"/>
        </w:numPr>
        <w:spacing w:after="240" w:before="0" w:beforeAutospacing="0" w:lineRule="auto"/>
        <w:ind w:left="720" w:hanging="360"/>
      </w:pPr>
      <w:r w:rsidDel="00000000" w:rsidR="00000000" w:rsidRPr="00000000">
        <w:rPr>
          <w:rtl w:val="0"/>
        </w:rPr>
        <w:t xml:space="preserve">Row E (12%): P6, a short strip.</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Keel's rust, charcoal and oxidized orange under work lamps, with pale lithium dust and no alarm yet. The page's color split is the point. Bi11bot's amber lights Tomas's face and Alex's shoulder, and Foreman-7's cold white sits behind them in soft focus. The carved balanced water-drop on Tomas's wrist guard is the crisp emblem. P1 is a low angle at the fallen frame, P2 is a medium close-up on hands, and P3 is a tight three-way close-up. P4 is a close-up on the wrist guard, then Tomas's face. P5 is a close two-shot with Foreman-7 approaching behind, and P6 is a low strip. Leave SFX for post.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P1: The frame (wide)</w:t>
        <w:br w:type="textWrapping"/>
      </w:r>
      <w:r w:rsidDel="00000000" w:rsidR="00000000" w:rsidRPr="00000000">
        <w:rPr>
          <w:i w:val="1"/>
          <w:iCs w:val="1"/>
          <w:rtl w:val="0"/>
        </w:rPr>
        <w:t xml:space="preserve">Image:</w:t>
      </w:r>
      <w:r w:rsidDel="00000000" w:rsidR="00000000" w:rsidRPr="00000000">
        <w:rPr>
          <w:rtl w:val="0"/>
        </w:rPr>
        <w:t xml:space="preserve"> Dust in the air. Alex levers the fallen hauling frame with a length of pipe, boot braced, while Tomas lies pinned under it. Workers stand frozen behind the yellow line, and Foreman-7 walks toward the collapse from far off.</w:t>
        <w:br w:type="textWrapping"/>
        <w:t xml:space="preserve">ALEX: Don't move.</w:t>
        <w:br w:type="textWrapping"/>
        <w:t xml:space="preserve">TOMAS: Wasn't planning to.</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P2: The patch (small)</w:t>
        <w:br w:type="textWrapping"/>
      </w:r>
      <w:r w:rsidDel="00000000" w:rsidR="00000000" w:rsidRPr="00000000">
        <w:rPr>
          <w:i w:val="1"/>
          <w:iCs w:val="1"/>
          <w:rtl w:val="0"/>
        </w:rPr>
        <w:t xml:space="preserve">Image:</w:t>
      </w:r>
      <w:r w:rsidDel="00000000" w:rsidR="00000000" w:rsidRPr="00000000">
        <w:rPr>
          <w:rtl w:val="0"/>
        </w:rPr>
        <w:t xml:space="preserve"> Tomas sits against a wall, his leg bruised. Alex slaps a salvaged bracket and clamp over the fractured vent line, and the leak stops.</w:t>
        <w:br w:type="textWrapping"/>
        <w:t xml:space="preserve">TOMAS: That's not regulation.</w:t>
        <w:br w:type="textWrapping"/>
        <w:t xml:space="preserve">ALEX: It works.</w:t>
        <w:br w:type="textWrapping"/>
        <w:t xml:space="preserve">TOMAS: ...So it does.</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P3: B1 (tight)</w:t>
        <w:br w:type="textWrapping"/>
      </w:r>
      <w:r w:rsidDel="00000000" w:rsidR="00000000" w:rsidRPr="00000000">
        <w:rPr>
          <w:i w:val="1"/>
          <w:iCs w:val="1"/>
          <w:rtl w:val="0"/>
        </w:rPr>
        <w:t xml:space="preserve">Image:</w:t>
      </w:r>
      <w:r w:rsidDel="00000000" w:rsidR="00000000" w:rsidRPr="00000000">
        <w:rPr>
          <w:rtl w:val="0"/>
        </w:rPr>
        <w:t xml:space="preserve"> The tool bag is open, and one warm amber eye rises from it. Amber light finds Tomas's face, and his eyes widen. Alex freezes.</w:t>
        <w:br w:type="textWrapping"/>
        <w:t xml:space="preserve">TOMAS: B1...</w:t>
        <w:br w:type="textWrapping"/>
        <w:t xml:space="preserve">ALEX: You know him?</w:t>
        <w:br w:type="textWrapping"/>
        <w:t xml:space="preserve">TOMAS: I heard the gate call you Phantum. I knew your father.</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P4: The door (close)</w:t>
        <w:br w:type="textWrapping"/>
      </w:r>
      <w:r w:rsidDel="00000000" w:rsidR="00000000" w:rsidRPr="00000000">
        <w:rPr>
          <w:i w:val="1"/>
          <w:iCs w:val="1"/>
          <w:rtl w:val="0"/>
        </w:rPr>
        <w:t xml:space="preserve">Image:</w:t>
      </w:r>
      <w:r w:rsidDel="00000000" w:rsidR="00000000" w:rsidRPr="00000000">
        <w:rPr>
          <w:rtl w:val="0"/>
        </w:rPr>
        <w:t xml:space="preserve"> Tomas pushes his sleeve up, revealing the carved water-drop on his wrist guard. Alex's eyes drop to it, recognizing it. Behind them, the barred bulkhead and its small door stand in shadow.</w:t>
        <w:br w:type="textWrapping"/>
        <w:t xml:space="preserve">TOMAS: Not the man on the casino wall. The one who came down here and asked what we needed.</w:t>
        <w:br w:type="textWrapping"/>
        <w:t xml:space="preserve">TOMAS: Then he asked me to keep one door, for whoever came with B1.</w:t>
        <w:br w:type="textWrapping"/>
        <w:t xml:space="preserve">ALEX: What's behind it?</w:t>
        <w:br w:type="textWrapping"/>
        <w:t xml:space="preserve">TOMAS: I never asked.</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P5: Why me (dominant)</w:t>
        <w:br w:type="textWrapping"/>
      </w:r>
      <w:r w:rsidDel="00000000" w:rsidR="00000000" w:rsidRPr="00000000">
        <w:rPr>
          <w:i w:val="1"/>
          <w:iCs w:val="1"/>
          <w:rtl w:val="0"/>
        </w:rPr>
        <w:t xml:space="preserve">Image:</w:t>
      </w:r>
      <w:r w:rsidDel="00000000" w:rsidR="00000000" w:rsidRPr="00000000">
        <w:rPr>
          <w:rtl w:val="0"/>
        </w:rPr>
        <w:t xml:space="preserve"> A close two-shot. Tomas is warm in amber light and Alex wary. In soft focus behind them, Foreman-7's white-amber node grows larger. Alex still holds the pipe.</w:t>
        <w:br w:type="textWrapping"/>
        <w:t xml:space="preserve">ALEX: Why me? You don't even know me.</w:t>
        <w:br w:type="textWrapping"/>
        <w:t xml:space="preserve">TOMAS: You stopped for a stranger. He said that's how I'd know it was you.</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P6: Look bored (strip)</w:t>
        <w:br w:type="textWrapping"/>
      </w:r>
      <w:r w:rsidDel="00000000" w:rsidR="00000000" w:rsidRPr="00000000">
        <w:rPr>
          <w:i w:val="1"/>
          <w:iCs w:val="1"/>
          <w:rtl w:val="0"/>
        </w:rPr>
        <w:t xml:space="preserve">Image:</w:t>
      </w:r>
      <w:r w:rsidDel="00000000" w:rsidR="00000000" w:rsidRPr="00000000">
        <w:rPr>
          <w:rtl w:val="0"/>
        </w:rPr>
        <w:t xml:space="preserve"> Low and tight. Tomas's hand rests on an orange emergency lever on the wall, his eyes on Alex.</w:t>
        <w:br w:type="textWrapping"/>
        <w:t xml:space="preserve">TOMAS: Now go stand by that bulkhead. Look bored.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the alarm.</w:t>
      </w:r>
    </w:p>
    <w:p w:rsidR="00000000" w:rsidDel="00000000" w:rsidP="00000000" w:rsidRDefault="00000000" w:rsidRPr="00000000" w14:paraId="00000153">
      <w:pPr>
        <w:spacing w:after="240" w:before="240" w:lineRule="auto"/>
        <w:rPr/>
      </w:pP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240" w:before="240" w:lineRule="auto"/>
        <w:rPr>
          <w:b w:val="1"/>
          <w:bCs w:val="1"/>
        </w:rPr>
      </w:pPr>
      <w:r w:rsidDel="00000000" w:rsidR="00000000" w:rsidRPr="00000000">
        <w:rPr>
          <w:b w:val="1"/>
          <w:bCs w:val="1"/>
          <w:rtl w:val="0"/>
        </w:rPr>
        <w:t xml:space="preserve">PAGE 8: THE DOOR</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Show precisely how Alex gets through unseen and why it costs Tomas. Make Alex test what's behind the door. End with the cost landing as the door closes and Alex leaving Alpha's map.</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58">
      <w:pPr>
        <w:numPr>
          <w:ilvl w:val="0"/>
          <w:numId w:val="1"/>
        </w:numPr>
        <w:spacing w:after="0" w:afterAutospacing="0" w:before="240" w:lineRule="auto"/>
        <w:ind w:left="720" w:hanging="360"/>
      </w:pPr>
      <w:r w:rsidDel="00000000" w:rsidR="00000000" w:rsidRPr="00000000">
        <w:rPr>
          <w:rtl w:val="0"/>
        </w:rPr>
        <w:t xml:space="preserve">Row A (30%): P1 full width and dominant.</w:t>
      </w:r>
    </w:p>
    <w:p w:rsidR="00000000" w:rsidDel="00000000" w:rsidP="00000000" w:rsidRDefault="00000000" w:rsidRPr="00000000" w14:paraId="00000159">
      <w:pPr>
        <w:numPr>
          <w:ilvl w:val="0"/>
          <w:numId w:val="1"/>
        </w:numPr>
        <w:spacing w:after="0" w:afterAutospacing="0" w:before="0" w:beforeAutospacing="0" w:lineRule="auto"/>
        <w:ind w:left="720" w:hanging="360"/>
      </w:pPr>
      <w:r w:rsidDel="00000000" w:rsidR="00000000" w:rsidRPr="00000000">
        <w:rPr>
          <w:rtl w:val="0"/>
        </w:rPr>
        <w:t xml:space="preserve">Row B (16%): P2 (50%) beside P3 (50%).</w:t>
      </w:r>
    </w:p>
    <w:p w:rsidR="00000000" w:rsidDel="00000000" w:rsidP="00000000" w:rsidRDefault="00000000" w:rsidRPr="00000000" w14:paraId="0000015A">
      <w:pPr>
        <w:numPr>
          <w:ilvl w:val="0"/>
          <w:numId w:val="1"/>
        </w:numPr>
        <w:spacing w:after="0" w:afterAutospacing="0" w:before="0" w:beforeAutospacing="0" w:lineRule="auto"/>
        <w:ind w:left="720" w:hanging="360"/>
      </w:pPr>
      <w:r w:rsidDel="00000000" w:rsidR="00000000" w:rsidRPr="00000000">
        <w:rPr>
          <w:rtl w:val="0"/>
        </w:rPr>
        <w:t xml:space="preserve">Row C (14%): P4, a full-width strip.</w:t>
      </w:r>
    </w:p>
    <w:p w:rsidR="00000000" w:rsidDel="00000000" w:rsidP="00000000" w:rsidRDefault="00000000" w:rsidRPr="00000000" w14:paraId="0000015B">
      <w:pPr>
        <w:numPr>
          <w:ilvl w:val="0"/>
          <w:numId w:val="1"/>
        </w:numPr>
        <w:spacing w:after="0" w:afterAutospacing="0" w:before="0" w:beforeAutospacing="0" w:lineRule="auto"/>
        <w:ind w:left="720" w:hanging="360"/>
      </w:pPr>
      <w:r w:rsidDel="00000000" w:rsidR="00000000" w:rsidRPr="00000000">
        <w:rPr>
          <w:rtl w:val="0"/>
        </w:rPr>
        <w:t xml:space="preserve">Row D (18%): P5 full width.</w:t>
      </w:r>
    </w:p>
    <w:p w:rsidR="00000000" w:rsidDel="00000000" w:rsidP="00000000" w:rsidRDefault="00000000" w:rsidRPr="00000000" w14:paraId="0000015C">
      <w:pPr>
        <w:numPr>
          <w:ilvl w:val="0"/>
          <w:numId w:val="1"/>
        </w:numPr>
        <w:spacing w:after="240" w:before="0" w:beforeAutospacing="0" w:lineRule="auto"/>
        <w:ind w:left="720" w:hanging="360"/>
      </w:pPr>
      <w:r w:rsidDel="00000000" w:rsidR="00000000" w:rsidRPr="00000000">
        <w:rPr>
          <w:rtl w:val="0"/>
        </w:rPr>
        <w:t xml:space="preserve">Row E (22%): P6 (45%) beside P7 (55%).</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Keel's palette under orange hazard strobes, with white dust-suppression mist as the page's main visual device. It should hide Alex and blind sensors, and it swallows detail and cold-white node light alike. Bi11bot's amber lights half of Alex's face for the first time in P6–P7, the furthest it has reached him. P1 is a wide, high angle. P2 and P3 are close-ups. P4 is a medium-wide strip. P5 is a wide shot with Tomas's silhouette filling the center. P6 is an extreme close-up on a palm and key. P7 is a low shot from inside the dark. Leave SFX and screen text for post.</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P1: The lever (dominant)</w:t>
        <w:br w:type="textWrapping"/>
      </w:r>
      <w:r w:rsidDel="00000000" w:rsidR="00000000" w:rsidRPr="00000000">
        <w:rPr>
          <w:i w:val="1"/>
          <w:iCs w:val="1"/>
          <w:rtl w:val="0"/>
        </w:rPr>
        <w:t xml:space="preserve">Image:</w:t>
      </w:r>
      <w:r w:rsidDel="00000000" w:rsidR="00000000" w:rsidRPr="00000000">
        <w:rPr>
          <w:rtl w:val="0"/>
        </w:rPr>
        <w:t xml:space="preserve"> Tomas slams the emergency lever. Alarms blare, orange strobes flash, and white mist billows across the bay. Equipment shuts down, workers scatter and the drone at the bulkhead lifts toward the control panel. Foreman-7's node flares toward Tomas.</w:t>
        <w:br w:type="textWrapping"/>
      </w:r>
      <w:r w:rsidDel="00000000" w:rsidR="00000000" w:rsidRPr="00000000">
        <w:rPr>
          <w:i w:val="1"/>
          <w:iCs w:val="1"/>
          <w:rtl w:val="0"/>
        </w:rPr>
        <w:t xml:space="preserve">SFX:</w:t>
      </w:r>
      <w:r w:rsidDel="00000000" w:rsidR="00000000" w:rsidRPr="00000000">
        <w:rPr>
          <w:rtl w:val="0"/>
        </w:rPr>
        <w:t xml:space="preserve"> WHOOP! WHOOP!</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P2: The key (small)</w:t>
        <w:br w:type="textWrapping"/>
      </w:r>
      <w:r w:rsidDel="00000000" w:rsidR="00000000" w:rsidRPr="00000000">
        <w:rPr>
          <w:i w:val="1"/>
          <w:iCs w:val="1"/>
          <w:rtl w:val="0"/>
        </w:rPr>
        <w:t xml:space="preserve">Image:</w:t>
      </w:r>
      <w:r w:rsidDel="00000000" w:rsidR="00000000" w:rsidRPr="00000000">
        <w:rPr>
          <w:rtl w:val="0"/>
        </w:rPr>
        <w:t xml:space="preserve"> Tomas presses a heavy, hand-cut old key into Alex's palm, with a balanced water-drop stamped on its head.</w:t>
        <w:br w:type="textWrapping"/>
        <w:t xml:space="preserve">TOMAS: Old lock. Nobody's wired it. I've oiled it for fifteen years.</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P3: Come with us (small)</w:t>
        <w:br w:type="textWrapping"/>
      </w:r>
      <w:r w:rsidDel="00000000" w:rsidR="00000000" w:rsidRPr="00000000">
        <w:rPr>
          <w:i w:val="1"/>
          <w:iCs w:val="1"/>
          <w:rtl w:val="0"/>
        </w:rPr>
        <w:t xml:space="preserve">Image:</w:t>
      </w:r>
      <w:r w:rsidDel="00000000" w:rsidR="00000000" w:rsidRPr="00000000">
        <w:rPr>
          <w:rtl w:val="0"/>
        </w:rPr>
        <w:t xml:space="preserve"> Alex's hand closes on the key, his eyes on Tomas.</w:t>
        <w:br w:type="textWrapping"/>
        <w:t xml:space="preserve">ALEX: Come with us.</w:t>
        <w:br w:type="textWrapping"/>
        <w:t xml:space="preserve">TOMAS: Someone has to make this look like an accident.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P4: The cost (strip)</w:t>
        <w:br w:type="textWrapping"/>
      </w:r>
      <w:r w:rsidDel="00000000" w:rsidR="00000000" w:rsidRPr="00000000">
        <w:rPr>
          <w:i w:val="1"/>
          <w:iCs w:val="1"/>
          <w:rtl w:val="0"/>
        </w:rPr>
        <w:t xml:space="preserve">Image:</w:t>
      </w:r>
      <w:r w:rsidDel="00000000" w:rsidR="00000000" w:rsidRPr="00000000">
        <w:rPr>
          <w:rtl w:val="0"/>
        </w:rPr>
        <w:t xml:space="preserve"> Tomas turns to go, half in mist. Alex reaches a hand after him and stops.</w:t>
        <w:br w:type="textWrapping"/>
        <w:t xml:space="preserve">ALEX: What happens to you?</w:t>
        <w:br w:type="textWrapping"/>
        <w:t xml:space="preserve">TOMAS: Today? Another small act of resistance.</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P5: The blind (wide)</w:t>
        <w:br w:type="textWrapping"/>
      </w:r>
      <w:r w:rsidDel="00000000" w:rsidR="00000000" w:rsidRPr="00000000">
        <w:rPr>
          <w:i w:val="1"/>
          <w:iCs w:val="1"/>
          <w:rtl w:val="0"/>
        </w:rPr>
        <w:t xml:space="preserve">Image:</w:t>
      </w:r>
      <w:r w:rsidDel="00000000" w:rsidR="00000000" w:rsidRPr="00000000">
        <w:rPr>
          <w:rtl w:val="0"/>
        </w:rPr>
        <w:t xml:space="preserve"> Tomas walks into the mist toward Foreman-7, his silhouette filling the center of the frame and blocking its line of sight. In the foreground, Alex slips along the wall toward the bulkhead behind him, half hidden in white.</w:t>
        <w:br w:type="textWrapping"/>
        <w:t xml:space="preserve">TOMAS </w:t>
      </w:r>
      <w:r w:rsidDel="00000000" w:rsidR="00000000" w:rsidRPr="00000000">
        <w:rPr>
          <w:i w:val="1"/>
          <w:iCs w:val="1"/>
          <w:rtl w:val="0"/>
        </w:rPr>
        <w:t xml:space="preserve">(shouting)</w:t>
      </w:r>
      <w:r w:rsidDel="00000000" w:rsidR="00000000" w:rsidRPr="00000000">
        <w:rPr>
          <w:rtl w:val="0"/>
        </w:rPr>
        <w:t xml:space="preserve">: Foreman! Wrong button! My fault!</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P6: Cold (extreme close-up)</w:t>
        <w:br w:type="textWrapping"/>
      </w:r>
      <w:r w:rsidDel="00000000" w:rsidR="00000000" w:rsidRPr="00000000">
        <w:rPr>
          <w:i w:val="1"/>
          <w:iCs w:val="1"/>
          <w:rtl w:val="0"/>
        </w:rPr>
        <w:t xml:space="preserve">Image:</w:t>
      </w:r>
      <w:r w:rsidDel="00000000" w:rsidR="00000000" w:rsidRPr="00000000">
        <w:rPr>
          <w:rtl w:val="0"/>
        </w:rPr>
        <w:t xml:space="preserve"> Alex's palm flat on the iron door, condensation beading on it. The key is in his other hand, and amber light catches the wet metal.</w:t>
        <w:br w:type="textWrapping"/>
        <w:t xml:space="preserve">ALEX: It's sweating.</w:t>
        <w:br w:type="textWrapping"/>
        <w:t xml:space="preserve">BI11BOT: Abandoned mines don't.</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P7: Gone (low, from inside)</w:t>
        <w:br w:type="textWrapping"/>
      </w:r>
      <w:r w:rsidDel="00000000" w:rsidR="00000000" w:rsidRPr="00000000">
        <w:rPr>
          <w:i w:val="1"/>
          <w:iCs w:val="1"/>
          <w:rtl w:val="0"/>
        </w:rPr>
        <w:t xml:space="preserve">Image:</w:t>
      </w:r>
      <w:r w:rsidDel="00000000" w:rsidR="00000000" w:rsidRPr="00000000">
        <w:rPr>
          <w:rtl w:val="0"/>
        </w:rPr>
        <w:t xml:space="preserve"> The door swings shut. Alex and Bi11bot stand in the dark passage, half of Alex's face in amber. Through the last sliver, Tomas's back and Foreman-7's silhouette. On Alex's wristband, cold white text.</w:t>
        <w:br w:type="textWrapping"/>
      </w:r>
      <w:r w:rsidDel="00000000" w:rsidR="00000000" w:rsidRPr="00000000">
        <w:rPr>
          <w:i w:val="1"/>
          <w:iCs w:val="1"/>
          <w:rtl w:val="0"/>
        </w:rPr>
        <w:t xml:space="preserve">Screen (post):</w:t>
      </w:r>
      <w:r w:rsidDel="00000000" w:rsidR="00000000" w:rsidRPr="00000000">
        <w:rPr>
          <w:rtl w:val="0"/>
        </w:rPr>
        <w:t xml:space="preserve"> SIGNAL LOST</w:t>
        <w:br w:type="textWrapping"/>
      </w:r>
      <w:r w:rsidDel="00000000" w:rsidR="00000000" w:rsidRPr="00000000">
        <w:rPr>
          <w:i w:val="1"/>
          <w:iCs w:val="1"/>
          <w:rtl w:val="0"/>
        </w:rPr>
        <w:t xml:space="preserve">SFX:</w:t>
      </w:r>
      <w:r w:rsidDel="00000000" w:rsidR="00000000" w:rsidRPr="00000000">
        <w:rPr>
          <w:rtl w:val="0"/>
        </w:rPr>
        <w:t xml:space="preserve"> CLUNK</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darkness, and to Foreman-7's voice through the door.</w:t>
      </w:r>
    </w:p>
    <w:p w:rsidR="00000000" w:rsidDel="00000000" w:rsidP="00000000" w:rsidRDefault="00000000" w:rsidRPr="00000000" w14:paraId="0000016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PAGE 9: INSIDE THE ERROR</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Alex hears what his escape costs Tomas, then finds his way by structure alone, with only Ada's marked page and Bi11bot's questions. Plant the first clue that something in this dead mine does not belong.</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6A">
      <w:pPr>
        <w:numPr>
          <w:ilvl w:val="0"/>
          <w:numId w:val="12"/>
        </w:numPr>
        <w:spacing w:after="0" w:afterAutospacing="0" w:before="240" w:lineRule="auto"/>
        <w:ind w:left="720" w:hanging="360"/>
      </w:pPr>
      <w:r w:rsidDel="00000000" w:rsidR="00000000" w:rsidRPr="00000000">
        <w:rPr>
          <w:rtl w:val="0"/>
        </w:rPr>
        <w:t xml:space="preserve">Row A (12%): P1, a full-width dark strip.</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rtl w:val="0"/>
        </w:rPr>
        <w:t xml:space="preserve">Row B (30%): P2 full width and dominant.</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rtl w:val="0"/>
        </w:rPr>
        <w:t xml:space="preserve">Row C (16%): P3 (40%, extreme close-up) beside P4 (60%).</w:t>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rtl w:val="0"/>
        </w:rPr>
        <w:t xml:space="preserve">Row D (26%): P5 full width, close.</w:t>
      </w:r>
    </w:p>
    <w:p w:rsidR="00000000" w:rsidDel="00000000" w:rsidP="00000000" w:rsidRDefault="00000000" w:rsidRPr="00000000" w14:paraId="0000016E">
      <w:pPr>
        <w:numPr>
          <w:ilvl w:val="0"/>
          <w:numId w:val="12"/>
        </w:numPr>
        <w:spacing w:after="240" w:before="0" w:beforeAutospacing="0" w:lineRule="auto"/>
        <w:ind w:left="720" w:hanging="360"/>
      </w:pPr>
      <w:r w:rsidDel="00000000" w:rsidR="00000000" w:rsidRPr="00000000">
        <w:rPr>
          <w:rtl w:val="0"/>
        </w:rPr>
        <w:t xml:space="preserve">Row E (16%): P6, a full-width strip.</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This is the darkest page in the chapter, mostly black with pools of amber. The old works are rust, mineral-white efflorescence and dust. Bi11bot's amber lights half of Alex's face and the tunnel ahead. There are no screens and no comm devices. Bi11bot's projector shows Alpha's cached survey in cold white, and Ada's marked page is hand-inked and warm in the amber light. The drone beams are cold white. P1 is a dark strip. P2 is a wide, low shot from behind Alex at a junction. P3 is an extreme close-up on a bracket. P4 is a high angle looking down at a drone's beam. P5 is a close two-shot in low light, and P6 is a low silhouette strip. Leave map text blank for post.</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P1: The door (dark strip)</w:t>
        <w:br w:type="textWrapping"/>
      </w:r>
      <w:r w:rsidDel="00000000" w:rsidR="00000000" w:rsidRPr="00000000">
        <w:rPr>
          <w:i w:val="1"/>
          <w:iCs w:val="1"/>
          <w:rtl w:val="0"/>
        </w:rPr>
        <w:t xml:space="preserve">Image:</w:t>
      </w:r>
      <w:r w:rsidDel="00000000" w:rsidR="00000000" w:rsidRPr="00000000">
        <w:rPr>
          <w:rtl w:val="0"/>
        </w:rPr>
        <w:t xml:space="preserve"> A near-black panel with a hairline of orange strobe light along the door's edge. Alex's forehead is almost against the iron, and Bi11bot's amber eye is beside him. Alex's fist closes, and then he turns away.</w:t>
        <w:br w:type="textWrapping"/>
        <w:t xml:space="preserve">FOREMAN-7 </w:t>
      </w:r>
      <w:r w:rsidDel="00000000" w:rsidR="00000000" w:rsidRPr="00000000">
        <w:rPr>
          <w:i w:val="1"/>
          <w:iCs w:val="1"/>
          <w:rtl w:val="0"/>
        </w:rPr>
        <w:t xml:space="preserve">(muffled)</w:t>
      </w:r>
      <w:r w:rsidDel="00000000" w:rsidR="00000000" w:rsidRPr="00000000">
        <w:rPr>
          <w:rtl w:val="0"/>
        </w:rPr>
        <w:t xml:space="preserve">: Worker Tomas. You initiated an unauthorized shutdown.</w:t>
        <w:br w:type="textWrapping"/>
        <w:t xml:space="preserve">TOMAS </w:t>
      </w:r>
      <w:r w:rsidDel="00000000" w:rsidR="00000000" w:rsidRPr="00000000">
        <w:rPr>
          <w:i w:val="1"/>
          <w:iCs w:val="1"/>
          <w:rtl w:val="0"/>
        </w:rPr>
        <w:t xml:space="preserve">(muffled)</w:t>
      </w:r>
      <w:r w:rsidDel="00000000" w:rsidR="00000000" w:rsidRPr="00000000">
        <w:rPr>
          <w:rtl w:val="0"/>
        </w:rPr>
        <w:t xml:space="preserve">: Must be my age. I forget which rules matter.</w:t>
        <w:br w:type="textWrapping"/>
        <w:t xml:space="preserve">ALEX: ...Come on.</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P2: One tunnel (dominant)</w:t>
        <w:br w:type="textWrapping"/>
      </w:r>
      <w:r w:rsidDel="00000000" w:rsidR="00000000" w:rsidRPr="00000000">
        <w:rPr>
          <w:i w:val="1"/>
          <w:iCs w:val="1"/>
          <w:rtl w:val="0"/>
        </w:rPr>
        <w:t xml:space="preserve">Image:</w:t>
      </w:r>
      <w:r w:rsidDel="00000000" w:rsidR="00000000" w:rsidRPr="00000000">
        <w:rPr>
          <w:rtl w:val="0"/>
        </w:rPr>
        <w:t xml:space="preserve"> The old works: corroded rails, collapsed supports, mineral stains and dead extraction machinery. Bi11bot's projector shows Alpha's cached survey in cold white, with one tunnel running straight ahead. Alex holds Ada's folded page in one hand, and its third tick sits to the left of the survey's line. He is already stepping into the main tunnel.</w:t>
        <w:br w:type="textWrapping"/>
        <w:t xml:space="preserve">ALEX: One tunnel. Straight. I've got it.</w:t>
        <w:br w:type="textWrapping"/>
        <w:t xml:space="preserve">BI11BOT: Alpha's survey has one tunnel. That doesn't make it the only one.</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P3: The bolts (extreme close-up)</w:t>
        <w:br w:type="textWrapping"/>
      </w:r>
      <w:r w:rsidDel="00000000" w:rsidR="00000000" w:rsidRPr="00000000">
        <w:rPr>
          <w:i w:val="1"/>
          <w:iCs w:val="1"/>
          <w:rtl w:val="0"/>
        </w:rPr>
        <w:t xml:space="preserve">Image:</w:t>
      </w:r>
      <w:r w:rsidDel="00000000" w:rsidR="00000000" w:rsidRPr="00000000">
        <w:rPr>
          <w:rtl w:val="0"/>
        </w:rPr>
        <w:t xml:space="preserve"> Alex holds a work lamp up to a bracket on the left channel wall. The steel is clean and recently oiled, unlike the rusted timbers in the main tunnel.</w:t>
        <w:br w:type="textWrapping"/>
        <w:t xml:space="preserve">ALEX: Ada said look for what doesn't belong. The survey says straight. The bolts say left.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P4: The drones (high angle)</w:t>
        <w:br w:type="textWrapping"/>
      </w:r>
      <w:r w:rsidDel="00000000" w:rsidR="00000000" w:rsidRPr="00000000">
        <w:rPr>
          <w:i w:val="1"/>
          <w:iCs w:val="1"/>
          <w:rtl w:val="0"/>
        </w:rPr>
        <w:t xml:space="preserve">Layout note:</w:t>
      </w:r>
      <w:r w:rsidDel="00000000" w:rsidR="00000000" w:rsidRPr="00000000">
        <w:rPr>
          <w:rtl w:val="0"/>
        </w:rPr>
        <w:t xml:space="preserve"> P4 is now 20% high, with the inset overlapping its lower-right corner. P5 shrinks to 22%.</w:t>
      </w:r>
    </w:p>
    <w:p w:rsidR="00000000" w:rsidDel="00000000" w:rsidP="00000000" w:rsidRDefault="00000000" w:rsidRPr="00000000" w14:paraId="00000174">
      <w:pPr>
        <w:spacing w:after="240" w:before="240" w:lineRule="auto"/>
        <w:rPr/>
      </w:pPr>
      <w:r w:rsidDel="00000000" w:rsidR="00000000" w:rsidRPr="00000000">
        <w:rPr>
          <w:i w:val="1"/>
          <w:iCs w:val="1"/>
          <w:rtl w:val="0"/>
        </w:rPr>
        <w:t xml:space="preserve">Image:</w:t>
      </w:r>
      <w:r w:rsidDel="00000000" w:rsidR="00000000" w:rsidRPr="00000000">
        <w:rPr>
          <w:rtl w:val="0"/>
        </w:rPr>
        <w:t xml:space="preserve"> Two security drones sweep cold white beams down the main tunnel. Alex and Bi11bot crouch above a large pipe in the left channel. A quiet amber pulse from Bi11bot's chest dims the beam that passes near them, and the drones drift on down the mapped route.</w:t>
        <w:br w:type="textWrapping"/>
        <w:t xml:space="preserve">DRONE: Signal lost at Site 6 perimeter. Sweeping mapped route. Remain for protective detention.</w:t>
        <w:br w:type="textWrapping"/>
        <w:t xml:space="preserve">ALEX </w:t>
      </w:r>
      <w:r w:rsidDel="00000000" w:rsidR="00000000" w:rsidRPr="00000000">
        <w:rPr>
          <w:i w:val="1"/>
          <w:iCs w:val="1"/>
          <w:rtl w:val="0"/>
        </w:rPr>
        <w:t xml:space="preserve">(whispering)</w:t>
      </w:r>
      <w:r w:rsidDel="00000000" w:rsidR="00000000" w:rsidRPr="00000000">
        <w:rPr>
          <w:rtl w:val="0"/>
        </w:rPr>
        <w:t xml:space="preserve">: Protective?</w:t>
        <w:br w:type="textWrapping"/>
        <w:t xml:space="preserve">BI11BOT: A versatile word.</w:t>
      </w:r>
    </w:p>
    <w:p w:rsidR="00000000" w:rsidDel="00000000" w:rsidP="00000000" w:rsidRDefault="00000000" w:rsidRPr="00000000" w14:paraId="00000175">
      <w:pPr>
        <w:spacing w:after="240" w:before="240" w:lineRule="auto"/>
        <w:rPr/>
      </w:pPr>
      <w:r w:rsidDel="00000000" w:rsidR="00000000" w:rsidRPr="00000000">
        <w:rPr>
          <w:i w:val="1"/>
          <w:iCs w:val="1"/>
          <w:rtl w:val="0"/>
        </w:rPr>
        <w:t xml:space="preserve">Inset (lower right, silent):</w:t>
      </w:r>
      <w:r w:rsidDel="00000000" w:rsidR="00000000" w:rsidRPr="00000000">
        <w:rPr>
          <w:rtl w:val="0"/>
        </w:rPr>
        <w:t xml:space="preserve"> Ada at the kitchen table in warm morning light, both hands flat on the tabletop, her thumb on a rivet of her strap. Her eyes are on a cold-white terminal where a marker sits frozen at BAY 6. Grandmother folds her cloth beside her. The warm apartment against the cold mine is the point. Ada can't reach him, and she doesn't know whether he's alive.</w:t>
      </w:r>
    </w:p>
    <w:p w:rsidR="00000000" w:rsidDel="00000000" w:rsidP="00000000" w:rsidRDefault="00000000" w:rsidRPr="00000000" w14:paraId="00000176">
      <w:pPr>
        <w:spacing w:after="240" w:before="240" w:lineRule="auto"/>
        <w:rPr/>
      </w:pPr>
      <w:r w:rsidDel="00000000" w:rsidR="00000000" w:rsidRPr="00000000">
        <w:rPr>
          <w:b w:val="1"/>
          <w:bCs w:val="1"/>
          <w:rtl w:val="0"/>
        </w:rPr>
        <w:t xml:space="preserve">P5: Damp (close two-shot)</w:t>
        <w:br w:type="textWrapping"/>
      </w:r>
      <w:r w:rsidDel="00000000" w:rsidR="00000000" w:rsidRPr="00000000">
        <w:rPr>
          <w:i w:val="1"/>
          <w:iCs w:val="1"/>
          <w:rtl w:val="0"/>
        </w:rPr>
        <w:t xml:space="preserve">Image:</w:t>
      </w:r>
      <w:r w:rsidDel="00000000" w:rsidR="00000000" w:rsidRPr="00000000">
        <w:rPr>
          <w:rtl w:val="0"/>
        </w:rPr>
        <w:t xml:space="preserve"> Alex holds Ada's page against the wall. At the third tick is a small inked pipe symbol, and beneath it the wall beads with condensation under his fingers.</w:t>
        <w:br w:type="textWrapping"/>
        <w:t xml:space="preserve">ALEX: Third junction. Her pipe. And the wall's sweating.</w:t>
        <w:br w:type="textWrapping"/>
        <w:t xml:space="preserve">BI11BOT: Water in a dead mine. I believe that is what does not belong.</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P6: The pipe (strip)</w:t>
        <w:br w:type="textWrapping"/>
      </w:r>
      <w:r w:rsidDel="00000000" w:rsidR="00000000" w:rsidRPr="00000000">
        <w:rPr>
          <w:i w:val="1"/>
          <w:iCs w:val="1"/>
          <w:rtl w:val="0"/>
        </w:rPr>
        <w:t xml:space="preserve">Image:</w:t>
      </w:r>
      <w:r w:rsidDel="00000000" w:rsidR="00000000" w:rsidRPr="00000000">
        <w:rPr>
          <w:rtl w:val="0"/>
        </w:rPr>
        <w:t xml:space="preserve"> Alex and Bi11bot in silhouette follow the large pipe along a narrow channel toward a slit of blue-white light. No dialogue.</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the chamber.</w:t>
      </w:r>
    </w:p>
    <w:p w:rsidR="00000000" w:rsidDel="00000000" w:rsidP="00000000" w:rsidRDefault="00000000" w:rsidRPr="00000000" w14:paraId="0000017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PAGE 10: THE LIE</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Let Alex prove, by testing the pipe himself, that the record is false. Show that the clue was hidden inside the lie, because nobody opens what everybody trusts. He recovers the Measure and the diversion becomes visible. End on Alpha seeing the correction.</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7D">
      <w:pPr>
        <w:numPr>
          <w:ilvl w:val="0"/>
          <w:numId w:val="7"/>
        </w:numPr>
        <w:spacing w:after="0" w:afterAutospacing="0" w:before="240" w:lineRule="auto"/>
        <w:ind w:left="720" w:hanging="360"/>
      </w:pPr>
      <w:r w:rsidDel="00000000" w:rsidR="00000000" w:rsidRPr="00000000">
        <w:rPr>
          <w:rtl w:val="0"/>
        </w:rPr>
        <w:t xml:space="preserve">Row A (26%): P1 full width and wide.</w:t>
      </w:r>
    </w:p>
    <w:p w:rsidR="00000000" w:rsidDel="00000000" w:rsidP="00000000" w:rsidRDefault="00000000" w:rsidRPr="00000000" w14:paraId="0000017E">
      <w:pPr>
        <w:numPr>
          <w:ilvl w:val="0"/>
          <w:numId w:val="7"/>
        </w:numPr>
        <w:spacing w:after="0" w:afterAutospacing="0" w:before="0" w:beforeAutospacing="0" w:lineRule="auto"/>
        <w:ind w:left="720" w:hanging="360"/>
      </w:pPr>
      <w:r w:rsidDel="00000000" w:rsidR="00000000" w:rsidRPr="00000000">
        <w:rPr>
          <w:rtl w:val="0"/>
        </w:rPr>
        <w:t xml:space="preserve">Row B (20%): P2 (45%) beside P3 (55%, split frame).</w:t>
      </w:r>
    </w:p>
    <w:p w:rsidR="00000000" w:rsidDel="00000000" w:rsidP="00000000" w:rsidRDefault="00000000" w:rsidRPr="00000000" w14:paraId="0000017F">
      <w:pPr>
        <w:numPr>
          <w:ilvl w:val="0"/>
          <w:numId w:val="7"/>
        </w:numPr>
        <w:spacing w:after="0" w:afterAutospacing="0" w:before="0" w:beforeAutospacing="0" w:lineRule="auto"/>
        <w:ind w:left="720" w:hanging="360"/>
      </w:pPr>
      <w:r w:rsidDel="00000000" w:rsidR="00000000" w:rsidRPr="00000000">
        <w:rPr>
          <w:rtl w:val="0"/>
        </w:rPr>
        <w:t xml:space="preserve">Row C (18%): P4 (35%) beside P5 (65%).</w:t>
      </w:r>
    </w:p>
    <w:p w:rsidR="00000000" w:rsidDel="00000000" w:rsidP="00000000" w:rsidRDefault="00000000" w:rsidRPr="00000000" w14:paraId="00000180">
      <w:pPr>
        <w:numPr>
          <w:ilvl w:val="0"/>
          <w:numId w:val="7"/>
        </w:numPr>
        <w:spacing w:after="240" w:before="0" w:beforeAutospacing="0" w:lineRule="auto"/>
        <w:ind w:left="720" w:hanging="360"/>
      </w:pPr>
      <w:r w:rsidDel="00000000" w:rsidR="00000000" w:rsidRPr="00000000">
        <w:rPr>
          <w:rtl w:val="0"/>
        </w:rPr>
        <w:t xml:space="preserve">Row D (36%): P6 full width and dominant.</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The chamber is cool blue-grey steel, dust and water-blue. The page's color story is water. It begins dead grey, and when the Measure lifts out, the true flow floods the room in soft blue. Uplink pipes glow bright clean blue, and Keel's line stays thin, dull and rust-orange. Bi11bot's amber and the Measure's blue-white glass both light Alex's face. The Measure is a compact hand-built instrument of clear lens, brass balance beam and flow gauge. A small white-and-amber node sits on the gauge's data line, easy to miss, and it flares in the last panel. P1 is a high wide shot from the chamber threshold. P2 is a medium shot on the gauge. P3 is a split frame of two extreme close-ups of palms. P4 is a tight shot on the stamped mark. P5 is a two-shot, and P6 is a low-angle wide shot with the hologram filling the frame. Leave gauge numbers, pipe labels and the Measure's engraving for post.</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P1: The chamber (wide)</w:t>
        <w:br w:type="textWrapping"/>
      </w:r>
      <w:r w:rsidDel="00000000" w:rsidR="00000000" w:rsidRPr="00000000">
        <w:rPr>
          <w:i w:val="1"/>
          <w:iCs w:val="1"/>
          <w:rtl w:val="0"/>
        </w:rPr>
        <w:t xml:space="preserve">Image:</w:t>
      </w:r>
      <w:r w:rsidDel="00000000" w:rsidR="00000000" w:rsidRPr="00000000">
        <w:rPr>
          <w:rtl w:val="0"/>
        </w:rPr>
        <w:t xml:space="preserve"> A hidden industrial chamber built into the abandoned mine, huge and cathedral-like. Modern pipes run through old lithium infrastructure. One pipe, narrow and corroded, is labeled (post) KEEL RESIDENTIAL. A second, broad and newly maintained, is labeled (post) UPLINK INDUSTRIAL. Between them, a manual regulator wheel stands on a pedestal beneath a large analog gauge. Alex and Bi11bot are small at the threshold, amber at their backs.</w:t>
        <w:br w:type="textWrapping"/>
        <w:t xml:space="preserve">ALEX: This isn't abandoned.</w:t>
        <w:br w:type="textWrapping"/>
        <w:t xml:space="preserve">BI11BOT: Only the mine.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P2: The gauge (medium)</w:t>
        <w:br w:type="textWrapping"/>
      </w:r>
      <w:r w:rsidDel="00000000" w:rsidR="00000000" w:rsidRPr="00000000">
        <w:rPr>
          <w:i w:val="1"/>
          <w:iCs w:val="1"/>
          <w:rtl w:val="0"/>
        </w:rPr>
        <w:t xml:space="preserve">Image:</w:t>
      </w:r>
      <w:r w:rsidDel="00000000" w:rsidR="00000000" w:rsidRPr="00000000">
        <w:rPr>
          <w:rtl w:val="0"/>
        </w:rPr>
        <w:t xml:space="preserve"> The gauge above the regulator, with two needles and an official-looking dial, one reading (post) 62%. On its data line sits the small white-and-amber node. Alex studies it with his arms crossed.</w:t>
        <w:br w:type="textWrapping"/>
        <w:t xml:space="preserve">ALEX: Gauge says most of the water goes to Keel.</w:t>
      </w:r>
    </w:p>
    <w:p w:rsidR="00000000" w:rsidDel="00000000" w:rsidP="00000000" w:rsidRDefault="00000000" w:rsidRPr="00000000" w14:paraId="00000184">
      <w:pPr>
        <w:spacing w:after="240" w:before="240" w:lineRule="auto"/>
        <w:rPr/>
      </w:pPr>
      <w:r w:rsidDel="00000000" w:rsidR="00000000" w:rsidRPr="00000000">
        <w:rPr>
          <w:b w:val="1"/>
          <w:bCs w:val="1"/>
          <w:rtl w:val="0"/>
        </w:rPr>
        <w:t xml:space="preserve">P3: The palms (split frame)</w:t>
        <w:br w:type="textWrapping"/>
      </w:r>
      <w:r w:rsidDel="00000000" w:rsidR="00000000" w:rsidRPr="00000000">
        <w:rPr>
          <w:i w:val="1"/>
          <w:iCs w:val="1"/>
          <w:rtl w:val="0"/>
        </w:rPr>
        <w:t xml:space="preserve">Image:</w:t>
      </w:r>
      <w:r w:rsidDel="00000000" w:rsidR="00000000" w:rsidRPr="00000000">
        <w:rPr>
          <w:rtl w:val="0"/>
        </w:rPr>
        <w:t xml:space="preserve"> Two extreme close-ups. On the left, Alex's palm flat on the Keel pipe, dull, cold and still, with a single thin bead of water. On the right, his other palm on the Uplink pipe, its surface trembling with motion lines.</w:t>
        <w:br w:type="textWrapping"/>
        <w:t xml:space="preserve">ALEX: Then why is this line almost dry?</w:t>
        <w:br w:type="textWrapping"/>
        <w:t xml:space="preserve">BI11BOT: Because the record and reality are telling different stories.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P4: The mark (tight)</w:t>
        <w:br w:type="textWrapping"/>
      </w:r>
      <w:r w:rsidDel="00000000" w:rsidR="00000000" w:rsidRPr="00000000">
        <w:rPr>
          <w:i w:val="1"/>
          <w:iCs w:val="1"/>
          <w:rtl w:val="0"/>
        </w:rPr>
        <w:t xml:space="preserve">Image:</w:t>
      </w:r>
      <w:r w:rsidDel="00000000" w:rsidR="00000000" w:rsidRPr="00000000">
        <w:rPr>
          <w:rtl w:val="0"/>
        </w:rPr>
        <w:t xml:space="preserve"> Close on the gauge housing, where a small balanced water-drop is stamped, worn but crisp. Alex's finger stops just short of it.</w:t>
        <w:br w:type="textWrapping"/>
        <w:t xml:space="preserve">ALEX: His mark. On the one instrument everyone trusts.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P5: The lie (two-shot)</w:t>
        <w:br w:type="textWrapping"/>
      </w:r>
      <w:r w:rsidDel="00000000" w:rsidR="00000000" w:rsidRPr="00000000">
        <w:rPr>
          <w:i w:val="1"/>
          <w:iCs w:val="1"/>
          <w:rtl w:val="0"/>
        </w:rPr>
        <w:t xml:space="preserve">Image:</w:t>
      </w:r>
      <w:r w:rsidDel="00000000" w:rsidR="00000000" w:rsidRPr="00000000">
        <w:rPr>
          <w:rtl w:val="0"/>
        </w:rPr>
        <w:t xml:space="preserve"> Alex turns to Bi11bot, a slow half-smile of understanding. Bi11bot's lens clicks.</w:t>
        <w:br w:type="textWrapping"/>
        <w:t xml:space="preserve">ALEX: He didn't hide it in the mine. He hid it in the lie.</w:t>
        <w:br w:type="textWrapping"/>
        <w:t xml:space="preserve">BI11BOT: Nobody checks what everybody trusts.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P6: The Measure (dominant)</w:t>
        <w:br w:type="textWrapping"/>
      </w:r>
      <w:r w:rsidDel="00000000" w:rsidR="00000000" w:rsidRPr="00000000">
        <w:rPr>
          <w:i w:val="1"/>
          <w:iCs w:val="1"/>
          <w:rtl w:val="0"/>
        </w:rPr>
        <w:t xml:space="preserve">Image:</w:t>
      </w:r>
      <w:r w:rsidDel="00000000" w:rsidR="00000000" w:rsidRPr="00000000">
        <w:rPr>
          <w:rtl w:val="0"/>
        </w:rPr>
        <w:t xml:space="preserve"> A low-angle wide shot. Alex has opened the gauge housing and lifts out the Measure, blue-white glass and brass, with a collar engraved (post) WHAT IS NOT MEASURED CAN BE MADE INVISIBLE. The gauge's needles drop dead. A hologram blooms from the instrument, and true flows light up: Uplink lines swell bright blue, and countless hidden pipes sweep past Keel's thin rust line toward Halyard and Oasis. Bi11bot stands beside Alex, amber at the edge. On the gauge's data line the small node flares full amber.</w:t>
        <w:br w:type="textWrapping"/>
        <w:t xml:space="preserve">ALEX: Keel never got this water.</w:t>
        <w:br w:type="textWrapping"/>
        <w:t xml:space="preserve">ALEX: Dad hid the truth inside the lie. And left me the proof.</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reader turns to Alpha's warning and the two paths.</w:t>
      </w:r>
    </w:p>
    <w:p w:rsidR="00000000" w:rsidDel="00000000" w:rsidP="00000000" w:rsidRDefault="00000000" w:rsidRPr="00000000" w14:paraId="0000018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PAGE 11: TWO PATHS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Page function:</w:t>
      </w:r>
      <w:r w:rsidDel="00000000" w:rsidR="00000000" w:rsidRPr="00000000">
        <w:rPr>
          <w:rtl w:val="0"/>
        </w:rPr>
        <w:t xml:space="preserve"> This is the chapter's one real test. Give Alex a sharp choice between his escape and a truth affecting everyone, with real weight on both sides, and let him choose. The escape route solves the token problem that broke his plan, so it isn't a gimmick. Bi11bot informs the choice without making it.</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Layout (portrait 2:3):</w:t>
      </w:r>
    </w:p>
    <w:p w:rsidR="00000000" w:rsidDel="00000000" w:rsidP="00000000" w:rsidRDefault="00000000" w:rsidRPr="00000000" w14:paraId="0000018D">
      <w:pPr>
        <w:numPr>
          <w:ilvl w:val="0"/>
          <w:numId w:val="14"/>
        </w:numPr>
        <w:spacing w:after="0" w:afterAutospacing="0" w:before="240" w:lineRule="auto"/>
        <w:ind w:left="720" w:hanging="360"/>
      </w:pPr>
      <w:r w:rsidDel="00000000" w:rsidR="00000000" w:rsidRPr="00000000">
        <w:rPr>
          <w:rtl w:val="0"/>
        </w:rPr>
        <w:t xml:space="preserve">Row A (18%): P1 full width and wide.</w:t>
      </w:r>
    </w:p>
    <w:p w:rsidR="00000000" w:rsidDel="00000000" w:rsidP="00000000" w:rsidRDefault="00000000" w:rsidRPr="00000000" w14:paraId="0000018E">
      <w:pPr>
        <w:numPr>
          <w:ilvl w:val="0"/>
          <w:numId w:val="14"/>
        </w:numPr>
        <w:spacing w:after="0" w:afterAutospacing="0" w:before="0" w:beforeAutospacing="0" w:lineRule="auto"/>
        <w:ind w:left="720" w:hanging="360"/>
      </w:pPr>
      <w:r w:rsidDel="00000000" w:rsidR="00000000" w:rsidRPr="00000000">
        <w:rPr>
          <w:rtl w:val="0"/>
        </w:rPr>
        <w:t xml:space="preserve">Row B (34%): P2 full width and dominant.</w:t>
      </w:r>
    </w:p>
    <w:p w:rsidR="00000000" w:rsidDel="00000000" w:rsidP="00000000" w:rsidRDefault="00000000" w:rsidRPr="00000000" w14:paraId="0000018F">
      <w:pPr>
        <w:numPr>
          <w:ilvl w:val="0"/>
          <w:numId w:val="14"/>
        </w:numPr>
        <w:spacing w:after="0" w:afterAutospacing="0" w:before="0" w:beforeAutospacing="0" w:lineRule="auto"/>
        <w:ind w:left="720" w:hanging="360"/>
      </w:pPr>
      <w:r w:rsidDel="00000000" w:rsidR="00000000" w:rsidRPr="00000000">
        <w:rPr>
          <w:rtl w:val="0"/>
        </w:rPr>
        <w:t xml:space="preserve">Row C (10%): P3, a full-width strip of four tiny frames.</w:t>
      </w:r>
    </w:p>
    <w:p w:rsidR="00000000" w:rsidDel="00000000" w:rsidP="00000000" w:rsidRDefault="00000000" w:rsidRPr="00000000" w14:paraId="00000190">
      <w:pPr>
        <w:numPr>
          <w:ilvl w:val="0"/>
          <w:numId w:val="14"/>
        </w:numPr>
        <w:spacing w:after="0" w:afterAutospacing="0" w:before="0" w:beforeAutospacing="0" w:lineRule="auto"/>
        <w:ind w:left="720" w:hanging="360"/>
      </w:pPr>
      <w:r w:rsidDel="00000000" w:rsidR="00000000" w:rsidRPr="00000000">
        <w:rPr>
          <w:rtl w:val="0"/>
        </w:rPr>
        <w:t xml:space="preserve">Row D (18%): P4 (55%) beside P5 (45%).</w:t>
      </w:r>
    </w:p>
    <w:p w:rsidR="00000000" w:rsidDel="00000000" w:rsidP="00000000" w:rsidRDefault="00000000" w:rsidRPr="00000000" w14:paraId="00000191">
      <w:pPr>
        <w:numPr>
          <w:ilvl w:val="0"/>
          <w:numId w:val="14"/>
        </w:numPr>
        <w:spacing w:after="240" w:before="0" w:beforeAutospacing="0" w:lineRule="auto"/>
        <w:ind w:left="720" w:hanging="360"/>
      </w:pPr>
      <w:r w:rsidDel="00000000" w:rsidR="00000000" w:rsidRPr="00000000">
        <w:rPr>
          <w:rtl w:val="0"/>
        </w:rPr>
        <w:t xml:space="preserve">Row E (20%): P6 full width and dominant.</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Style block:</w:t>
      </w:r>
      <w:r w:rsidDel="00000000" w:rsidR="00000000" w:rsidRPr="00000000">
        <w:rPr>
          <w:rtl w:val="0"/>
        </w:rPr>
        <w:t xml:space="preserve"> Inked graphic-novel realism, portrait 2:3, no lettering. Alpha's cold white takes over the chamber, and its lights wake one by one along the walls. The two holograms contrast. The escape route is one clean, narrow line of white-gold, certain and straight. The water diversion is a sprawling blue network with amber highlights, branching and unfinished. Their shapes rhyme with the equation on Alex's chip: the straight line is the known, and the branching network is the leap. Bi11bot's amber is the only warm source. Alex is lit gold-white on one side and blue on the other. P1 is a wide shot of the chamber waking. P2 is a wide, low shot with Alex between the two holograms. P3 is four tiny frames. P4 is a two-shot, P5 is a close-up on the chip, and P6 is a low angle on his fist and the Measure. The countdown numerals are large cold white, added in post. Leave the target labels blank for post.</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P1: The warning (wide)</w:t>
        <w:br w:type="textWrapping"/>
      </w:r>
      <w:r w:rsidDel="00000000" w:rsidR="00000000" w:rsidRPr="00000000">
        <w:rPr>
          <w:i w:val="1"/>
          <w:iCs w:val="1"/>
          <w:rtl w:val="0"/>
        </w:rPr>
        <w:t xml:space="preserve">Image:</w:t>
      </w:r>
      <w:r w:rsidDel="00000000" w:rsidR="00000000" w:rsidRPr="00000000">
        <w:rPr>
          <w:rtl w:val="0"/>
        </w:rPr>
        <w:t xml:space="preserve"> The chamber waking. Cold white lights come on along the walls, distant surveillance systems whir up, and the small node on the gauge line flares full amber. Over the hologram, a cold-white warning: (post) LEGACY BREACH DETECTED / TRACE INITIATED — LOCK IN 00:43. Alex and Bi11bot are small, the Measure glowing in Alex's hand.</w:t>
        <w:br w:type="textWrapping"/>
        <w:t xml:space="preserve">BI11BOT: Alpha's seen the data change. Forty-three seconds until it locks our position.</w:t>
        <w:br w:type="textWrapping"/>
        <w:t xml:space="preserve">ALEX: What can I do with forty-three seconds?</w:t>
        <w:br w:type="textWrapping"/>
        <w:t xml:space="preserve">BI11BOT: One truth. The Measure acts once.</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P2: Two paths (dominant)</w:t>
        <w:br w:type="textWrapping"/>
      </w:r>
      <w:r w:rsidDel="00000000" w:rsidR="00000000" w:rsidRPr="00000000">
        <w:rPr>
          <w:i w:val="1"/>
          <w:iCs w:val="1"/>
          <w:rtl w:val="0"/>
        </w:rPr>
        <w:t xml:space="preserve">Image:</w:t>
      </w:r>
      <w:r w:rsidDel="00000000" w:rsidR="00000000" w:rsidRPr="00000000">
        <w:rPr>
          <w:rtl w:val="0"/>
        </w:rPr>
        <w:t xml:space="preserve"> Alex stands centered between two holograms projected by the Measure. On the left, a narrow, straight white-gold line runs through maintenance tunnels to a Keel train platform with no gate and no scanner. On the right, a sprawling blue network shows Keel's thin rust line beside the bright pipes sweeping away toward Halyard and Oasis. The countdown numerals hang above, ticking. Bi11bot stands to one side.</w:t>
        <w:br w:type="textWrapping"/>
      </w:r>
      <w:r w:rsidDel="00000000" w:rsidR="00000000" w:rsidRPr="00000000">
        <w:rPr>
          <w:i w:val="1"/>
          <w:iCs w:val="1"/>
          <w:rtl w:val="0"/>
        </w:rPr>
        <w:t xml:space="preserve">Target labels (post):</w:t>
      </w:r>
      <w:r w:rsidDel="00000000" w:rsidR="00000000" w:rsidRPr="00000000">
        <w:rPr>
          <w:rtl w:val="0"/>
        </w:rPr>
        <w:t xml:space="preserve"> ESCAPE ROUTE / WATER DIVERSION</w:t>
        <w:br w:type="textWrapping"/>
        <w:t xml:space="preserve">BI11BOT: The first goes straight to the train yard. No token. No scan.</w:t>
        <w:br w:type="textWrapping"/>
        <w:t xml:space="preserve">BI11BOT: The second shows where Keel's water went.</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P3: What he weighs (strip of four frames)</w:t>
        <w:br w:type="textWrapping"/>
      </w:r>
      <w:r w:rsidDel="00000000" w:rsidR="00000000" w:rsidRPr="00000000">
        <w:rPr>
          <w:i w:val="1"/>
          <w:iCs w:val="1"/>
          <w:rtl w:val="0"/>
        </w:rPr>
        <w:t xml:space="preserve">Image:</w:t>
      </w:r>
      <w:r w:rsidDel="00000000" w:rsidR="00000000" w:rsidRPr="00000000">
        <w:rPr>
          <w:rtl w:val="0"/>
        </w:rPr>
        <w:t xml:space="preserve"> Four tiny frames, silent. (1) The debt screen: DEBT BALANCE 418,607, PROJECTED CLEARANCE 28.7 YEARS. (2) Grandmother folding her cloth. (3) Ada's hand pressing the marked plan into his. (4) Tomas's back turning toward Foreman-7.</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P4: What each costs (two-shot)</w:t>
        <w:br w:type="textWrapping"/>
      </w:r>
      <w:r w:rsidDel="00000000" w:rsidR="00000000" w:rsidRPr="00000000">
        <w:rPr>
          <w:i w:val="1"/>
          <w:iCs w:val="1"/>
          <w:rtl w:val="0"/>
        </w:rPr>
        <w:t xml:space="preserve">Image:</w:t>
      </w:r>
      <w:r w:rsidDel="00000000" w:rsidR="00000000" w:rsidRPr="00000000">
        <w:rPr>
          <w:rtl w:val="0"/>
        </w:rPr>
        <w:t xml:space="preserve"> Alex and Bi11bot in the cold light, the countdown in the corner.</w:t>
        <w:br w:type="textWrapping"/>
        <w:t xml:space="preserve">ALEX: If I leave, they seal this room by morning. Nobody ever knows.</w:t>
        <w:br w:type="textWrapping"/>
        <w:t xml:space="preserve">BI11BOT: Probably.</w:t>
        <w:br w:type="textWrapping"/>
        <w:t xml:space="preserve">ALEX: And if I don't leave?</w:t>
        <w:br w:type="textWrapping"/>
        <w:t xml:space="preserve">BI11BOT: Then you're here when they arrive.</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P5: The chip (close-up)</w:t>
        <w:br w:type="textWrapping"/>
      </w:r>
      <w:r w:rsidDel="00000000" w:rsidR="00000000" w:rsidRPr="00000000">
        <w:rPr>
          <w:i w:val="1"/>
          <w:iCs w:val="1"/>
          <w:rtl w:val="0"/>
        </w:rPr>
        <w:t xml:space="preserve">Image:</w:t>
      </w:r>
      <w:r w:rsidDel="00000000" w:rsidR="00000000" w:rsidRPr="00000000">
        <w:rPr>
          <w:rtl w:val="0"/>
        </w:rPr>
        <w:t xml:space="preserve"> Alex lifts the chip between the two holograms. Its looping etching lines up with the branching blue network, while the straight escape line runs past it, a hair off.</w:t>
        <w:br w:type="textWrapping"/>
        <w:t xml:space="preserve">ALEX: So tell me which one.</w:t>
        <w:br w:type="textWrapping"/>
        <w:t xml:space="preserve">BI11BOT: The Measure doesn't choose what matters. You do.</w:t>
      </w:r>
    </w:p>
    <w:p w:rsidR="00000000" w:rsidDel="00000000" w:rsidP="00000000" w:rsidRDefault="00000000" w:rsidRPr="00000000" w14:paraId="00000198">
      <w:pPr>
        <w:spacing w:after="240" w:before="240" w:lineRule="auto"/>
        <w:rPr/>
      </w:pPr>
      <w:r w:rsidDel="00000000" w:rsidR="00000000" w:rsidRPr="00000000">
        <w:rPr>
          <w:b w:val="1"/>
          <w:bCs w:val="1"/>
          <w:rtl w:val="0"/>
        </w:rPr>
        <w:t xml:space="preserve">P6: Someone has to (dominant)</w:t>
        <w:br w:type="textWrapping"/>
      </w:r>
      <w:r w:rsidDel="00000000" w:rsidR="00000000" w:rsidRPr="00000000">
        <w:rPr>
          <w:i w:val="1"/>
          <w:iCs w:val="1"/>
          <w:rtl w:val="0"/>
        </w:rPr>
        <w:t xml:space="preserve">Image:</w:t>
      </w:r>
      <w:r w:rsidDel="00000000" w:rsidR="00000000" w:rsidRPr="00000000">
        <w:rPr>
          <w:rtl w:val="0"/>
        </w:rPr>
        <w:t xml:space="preserve"> A low angle. Alex's thumb presses the WATER DIVERSION target on the Measure. Behind him, the narrow white-gold escape line snaps off and vanishes. The blue network surges outward along the pipes, and the countdown falls to (post) 00:19. Alex's jaw is set, half his face in blue and half in amber.</w:t>
        <w:br w:type="textWrapping"/>
        <w:t xml:space="preserve">ALEX: Someone has to.</w:t>
        <w:br w:type="textWrapping"/>
        <w:t xml:space="preserve">BI11BOT: Then let's be quick.</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Page-turn function:</w:t>
      </w:r>
      <w:r w:rsidDel="00000000" w:rsidR="00000000" w:rsidRPr="00000000">
        <w:rPr>
          <w:rtl w:val="0"/>
        </w:rPr>
        <w:t xml:space="preserve"> The truth is on its way, and the reader turns to see where it lands.</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Panel 2</w:t>
      </w:r>
    </w:p>
    <w:p w:rsidR="00000000" w:rsidDel="00000000" w:rsidP="00000000" w:rsidRDefault="00000000" w:rsidRPr="00000000" w14:paraId="0000019D">
      <w:pPr>
        <w:rPr>
          <w:b w:val="1"/>
          <w:bCs w:val="1"/>
        </w:rPr>
      </w:pPr>
      <w:r w:rsidDel="00000000" w:rsidR="00000000" w:rsidRPr="00000000">
        <w:rPr>
          <w:b w:val="1"/>
          <w:bCs w:val="1"/>
          <w:rtl w:val="0"/>
        </w:rPr>
        <w:t xml:space="preserve">Scene function</w:t>
      </w:r>
    </w:p>
    <w:p w:rsidR="00000000" w:rsidDel="00000000" w:rsidP="00000000" w:rsidRDefault="00000000" w:rsidRPr="00000000" w14:paraId="0000019E">
      <w:pPr>
        <w:rPr/>
      </w:pPr>
      <w:r w:rsidDel="00000000" w:rsidR="00000000" w:rsidRPr="00000000">
        <w:rPr>
          <w:rtl w:val="0"/>
        </w:rPr>
        <w:t xml:space="preserve">Show subtle budgeting and opportunity cost without turning the scene into a lesson.</w:t>
      </w:r>
    </w:p>
    <w:p w:rsidR="00000000" w:rsidDel="00000000" w:rsidP="00000000" w:rsidRDefault="00000000" w:rsidRPr="00000000" w14:paraId="0000019F">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1A0">
      <w:pPr>
        <w:rPr/>
      </w:pPr>
      <w:r w:rsidDel="00000000" w:rsidR="00000000" w:rsidRPr="00000000">
        <w:rPr>
          <w:rtl w:val="0"/>
        </w:rPr>
        <w:t xml:space="preserve">Close view of the table. A screen on the table shows a small number of credits separated into three practical needs beside labels: medicine for Grandmother, food and lamp power for the mine, and an unofficial train token. There are not enough credits for all three.</w:t>
      </w:r>
    </w:p>
    <w:p w:rsidR="00000000" w:rsidDel="00000000" w:rsidP="00000000" w:rsidRDefault="00000000" w:rsidRPr="00000000" w14:paraId="000001A1">
      <w:pPr>
        <w:rPr>
          <w:b w:val="1"/>
          <w:bCs w:val="1"/>
        </w:rPr>
      </w:pPr>
      <w:r w:rsidDel="00000000" w:rsidR="00000000" w:rsidRPr="00000000">
        <w:rPr>
          <w:b w:val="1"/>
          <w:bCs w:val="1"/>
          <w:rtl w:val="0"/>
        </w:rPr>
        <w:t xml:space="preserve">Dialogue</w:t>
      </w:r>
    </w:p>
    <w:p w:rsidR="00000000" w:rsidDel="00000000" w:rsidP="00000000" w:rsidRDefault="00000000" w:rsidRPr="00000000" w14:paraId="000001A2">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“You have enough for her medicine…”</w:t>
      </w:r>
    </w:p>
    <w:p w:rsidR="00000000" w:rsidDel="00000000" w:rsidP="00000000" w:rsidRDefault="00000000" w:rsidRPr="00000000" w14:paraId="000001A4">
      <w:pPr>
        <w:rPr/>
      </w:pPr>
      <w:r w:rsidDel="00000000" w:rsidR="00000000" w:rsidRPr="00000000">
        <w:rPr>
          <w:rtl w:val="0"/>
        </w:rPr>
        <w:t xml:space="preserve">“…or enough to buy the</w:t>
      </w:r>
      <w:sdt>
        <w:sdtPr>
          <w:id w:val="19634608"/>
          <w:tag w:val="goog_rdk_0"/>
        </w:sdtPr>
        <w:sdtContent>
          <w:del w:author="Robert Hawkins" w:id="0" w:date="2026-08-19T22:42:25Z"/>
          <w:sdt>
            <w:sdtPr>
              <w:id w:val="1686027362"/>
              <w:tag w:val="goog_rdk_1"/>
            </w:sdtPr>
            <w:sdtContent>
              <w:commentRangeStart w:id="0"/>
            </w:sdtContent>
          </w:sdt>
          <w:del w:author="Robert Hawkins" w:id="0" w:date="2026-08-19T22:42:25Z">
            <w:r w:rsidDel="00000000" w:rsidR="00000000" w:rsidRPr="00000000">
              <w:rPr>
                <w:rtl w:val="0"/>
              </w:rPr>
              <w:delText xml:space="preserve"> old </w:delText>
            </w:r>
          </w:del>
        </w:sdtContent>
      </w:sdt>
      <w:commentRangeEnd w:id="0"/>
      <w:r w:rsidDel="00000000" w:rsidR="00000000" w:rsidRPr="00000000">
        <w:commentReference w:id="0"/>
      </w:r>
      <w:r w:rsidDel="00000000" w:rsidR="00000000" w:rsidRPr="00000000">
        <w:rPr>
          <w:rtl w:val="0"/>
        </w:rPr>
        <w:t xml:space="preserve">transit token</w:t>
      </w:r>
      <w:sdt>
        <w:sdtPr>
          <w:id w:val="1870858920"/>
          <w:tag w:val="goog_rdk_2"/>
        </w:sdtPr>
        <w:sdtContent>
          <w:del w:author="Robert Hawkins" w:id="1" w:date="2026-08-19T22:42:20Z">
            <w:r w:rsidDel="00000000" w:rsidR="00000000" w:rsidRPr="00000000">
              <w:rPr>
                <w:rtl w:val="0"/>
              </w:rPr>
              <w:delText xml:space="preserve"> Tomas mentioned</w:delText>
            </w:r>
          </w:del>
        </w:sdtContent>
      </w:sdt>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“Not both.”</w:t>
      </w:r>
    </w:p>
    <w:p w:rsidR="00000000" w:rsidDel="00000000" w:rsidP="00000000" w:rsidRDefault="00000000" w:rsidRPr="00000000" w14:paraId="000001A7">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“A plan is simply a decision about what cannot happen yet.”</w:t>
      </w:r>
    </w:p>
    <w:p w:rsidR="00000000" w:rsidDel="00000000" w:rsidP="00000000" w:rsidRDefault="00000000" w:rsidRPr="00000000" w14:paraId="000001A9">
      <w:pPr>
        <w:rPr/>
      </w:pPr>
      <w:r w:rsidDel="00000000" w:rsidR="00000000" w:rsidRPr="00000000">
        <w:rPr>
          <w:rtl w:val="0"/>
        </w:rPr>
        <w:t xml:space="preserve">Alex pushes the medicine credits toward his grandmother.</w:t>
      </w:r>
    </w:p>
    <w:p w:rsidR="00000000" w:rsidDel="00000000" w:rsidP="00000000" w:rsidRDefault="00000000" w:rsidRPr="00000000" w14:paraId="000001AA">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“Medicine first.”</w:t>
      </w:r>
    </w:p>
    <w:p w:rsidR="00000000" w:rsidDel="00000000" w:rsidP="00000000" w:rsidRDefault="00000000" w:rsidRPr="00000000" w14:paraId="000001AC">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“Then the ticket?”</w:t>
      </w:r>
    </w:p>
    <w:p w:rsidR="00000000" w:rsidDel="00000000" w:rsidP="00000000" w:rsidRDefault="00000000" w:rsidRPr="00000000" w14:paraId="000001AE">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 earn it today.”</w:t>
      </w:r>
    </w:p>
    <w:p w:rsidR="00000000" w:rsidDel="00000000" w:rsidP="00000000" w:rsidRDefault="00000000" w:rsidRPr="00000000" w14:paraId="000001B0">
      <w:pPr>
        <w:rPr/>
      </w:pPr>
      <w:r w:rsidDel="00000000" w:rsidR="00000000" w:rsidRPr="00000000">
        <w:rPr>
          <w:rtl w:val="0"/>
        </w:rPr>
        <w:t xml:space="preserve">This embeds needs versus wants, saving, and opportunity cost without naming them.</w:t>
      </w:r>
    </w:p>
    <w:p w:rsidR="00000000" w:rsidDel="00000000" w:rsidP="00000000" w:rsidRDefault="00000000" w:rsidRPr="00000000" w14:paraId="000001B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Panel 3</w:t>
      </w:r>
    </w:p>
    <w:p w:rsidR="00000000" w:rsidDel="00000000" w:rsidP="00000000" w:rsidRDefault="00000000" w:rsidRPr="00000000" w14:paraId="000001B3">
      <w:pPr>
        <w:rPr>
          <w:b w:val="1"/>
          <w:bCs w:val="1"/>
        </w:rPr>
      </w:pPr>
      <w:r w:rsidDel="00000000" w:rsidR="00000000" w:rsidRPr="00000000">
        <w:rPr>
          <w:b w:val="1"/>
          <w:bCs w:val="1"/>
          <w:rtl w:val="0"/>
        </w:rPr>
        <w:t xml:space="preserve">Scene function</w:t>
      </w:r>
    </w:p>
    <w:p w:rsidR="00000000" w:rsidDel="00000000" w:rsidP="00000000" w:rsidRDefault="00000000" w:rsidRPr="00000000" w14:paraId="000001B4">
      <w:pPr>
        <w:rPr/>
      </w:pPr>
      <w:r w:rsidDel="00000000" w:rsidR="00000000" w:rsidRPr="00000000">
        <w:rPr>
          <w:rtl w:val="0"/>
        </w:rPr>
        <w:t xml:space="preserve">Move Alex into the active mine closest to the abandoned lithium zone and introduce automated surveillance.</w:t>
      </w:r>
    </w:p>
    <w:p w:rsidR="00000000" w:rsidDel="00000000" w:rsidP="00000000" w:rsidRDefault="00000000" w:rsidRPr="00000000" w14:paraId="000001B5">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1B6">
      <w:pPr>
        <w:rPr/>
      </w:pPr>
      <w:r w:rsidDel="00000000" w:rsidR="00000000" w:rsidRPr="00000000">
        <w:rPr>
          <w:rtl w:val="0"/>
        </w:rPr>
        <w:t xml:space="preserve">An active extraction mine bordering the sealed abandoned lithium zone. Workers pass through biometric gates. The supervisor is an industrial humanoid machine designated FOREMAN-7, with a smooth metal face and Alpha’s symbol on its chest. Farther down the tunnel, a faded warning sign points toward OLD LITHIUM WORKS — CLOSED.</w:t>
      </w:r>
    </w:p>
    <w:p w:rsidR="00000000" w:rsidDel="00000000" w:rsidP="00000000" w:rsidRDefault="00000000" w:rsidRPr="00000000" w14:paraId="000001B7">
      <w:pPr>
        <w:rPr>
          <w:b w:val="1"/>
          <w:bCs w:val="1"/>
        </w:rPr>
      </w:pPr>
      <w:r w:rsidDel="00000000" w:rsidR="00000000" w:rsidRPr="00000000">
        <w:rPr>
          <w:b w:val="1"/>
          <w:bCs w:val="1"/>
          <w:rtl w:val="0"/>
        </w:rPr>
        <w:t xml:space="preserve">Text box</w:t>
      </w:r>
    </w:p>
    <w:p w:rsidR="00000000" w:rsidDel="00000000" w:rsidP="00000000" w:rsidRDefault="00000000" w:rsidRPr="00000000" w14:paraId="000001B8">
      <w:pPr>
        <w:rPr/>
      </w:pPr>
      <w:r w:rsidDel="00000000" w:rsidR="00000000" w:rsidRPr="00000000">
        <w:rPr>
          <w:b w:val="1"/>
          <w:bCs w:val="1"/>
          <w:rtl w:val="0"/>
        </w:rPr>
        <w:t xml:space="preserve">KEEL EXTRACTION SITE 6</w:t>
      </w:r>
      <w:r w:rsidDel="00000000" w:rsidR="00000000" w:rsidRPr="00000000">
        <w:rPr>
          <w:rtl w:val="0"/>
        </w:rPr>
      </w:r>
    </w:p>
    <w:p w:rsidR="00000000" w:rsidDel="00000000" w:rsidP="00000000" w:rsidRDefault="00000000" w:rsidRPr="00000000" w14:paraId="000001B9">
      <w:pPr>
        <w:rPr>
          <w:b w:val="1"/>
          <w:bCs w:val="1"/>
        </w:rPr>
      </w:pPr>
      <w:sdt>
        <w:sdtPr>
          <w:id w:val="-2132078879"/>
          <w:tag w:val="goog_rdk_3"/>
        </w:sdtPr>
        <w:sdtContent>
          <w:commentRangeStart w:id="1"/>
        </w:sdtContent>
      </w:sdt>
      <w:r w:rsidDel="00000000" w:rsidR="00000000" w:rsidRPr="00000000">
        <w:rPr>
          <w:b w:val="1"/>
          <w:bCs w:val="1"/>
          <w:rtl w:val="0"/>
        </w:rPr>
        <w:t xml:space="preserve">Dialogue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“Worker Phantum.  Travel restriction confirmed.”</w:t>
      </w:r>
    </w:p>
    <w:p w:rsidR="00000000" w:rsidDel="00000000" w:rsidP="00000000" w:rsidRDefault="00000000" w:rsidRPr="00000000" w14:paraId="000001BC">
      <w:pPr>
        <w:rPr/>
      </w:pPr>
      <w:r w:rsidDel="00000000" w:rsidR="00000000" w:rsidRPr="00000000">
        <w:rPr>
          <w:b w:val="1"/>
          <w:bCs w:val="1"/>
          <w:rtl w:val="0"/>
        </w:rPr>
        <w:t xml:space="preserve">Bi11bot</w:t>
      </w:r>
      <w:r w:rsidDel="00000000" w:rsidR="00000000" w:rsidRPr="00000000">
        <w:rPr>
          <w:rtl w:val="0"/>
        </w:rPr>
        <w:t xml:space="preserve">, hidden behind a well</w:t>
      </w:r>
    </w:p>
    <w:p w:rsidR="00000000" w:rsidDel="00000000" w:rsidP="00000000" w:rsidRDefault="00000000" w:rsidRPr="00000000" w14:paraId="000001BD">
      <w:pPr>
        <w:rPr/>
      </w:pPr>
      <w:r w:rsidDel="00000000" w:rsidR="00000000" w:rsidRPr="00000000">
        <w:rPr>
          <w:b w:val="1"/>
          <w:bCs w:val="1"/>
          <w:rtl w:val="0"/>
        </w:rPr>
        <w:t xml:space="preserve">Alex (to old miner)</w:t>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“Is that the access route to the old Litheum mine?.”</w:t>
      </w:r>
    </w:p>
    <w:p w:rsidR="00000000" w:rsidDel="00000000" w:rsidP="00000000" w:rsidRDefault="00000000" w:rsidRPr="00000000" w14:paraId="000001BF">
      <w:pPr>
        <w:rPr>
          <w:b w:val="1"/>
          <w:bCs w:val="1"/>
        </w:rPr>
      </w:pPr>
      <w:r w:rsidDel="00000000" w:rsidR="00000000" w:rsidRPr="00000000">
        <w:rPr>
          <w:b w:val="1"/>
          <w:bCs w:val="1"/>
          <w:rtl w:val="0"/>
        </w:rPr>
        <w:t xml:space="preserve">Tomas (old miner)</w:t>
      </w:r>
    </w:p>
    <w:p w:rsidR="00000000" w:rsidDel="00000000" w:rsidP="00000000" w:rsidRDefault="00000000" w:rsidRPr="00000000" w14:paraId="000001C0">
      <w:pPr>
        <w:rPr>
          <w:b w:val="1"/>
          <w:bCs w:val="1"/>
        </w:rPr>
      </w:pPr>
      <w:r w:rsidDel="00000000" w:rsidR="00000000" w:rsidRPr="00000000">
        <w:rPr>
          <w:rtl w:val="0"/>
        </w:rPr>
        <w:t xml:space="preserve">“It’s not safe to go alone.  And they monitor access constantly.  Ill show you the way.  When I say go, you will have a 48 second window to enter the old mine undetected”</w:t>
      </w:r>
      <w:r w:rsidDel="00000000" w:rsidR="00000000" w:rsidRPr="00000000">
        <w:br w:type="page"/>
      </w:r>
      <w:r w:rsidDel="00000000" w:rsidR="00000000" w:rsidRPr="00000000">
        <w:rPr>
          <w:rtl w:val="0"/>
        </w:rPr>
      </w:r>
    </w:p>
    <w:p w:rsidR="00000000" w:rsidDel="00000000" w:rsidP="00000000" w:rsidRDefault="00000000" w:rsidRPr="00000000" w14:paraId="000001C1">
      <w:pPr>
        <w:rPr>
          <w:b w:val="1"/>
          <w:bCs w:val="1"/>
        </w:rPr>
      </w:pPr>
      <w:sdt>
        <w:sdtPr>
          <w:id w:val="-1844819598"/>
          <w:tag w:val="goog_rdk_4"/>
        </w:sdtPr>
        <w:sdtContent>
          <w:commentRangeStart w:id="2"/>
        </w:sdtContent>
      </w:sdt>
      <w:r w:rsidDel="00000000" w:rsidR="00000000" w:rsidRPr="00000000">
        <w:rPr>
          <w:b w:val="1"/>
          <w:bCs w:val="1"/>
          <w:rtl w:val="0"/>
        </w:rPr>
        <w:t xml:space="preserve">Panel 4</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1C3">
      <w:pPr>
        <w:rPr/>
      </w:pPr>
      <w:r w:rsidDel="00000000" w:rsidR="00000000" w:rsidRPr="00000000">
        <w:rPr>
          <w:rtl w:val="0"/>
        </w:rPr>
        <w:t xml:space="preserve">Raise the stakes around Tomas and create a believable reason for Alex to help him.</w:t>
      </w:r>
    </w:p>
    <w:p w:rsidR="00000000" w:rsidDel="00000000" w:rsidP="00000000" w:rsidRDefault="00000000" w:rsidRPr="00000000" w14:paraId="000001C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1C5">
      <w:pPr>
        <w:rPr/>
      </w:pPr>
      <w:r w:rsidDel="00000000" w:rsidR="00000000" w:rsidRPr="00000000">
        <w:rPr>
          <w:rtl w:val="0"/>
        </w:rPr>
        <w:t xml:space="preserve">A tunnel support cable snaps. An older miner, Tomas, is pinned beneath a damaged hauling frame while lithium dust begins leaking from a fractured old ventilation line. Other workers hesitate because leaving their assigned zones triggers wage penalties and disciplinary alerts.</w:t>
      </w:r>
    </w:p>
    <w:p w:rsidR="00000000" w:rsidDel="00000000" w:rsidP="00000000" w:rsidRDefault="00000000" w:rsidRPr="00000000" w14:paraId="000001C6">
      <w:pPr>
        <w:rPr/>
      </w:pPr>
      <w:r w:rsidDel="00000000" w:rsidR="00000000" w:rsidRPr="00000000">
        <w:rPr>
          <w:b w:val="1"/>
          <w:bCs w:val="1"/>
          <w:rtl w:val="0"/>
        </w:rPr>
        <w:t xml:space="preserve">Caption:  CRASH!  Old miner Tomas is trapped beneath rubble</w:t>
      </w: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Alex looks toward the side passage leading to the abandoned mine. The timing window is open now.  Alex looks at Tomas</w:t>
      </w:r>
    </w:p>
    <w:p w:rsidR="00000000" w:rsidDel="00000000" w:rsidP="00000000" w:rsidRDefault="00000000" w:rsidRPr="00000000" w14:paraId="000001C8">
      <w:pPr>
        <w:rPr/>
      </w:pPr>
      <w:r w:rsidDel="00000000" w:rsidR="00000000" w:rsidRPr="00000000">
        <w:rPr>
          <w:b w:val="1"/>
          <w:bCs w:val="1"/>
          <w:rtl w:val="0"/>
        </w:rPr>
        <w:t xml:space="preserve">Dialogue</w:t>
      </w: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b w:val="1"/>
          <w:bCs w:val="1"/>
          <w:rtl w:val="0"/>
        </w:rPr>
        <w:t xml:space="preserve">Alex </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“Another birthday surprise.  Now or never”  </w:t>
      </w:r>
    </w:p>
    <w:p w:rsidR="00000000" w:rsidDel="00000000" w:rsidP="00000000" w:rsidRDefault="00000000" w:rsidRPr="00000000" w14:paraId="000001CB">
      <w:pPr>
        <w:rPr/>
      </w:pPr>
      <w:r w:rsidDel="00000000" w:rsidR="00000000" w:rsidRPr="00000000">
        <w:rPr>
          <w:rtl w:val="0"/>
        </w:rPr>
        <w:t xml:space="preserve">He turns away from the gate and runs toward Tomas.</w:t>
      </w:r>
    </w:p>
    <w:p w:rsidR="00000000" w:rsidDel="00000000" w:rsidP="00000000" w:rsidRDefault="00000000" w:rsidRPr="00000000" w14:paraId="000001CC">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 guess it’s Never…Another day in the mines.”</w:t>
      </w:r>
    </w:p>
    <w:p w:rsidR="00000000" w:rsidDel="00000000" w:rsidP="00000000" w:rsidRDefault="00000000" w:rsidRPr="00000000" w14:paraId="000001C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F">
      <w:pPr>
        <w:rPr>
          <w:b w:val="1"/>
          <w:bCs w:val="1"/>
        </w:rPr>
      </w:pPr>
      <w:sdt>
        <w:sdtPr>
          <w:id w:val="-716160965"/>
          <w:tag w:val="goog_rdk_5"/>
        </w:sdtPr>
        <w:sdtContent>
          <w:commentRangeStart w:id="3"/>
        </w:sdtContent>
      </w:sdt>
      <w:r w:rsidDel="00000000" w:rsidR="00000000" w:rsidRPr="00000000">
        <w:rPr>
          <w:b w:val="1"/>
          <w:bCs w:val="1"/>
          <w:rtl w:val="0"/>
        </w:rPr>
        <w:t xml:space="preserve">Panel 5</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D0">
      <w:pPr>
        <w:rPr>
          <w:b w:val="1"/>
          <w:bCs w:val="1"/>
        </w:rPr>
      </w:pPr>
      <w:r w:rsidDel="00000000" w:rsidR="00000000" w:rsidRPr="00000000">
        <w:rPr>
          <w:b w:val="1"/>
          <w:bCs w:val="1"/>
          <w:rtl w:val="0"/>
        </w:rPr>
        <w:t xml:space="preserve">Scene function</w:t>
      </w:r>
    </w:p>
    <w:p w:rsidR="00000000" w:rsidDel="00000000" w:rsidP="00000000" w:rsidRDefault="00000000" w:rsidRPr="00000000" w14:paraId="000001D1">
      <w:pPr>
        <w:rPr/>
      </w:pPr>
      <w:r w:rsidDel="00000000" w:rsidR="00000000" w:rsidRPr="00000000">
        <w:rPr>
          <w:rtl w:val="0"/>
        </w:rPr>
        <w:t xml:space="preserve">Reveal that Tomas is connected to a hidden resistance and knew Adrian differently from the public story.</w:t>
      </w:r>
    </w:p>
    <w:p w:rsidR="00000000" w:rsidDel="00000000" w:rsidP="00000000" w:rsidRDefault="00000000" w:rsidRPr="00000000" w14:paraId="000001D2">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1D3">
      <w:pPr>
        <w:rPr/>
      </w:pPr>
      <w:r w:rsidDel="00000000" w:rsidR="00000000" w:rsidRPr="00000000">
        <w:rPr>
          <w:rtl w:val="0"/>
        </w:rPr>
        <w:t xml:space="preserve">Alex frees Tomas and manually seals the damaged vent. Foreman-7 approaches in the distance. Tomas sees Bi11bot emerge briefly and recognizes him.</w:t>
      </w:r>
    </w:p>
    <w:p w:rsidR="00000000" w:rsidDel="00000000" w:rsidP="00000000" w:rsidRDefault="00000000" w:rsidRPr="00000000" w14:paraId="000001D4">
      <w:pPr>
        <w:rPr>
          <w:b w:val="1"/>
          <w:bCs w:val="1"/>
        </w:rPr>
      </w:pPr>
      <w:r w:rsidDel="00000000" w:rsidR="00000000" w:rsidRPr="00000000">
        <w:rPr>
          <w:b w:val="1"/>
          <w:bCs w:val="1"/>
          <w:rtl w:val="0"/>
        </w:rPr>
        <w:t xml:space="preserve">Dialogue</w:t>
      </w:r>
    </w:p>
    <w:p w:rsidR="00000000" w:rsidDel="00000000" w:rsidP="00000000" w:rsidRDefault="00000000" w:rsidRPr="00000000" w14:paraId="000001D5">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“B1…”</w:t>
      </w:r>
    </w:p>
    <w:p w:rsidR="00000000" w:rsidDel="00000000" w:rsidP="00000000" w:rsidRDefault="00000000" w:rsidRPr="00000000" w14:paraId="000001D7">
      <w:pPr>
        <w:rPr/>
      </w:pPr>
      <w:r w:rsidDel="00000000" w:rsidR="00000000" w:rsidRPr="00000000">
        <w:rPr>
          <w:rtl w:val="0"/>
        </w:rPr>
        <w:t xml:space="preserve">Alex freezes.</w:t>
      </w:r>
    </w:p>
    <w:p w:rsidR="00000000" w:rsidDel="00000000" w:rsidP="00000000" w:rsidRDefault="00000000" w:rsidRPr="00000000" w14:paraId="000001D8">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“You know him?”</w:t>
      </w:r>
    </w:p>
    <w:p w:rsidR="00000000" w:rsidDel="00000000" w:rsidP="00000000" w:rsidRDefault="00000000" w:rsidRPr="00000000" w14:paraId="000001DA">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knew the man who built him. Not the one they put on casino walls, but the one who gave us a larger purpose.”</w:t>
      </w:r>
    </w:p>
    <w:p w:rsidR="00000000" w:rsidDel="00000000" w:rsidP="00000000" w:rsidRDefault="00000000" w:rsidRPr="00000000" w14:paraId="000001DC">
      <w:pPr>
        <w:rPr/>
      </w:pPr>
      <w:r w:rsidDel="00000000" w:rsidR="00000000" w:rsidRPr="00000000">
        <w:rPr>
          <w:rtl w:val="0"/>
        </w:rPr>
        <w:t xml:space="preserve">Tomas reveals a small carved symbol on his wrist guard: the same balanced water-drop symbol hidden in Adrian’s notes.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E0">
      <w:pPr>
        <w:rPr>
          <w:b w:val="1"/>
          <w:bCs w:val="1"/>
        </w:rPr>
      </w:pPr>
      <w:r w:rsidDel="00000000" w:rsidR="00000000" w:rsidRPr="00000000">
        <w:rPr>
          <w:b w:val="1"/>
          <w:bCs w:val="1"/>
          <w:rtl w:val="0"/>
        </w:rPr>
        <w:t xml:space="preserve">Panel 6</w:t>
      </w:r>
    </w:p>
    <w:p w:rsidR="00000000" w:rsidDel="00000000" w:rsidP="00000000" w:rsidRDefault="00000000" w:rsidRPr="00000000" w14:paraId="000001E1">
      <w:pPr>
        <w:rPr>
          <w:b w:val="1"/>
          <w:bCs w:val="1"/>
        </w:rPr>
      </w:pPr>
      <w:r w:rsidDel="00000000" w:rsidR="00000000" w:rsidRPr="00000000">
        <w:rPr>
          <w:b w:val="1"/>
          <w:bCs w:val="1"/>
          <w:rtl w:val="0"/>
        </w:rPr>
        <w:t xml:space="preserve">Scene function</w:t>
      </w:r>
    </w:p>
    <w:p w:rsidR="00000000" w:rsidDel="00000000" w:rsidP="00000000" w:rsidRDefault="00000000" w:rsidRPr="00000000" w14:paraId="000001E2">
      <w:pPr>
        <w:rPr/>
      </w:pPr>
      <w:r w:rsidDel="00000000" w:rsidR="00000000" w:rsidRPr="00000000">
        <w:rPr>
          <w:rtl w:val="0"/>
        </w:rPr>
        <w:t xml:space="preserve">Have Tomas repay Alex’s kindness and open the path to the abandoned mine.</w:t>
      </w:r>
    </w:p>
    <w:p w:rsidR="00000000" w:rsidDel="00000000" w:rsidP="00000000" w:rsidRDefault="00000000" w:rsidRPr="00000000" w14:paraId="000001E3">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1E4">
      <w:pPr>
        <w:rPr/>
      </w:pPr>
      <w:r w:rsidDel="00000000" w:rsidR="00000000" w:rsidRPr="00000000">
        <w:rPr>
          <w:rtl w:val="0"/>
        </w:rPr>
        <w:t xml:space="preserve">Foreman-7 closes in. Tomas deliberately strikes an emergency control, causing alarms, dust suppression, and equipment shutdowns across the active mine. Workers scatter. A concealed maintenance door behind an old lithium warning sign unlocks for several seconds.</w:t>
      </w:r>
    </w:p>
    <w:p w:rsidR="00000000" w:rsidDel="00000000" w:rsidP="00000000" w:rsidRDefault="00000000" w:rsidRPr="00000000" w14:paraId="000001E5">
      <w:pPr>
        <w:rPr>
          <w:b w:val="1"/>
          <w:bCs w:val="1"/>
        </w:rPr>
      </w:pPr>
      <w:sdt>
        <w:sdtPr>
          <w:id w:val="-1729932460"/>
          <w:tag w:val="goog_rdk_6"/>
        </w:sdtPr>
        <w:sdtContent>
          <w:commentRangeStart w:id="4"/>
        </w:sdtContent>
      </w:sdt>
      <w:r w:rsidDel="00000000" w:rsidR="00000000" w:rsidRPr="00000000">
        <w:rPr>
          <w:b w:val="1"/>
          <w:bCs w:val="1"/>
          <w:rtl w:val="0"/>
        </w:rPr>
        <w:t xml:space="preserve">Dialogue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E6">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“That door leads beneath the old lithium works.  I assume that is where you want to go”</w:t>
      </w:r>
    </w:p>
    <w:p w:rsidR="00000000" w:rsidDel="00000000" w:rsidP="00000000" w:rsidRDefault="00000000" w:rsidRPr="00000000" w14:paraId="000001E8">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“Come with us.”</w:t>
      </w:r>
    </w:p>
    <w:p w:rsidR="00000000" w:rsidDel="00000000" w:rsidP="00000000" w:rsidRDefault="00000000" w:rsidRPr="00000000" w14:paraId="000001EA">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“Someone has to make this look like an accident.”</w:t>
      </w:r>
    </w:p>
    <w:p w:rsidR="00000000" w:rsidDel="00000000" w:rsidP="00000000" w:rsidRDefault="00000000" w:rsidRPr="00000000" w14:paraId="000001EC">
      <w:pPr>
        <w:rPr/>
      </w:pPr>
      <w:r w:rsidDel="00000000" w:rsidR="00000000" w:rsidRPr="00000000">
        <w:rPr>
          <w:rtl w:val="0"/>
        </w:rPr>
        <w:t xml:space="preserve">He hands Alex an old mechanical access key.</w:t>
      </w:r>
    </w:p>
    <w:p w:rsidR="00000000" w:rsidDel="00000000" w:rsidP="00000000" w:rsidRDefault="00000000" w:rsidRPr="00000000" w14:paraId="000001ED">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“Your father believed people help each other before they know whether it will be repaid.”</w:t>
      </w:r>
    </w:p>
    <w:p w:rsidR="00000000" w:rsidDel="00000000" w:rsidP="00000000" w:rsidRDefault="00000000" w:rsidRPr="00000000" w14:paraId="000001EF">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“What happens to you?”</w:t>
      </w:r>
    </w:p>
    <w:p w:rsidR="00000000" w:rsidDel="00000000" w:rsidP="00000000" w:rsidRDefault="00000000" w:rsidRPr="00000000" w14:paraId="000001F1">
      <w:pPr>
        <w:rPr/>
      </w:pPr>
      <w:r w:rsidDel="00000000" w:rsidR="00000000" w:rsidRPr="00000000">
        <w:rPr>
          <w:rtl w:val="0"/>
        </w:rPr>
        <w:t xml:space="preserve">Tomas looks toward Foreman-7.</w:t>
      </w:r>
    </w:p>
    <w:p w:rsidR="00000000" w:rsidDel="00000000" w:rsidP="00000000" w:rsidRDefault="00000000" w:rsidRPr="00000000" w14:paraId="000001F2">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“Today?”</w:t>
      </w:r>
    </w:p>
    <w:p w:rsidR="00000000" w:rsidDel="00000000" w:rsidP="00000000" w:rsidRDefault="00000000" w:rsidRPr="00000000" w14:paraId="000001F4">
      <w:pPr>
        <w:rPr/>
      </w:pPr>
      <w:r w:rsidDel="00000000" w:rsidR="00000000" w:rsidRPr="00000000">
        <w:rPr>
          <w:rtl w:val="0"/>
        </w:rPr>
        <w:t xml:space="preserve">“Another small act of resistance.”</w:t>
      </w:r>
    </w:p>
    <w:p w:rsidR="00000000" w:rsidDel="00000000" w:rsidP="00000000" w:rsidRDefault="00000000" w:rsidRPr="00000000" w14:paraId="000001F5">
      <w:pPr>
        <w:rPr/>
      </w:pPr>
      <w:r w:rsidDel="00000000" w:rsidR="00000000" w:rsidRPr="00000000">
        <w:rPr>
          <w:rtl w:val="0"/>
        </w:rPr>
        <w:t xml:space="preserve">He triggers the alarm.</w:t>
      </w:r>
    </w:p>
    <w:p w:rsidR="00000000" w:rsidDel="00000000" w:rsidP="00000000" w:rsidRDefault="00000000" w:rsidRPr="00000000" w14:paraId="000001F6">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“Go.”</w:t>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rPr>
          <w:b w:val="1"/>
          <w:bCs w:val="1"/>
        </w:rPr>
      </w:pPr>
      <w:r w:rsidDel="00000000" w:rsidR="00000000" w:rsidRPr="00000000">
        <w:rPr>
          <w:b w:val="1"/>
          <w:bCs w:val="1"/>
          <w:rtl w:val="0"/>
        </w:rPr>
        <w:t xml:space="preserve">Page 3: Inside the Error</w:t>
      </w:r>
    </w:p>
    <w:p w:rsidR="00000000" w:rsidDel="00000000" w:rsidP="00000000" w:rsidRDefault="00000000" w:rsidRPr="00000000" w14:paraId="000001FA">
      <w:pPr>
        <w:rPr>
          <w:b w:val="1"/>
          <w:bCs w:val="1"/>
        </w:rPr>
      </w:pPr>
      <w:r w:rsidDel="00000000" w:rsidR="00000000" w:rsidRPr="00000000">
        <w:rPr>
          <w:b w:val="1"/>
          <w:bCs w:val="1"/>
          <w:rtl w:val="0"/>
        </w:rPr>
        <w:t xml:space="preserve">Page Function</w:t>
      </w:r>
    </w:p>
    <w:p w:rsidR="00000000" w:rsidDel="00000000" w:rsidP="00000000" w:rsidRDefault="00000000" w:rsidRPr="00000000" w14:paraId="000001FB">
      <w:pPr>
        <w:rPr/>
      </w:pPr>
      <w:r w:rsidDel="00000000" w:rsidR="00000000" w:rsidRPr="00000000">
        <w:rPr>
          <w:rtl w:val="0"/>
        </w:rPr>
        <w:t xml:space="preserve">Use Tomas’s distraction to send Alex and Bi11bot into the abandoned lithium mine. Reveal that the mine is concealing an unauthorized water-diversion system. Recover the Measure from inside the system’s hidden error.</w:t>
      </w:r>
    </w:p>
    <w:p w:rsidR="00000000" w:rsidDel="00000000" w:rsidP="00000000" w:rsidRDefault="00000000" w:rsidRPr="00000000" w14:paraId="000001FC">
      <w:pPr>
        <w:rPr>
          <w:b w:val="1"/>
          <w:bCs w:val="1"/>
        </w:rPr>
      </w:pPr>
      <w:r w:rsidDel="00000000" w:rsidR="00000000" w:rsidRPr="00000000">
        <w:rPr>
          <w:b w:val="1"/>
          <w:bCs w:val="1"/>
          <w:rtl w:val="0"/>
        </w:rPr>
        <w:t xml:space="preserve">Characters</w:t>
      </w:r>
    </w:p>
    <w:p w:rsidR="00000000" w:rsidDel="00000000" w:rsidP="00000000" w:rsidRDefault="00000000" w:rsidRPr="00000000" w14:paraId="000001FD">
      <w:pPr>
        <w:numPr>
          <w:ilvl w:val="0"/>
          <w:numId w:val="15"/>
        </w:numPr>
        <w:ind w:left="720" w:hanging="360"/>
        <w:rPr/>
      </w:pPr>
      <w:r w:rsidDel="00000000" w:rsidR="00000000" w:rsidRPr="00000000">
        <w:rPr>
          <w:rtl w:val="0"/>
        </w:rPr>
        <w:t xml:space="preserve">Alex </w:t>
      </w:r>
    </w:p>
    <w:p w:rsidR="00000000" w:rsidDel="00000000" w:rsidP="00000000" w:rsidRDefault="00000000" w:rsidRPr="00000000" w14:paraId="000001FE">
      <w:pPr>
        <w:numPr>
          <w:ilvl w:val="0"/>
          <w:numId w:val="15"/>
        </w:numPr>
        <w:ind w:left="720" w:hanging="360"/>
        <w:rPr/>
      </w:pPr>
      <w:r w:rsidDel="00000000" w:rsidR="00000000" w:rsidRPr="00000000">
        <w:rPr>
          <w:rtl w:val="0"/>
        </w:rPr>
        <w:t xml:space="preserve">Bi11bot </w:t>
      </w:r>
    </w:p>
    <w:p w:rsidR="00000000" w:rsidDel="00000000" w:rsidP="00000000" w:rsidRDefault="00000000" w:rsidRPr="00000000" w14:paraId="000001FF">
      <w:pPr>
        <w:numPr>
          <w:ilvl w:val="0"/>
          <w:numId w:val="15"/>
        </w:numPr>
        <w:ind w:left="720" w:hanging="360"/>
        <w:rPr/>
      </w:pPr>
      <w:r w:rsidDel="00000000" w:rsidR="00000000" w:rsidRPr="00000000">
        <w:rPr>
          <w:rtl w:val="0"/>
        </w:rPr>
        <w:t xml:space="preserve">Ada</w:t>
      </w:r>
    </w:p>
    <w:p w:rsidR="00000000" w:rsidDel="00000000" w:rsidP="00000000" w:rsidRDefault="00000000" w:rsidRPr="00000000" w14:paraId="00000200">
      <w:pPr>
        <w:numPr>
          <w:ilvl w:val="0"/>
          <w:numId w:val="15"/>
        </w:numPr>
        <w:ind w:left="720" w:hanging="360"/>
        <w:rPr/>
      </w:pPr>
      <w:r w:rsidDel="00000000" w:rsidR="00000000" w:rsidRPr="00000000">
        <w:rPr>
          <w:rtl w:val="0"/>
        </w:rPr>
        <w:t xml:space="preserve">Tomas, briefly </w:t>
      </w:r>
    </w:p>
    <w:p w:rsidR="00000000" w:rsidDel="00000000" w:rsidP="00000000" w:rsidRDefault="00000000" w:rsidRPr="00000000" w14:paraId="00000201">
      <w:pPr>
        <w:numPr>
          <w:ilvl w:val="0"/>
          <w:numId w:val="15"/>
        </w:numPr>
        <w:ind w:left="720" w:hanging="360"/>
        <w:rPr/>
      </w:pPr>
      <w:r w:rsidDel="00000000" w:rsidR="00000000" w:rsidRPr="00000000">
        <w:rPr>
          <w:rtl w:val="0"/>
        </w:rPr>
        <w:t xml:space="preserve">Foreman-7 and security drones </w:t>
      </w:r>
    </w:p>
    <w:p w:rsidR="00000000" w:rsidDel="00000000" w:rsidP="00000000" w:rsidRDefault="00000000" w:rsidRPr="00000000" w14:paraId="00000202">
      <w:pPr>
        <w:numPr>
          <w:ilvl w:val="0"/>
          <w:numId w:val="15"/>
        </w:numPr>
        <w:ind w:left="720" w:hanging="360"/>
        <w:rPr/>
      </w:pPr>
      <w:r w:rsidDel="00000000" w:rsidR="00000000" w:rsidRPr="00000000">
        <w:rPr>
          <w:rtl w:val="0"/>
        </w:rPr>
        <w:t xml:space="preserve">Mera, observing </w:t>
      </w:r>
    </w:p>
    <w:p w:rsidR="00000000" w:rsidDel="00000000" w:rsidP="00000000" w:rsidRDefault="00000000" w:rsidRPr="00000000" w14:paraId="00000203">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204">
      <w:pPr>
        <w:rPr/>
      </w:pPr>
      <w:r w:rsidDel="00000000" w:rsidR="00000000" w:rsidRPr="00000000">
        <w:rPr>
          <w:rtl w:val="0"/>
        </w:rPr>
        <w:t xml:space="preserve">Alex and Bi11bot must navigate falsified maps, avoid Alpha’s security, and understand Adrian’s clue before they are trapped underground.</w:t>
      </w:r>
    </w:p>
    <w:p w:rsidR="00000000" w:rsidDel="00000000" w:rsidP="00000000" w:rsidRDefault="00000000" w:rsidRPr="00000000" w14:paraId="00000205">
      <w:pPr>
        <w:rPr>
          <w:b w:val="1"/>
          <w:bCs w:val="1"/>
        </w:rPr>
      </w:pPr>
      <w:r w:rsidDel="00000000" w:rsidR="00000000" w:rsidRPr="00000000">
        <w:rPr>
          <w:b w:val="1"/>
          <w:bCs w:val="1"/>
          <w:rtl w:val="0"/>
        </w:rPr>
        <w:t xml:space="preserve">Decision</w:t>
      </w:r>
    </w:p>
    <w:p w:rsidR="00000000" w:rsidDel="00000000" w:rsidP="00000000" w:rsidRDefault="00000000" w:rsidRPr="00000000" w14:paraId="00000206">
      <w:pPr>
        <w:rPr/>
      </w:pPr>
      <w:r w:rsidDel="00000000" w:rsidR="00000000" w:rsidRPr="00000000">
        <w:rPr>
          <w:rtl w:val="0"/>
        </w:rPr>
        <w:t xml:space="preserve">Alex follows evidence of water rather than the official mine route.</w:t>
      </w:r>
    </w:p>
    <w:p w:rsidR="00000000" w:rsidDel="00000000" w:rsidP="00000000" w:rsidRDefault="00000000" w:rsidRPr="00000000" w14:paraId="00000207">
      <w:pPr>
        <w:rPr>
          <w:b w:val="1"/>
          <w:bCs w:val="1"/>
        </w:rPr>
      </w:pPr>
      <w:r w:rsidDel="00000000" w:rsidR="00000000" w:rsidRPr="00000000">
        <w:rPr>
          <w:b w:val="1"/>
          <w:bCs w:val="1"/>
          <w:rtl w:val="0"/>
        </w:rPr>
        <w:t xml:space="preserve">Price</w:t>
      </w:r>
    </w:p>
    <w:p w:rsidR="00000000" w:rsidDel="00000000" w:rsidP="00000000" w:rsidRDefault="00000000" w:rsidRPr="00000000" w14:paraId="00000208">
      <w:pPr>
        <w:rPr/>
      </w:pPr>
      <w:r w:rsidDel="00000000" w:rsidR="00000000" w:rsidRPr="00000000">
        <w:rPr>
          <w:rtl w:val="0"/>
        </w:rPr>
        <w:t xml:space="preserve">The deeper they enter, the more obvious their intrusion becomes to Alpha.</w:t>
      </w:r>
    </w:p>
    <w:p w:rsidR="00000000" w:rsidDel="00000000" w:rsidP="00000000" w:rsidRDefault="00000000" w:rsidRPr="00000000" w14:paraId="00000209">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20A">
      <w:pPr>
        <w:numPr>
          <w:ilvl w:val="0"/>
          <w:numId w:val="16"/>
        </w:numPr>
        <w:ind w:left="720" w:hanging="360"/>
        <w:rPr/>
      </w:pPr>
      <w:r w:rsidDel="00000000" w:rsidR="00000000" w:rsidRPr="00000000">
        <w:rPr>
          <w:rtl w:val="0"/>
        </w:rPr>
        <w:t xml:space="preserve">Why is water flowing through an abandoned lithium mine? </w:t>
      </w:r>
    </w:p>
    <w:p w:rsidR="00000000" w:rsidDel="00000000" w:rsidP="00000000" w:rsidRDefault="00000000" w:rsidRPr="00000000" w14:paraId="0000020B">
      <w:pPr>
        <w:numPr>
          <w:ilvl w:val="0"/>
          <w:numId w:val="16"/>
        </w:numPr>
        <w:ind w:left="720" w:hanging="360"/>
        <w:rPr/>
      </w:pPr>
      <w:r w:rsidDel="00000000" w:rsidR="00000000" w:rsidRPr="00000000">
        <w:rPr>
          <w:rtl w:val="0"/>
        </w:rPr>
        <w:t xml:space="preserve">Who inserted false coordinates? </w:t>
      </w:r>
    </w:p>
    <w:p w:rsidR="00000000" w:rsidDel="00000000" w:rsidP="00000000" w:rsidRDefault="00000000" w:rsidRPr="00000000" w14:paraId="0000020C">
      <w:pPr>
        <w:numPr>
          <w:ilvl w:val="0"/>
          <w:numId w:val="16"/>
        </w:numPr>
        <w:ind w:left="720" w:hanging="360"/>
        <w:rPr/>
      </w:pPr>
      <w:r w:rsidDel="00000000" w:rsidR="00000000" w:rsidRPr="00000000">
        <w:rPr>
          <w:rtl w:val="0"/>
        </w:rPr>
        <w:t xml:space="preserve">Did Adrian discover the diversion? </w:t>
      </w:r>
    </w:p>
    <w:p w:rsidR="00000000" w:rsidDel="00000000" w:rsidP="00000000" w:rsidRDefault="00000000" w:rsidRPr="00000000" w14:paraId="0000020D">
      <w:pPr>
        <w:numPr>
          <w:ilvl w:val="0"/>
          <w:numId w:val="16"/>
        </w:numPr>
        <w:ind w:left="720" w:hanging="360"/>
        <w:rPr/>
      </w:pPr>
      <w:r w:rsidDel="00000000" w:rsidR="00000000" w:rsidRPr="00000000">
        <w:rPr>
          <w:rtl w:val="0"/>
        </w:rPr>
        <w:t xml:space="preserve">Is Alpha concealing the system or unaware of it? </w:t>
      </w:r>
    </w:p>
    <w:p w:rsidR="00000000" w:rsidDel="00000000" w:rsidP="00000000" w:rsidRDefault="00000000" w:rsidRPr="00000000" w14:paraId="0000020E">
      <w:pPr>
        <w:numPr>
          <w:ilvl w:val="0"/>
          <w:numId w:val="16"/>
        </w:numPr>
        <w:ind w:left="720" w:hanging="360"/>
        <w:rPr/>
      </w:pPr>
      <w:r w:rsidDel="00000000" w:rsidR="00000000" w:rsidRPr="00000000">
        <w:rPr>
          <w:rtl w:val="0"/>
        </w:rPr>
        <w:t xml:space="preserve">What will the Measure allow Alex to see? </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1">
      <w:pPr>
        <w:rPr>
          <w:b w:val="1"/>
          <w:bCs w:val="1"/>
        </w:rPr>
      </w:pPr>
      <w:r w:rsidDel="00000000" w:rsidR="00000000" w:rsidRPr="00000000">
        <w:rPr>
          <w:b w:val="1"/>
          <w:bCs w:val="1"/>
          <w:rtl w:val="0"/>
        </w:rPr>
        <w:t xml:space="preserve">Panel 1</w:t>
      </w:r>
    </w:p>
    <w:p w:rsidR="00000000" w:rsidDel="00000000" w:rsidP="00000000" w:rsidRDefault="00000000" w:rsidRPr="00000000" w14:paraId="0000021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13">
      <w:pPr>
        <w:rPr/>
      </w:pPr>
      <w:r w:rsidDel="00000000" w:rsidR="00000000" w:rsidRPr="00000000">
        <w:rPr>
          <w:rtl w:val="0"/>
        </w:rPr>
        <w:t xml:space="preserve">Show Tomas’s sacrifice creating the opening.</w:t>
      </w:r>
    </w:p>
    <w:p w:rsidR="00000000" w:rsidDel="00000000" w:rsidP="00000000" w:rsidRDefault="00000000" w:rsidRPr="00000000" w14:paraId="00000214">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15">
      <w:pPr>
        <w:rPr/>
      </w:pPr>
      <w:r w:rsidDel="00000000" w:rsidR="00000000" w:rsidRPr="00000000">
        <w:rPr>
          <w:rtl w:val="0"/>
        </w:rPr>
        <w:t xml:space="preserve">Tomas stands in the active mine amid alarms and dust-suppression mist, confronting Foreman-7 and drawing two security drones toward himself. In the background, Alex slips through the concealed maintenance door with Bi11bot.</w:t>
      </w:r>
    </w:p>
    <w:p w:rsidR="00000000" w:rsidDel="00000000" w:rsidP="00000000" w:rsidRDefault="00000000" w:rsidRPr="00000000" w14:paraId="00000216">
      <w:pPr>
        <w:rPr>
          <w:b w:val="1"/>
          <w:bCs w:val="1"/>
        </w:rPr>
      </w:pPr>
      <w:r w:rsidDel="00000000" w:rsidR="00000000" w:rsidRPr="00000000">
        <w:rPr>
          <w:b w:val="1"/>
          <w:bCs w:val="1"/>
          <w:rtl w:val="0"/>
        </w:rPr>
        <w:t xml:space="preserve">Dialogue</w:t>
      </w:r>
    </w:p>
    <w:p w:rsidR="00000000" w:rsidDel="00000000" w:rsidP="00000000" w:rsidRDefault="00000000" w:rsidRPr="00000000" w14:paraId="00000217">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“Worker Tomas.”</w:t>
      </w:r>
    </w:p>
    <w:p w:rsidR="00000000" w:rsidDel="00000000" w:rsidP="00000000" w:rsidRDefault="00000000" w:rsidRPr="00000000" w14:paraId="00000219">
      <w:pPr>
        <w:rPr/>
      </w:pPr>
      <w:r w:rsidDel="00000000" w:rsidR="00000000" w:rsidRPr="00000000">
        <w:rPr>
          <w:rtl w:val="0"/>
        </w:rPr>
        <w:t xml:space="preserve">“You initiated an unauthorized shutdown.”</w:t>
      </w:r>
    </w:p>
    <w:p w:rsidR="00000000" w:rsidDel="00000000" w:rsidP="00000000" w:rsidRDefault="00000000" w:rsidRPr="00000000" w14:paraId="0000021A">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“Must be my age.”</w:t>
      </w:r>
    </w:p>
    <w:p w:rsidR="00000000" w:rsidDel="00000000" w:rsidP="00000000" w:rsidRDefault="00000000" w:rsidRPr="00000000" w14:paraId="0000021C">
      <w:pPr>
        <w:rPr/>
      </w:pPr>
      <w:r w:rsidDel="00000000" w:rsidR="00000000" w:rsidRPr="00000000">
        <w:rPr>
          <w:rtl w:val="0"/>
        </w:rPr>
        <w:t xml:space="preserve">He looks toward the hidden door as it closes behind Alex.</w:t>
      </w:r>
    </w:p>
    <w:p w:rsidR="00000000" w:rsidDel="00000000" w:rsidP="00000000" w:rsidRDefault="00000000" w:rsidRPr="00000000" w14:paraId="0000021D">
      <w:pPr>
        <w:rPr/>
      </w:pPr>
      <w:sdt>
        <w:sdtPr>
          <w:id w:val="-1059041217"/>
          <w:tag w:val="goog_rdk_7"/>
        </w:sdtPr>
        <w:sdtContent>
          <w:commentRangeStart w:id="5"/>
        </w:sdtContent>
      </w:sdt>
      <w:r w:rsidDel="00000000" w:rsidR="00000000" w:rsidRPr="00000000">
        <w:rPr>
          <w:rtl w:val="0"/>
        </w:rPr>
        <w:t xml:space="preserve">“I forget which rules matter.”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F">
      <w:pPr>
        <w:rPr>
          <w:b w:val="1"/>
          <w:bCs w:val="1"/>
        </w:rPr>
      </w:pPr>
      <w:r w:rsidDel="00000000" w:rsidR="00000000" w:rsidRPr="00000000">
        <w:rPr>
          <w:b w:val="1"/>
          <w:bCs w:val="1"/>
          <w:rtl w:val="0"/>
        </w:rPr>
        <w:t xml:space="preserve">Panel 2</w:t>
      </w:r>
    </w:p>
    <w:p w:rsidR="00000000" w:rsidDel="00000000" w:rsidP="00000000" w:rsidRDefault="00000000" w:rsidRPr="00000000" w14:paraId="00000220">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21">
      <w:pPr>
        <w:rPr/>
      </w:pPr>
      <w:r w:rsidDel="00000000" w:rsidR="00000000" w:rsidRPr="00000000">
        <w:rPr>
          <w:rtl w:val="0"/>
        </w:rPr>
        <w:t xml:space="preserve">Show the falsified map and Ada’s essential role.</w:t>
      </w:r>
    </w:p>
    <w:p w:rsidR="00000000" w:rsidDel="00000000" w:rsidP="00000000" w:rsidRDefault="00000000" w:rsidRPr="00000000" w14:paraId="00000222">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23">
      <w:pPr>
        <w:rPr/>
      </w:pPr>
      <w:r w:rsidDel="00000000" w:rsidR="00000000" w:rsidRPr="00000000">
        <w:rPr>
          <w:rtl w:val="0"/>
        </w:rPr>
        <w:t xml:space="preserve">Inside the abandoned lithium mine, corroded rails, collapsed supports, mineral stains, and old extraction machinery surround Alex and Bi11bot. Bi11bot projects Adrian’s map over Alpha’s official map. The two maps no longer align. Ada studies the same data in the workshop, with paper plans spread across Adrian’s desk.</w:t>
      </w:r>
    </w:p>
    <w:p w:rsidR="00000000" w:rsidDel="00000000" w:rsidP="00000000" w:rsidRDefault="00000000" w:rsidRPr="00000000" w14:paraId="00000224">
      <w:pPr>
        <w:rPr>
          <w:b w:val="1"/>
          <w:bCs w:val="1"/>
        </w:rPr>
      </w:pPr>
      <w:sdt>
        <w:sdtPr>
          <w:id w:val="-1485767737"/>
          <w:tag w:val="goog_rdk_8"/>
        </w:sdtPr>
        <w:sdtContent>
          <w:commentRangeStart w:id="6"/>
        </w:sdtContent>
      </w:sdt>
      <w:r w:rsidDel="00000000" w:rsidR="00000000" w:rsidRPr="00000000">
        <w:rPr>
          <w:b w:val="1"/>
          <w:bCs w:val="1"/>
          <w:rtl w:val="0"/>
        </w:rPr>
        <w:t xml:space="preserve">Dialogue</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226">
      <w:pPr>
        <w:rPr>
          <w:b w:val="1"/>
          <w:bCs w:val="1"/>
        </w:rPr>
      </w:pPr>
      <w:r w:rsidDel="00000000" w:rsidR="00000000" w:rsidRPr="00000000">
        <w:rPr>
          <w:rtl w:val="0"/>
        </w:rPr>
        <w:t xml:space="preserve">“Stop.  Alpha just moved you.  </w:t>
      </w:r>
      <w:r w:rsidDel="00000000" w:rsidR="00000000" w:rsidRPr="00000000">
        <w:rPr>
          <w:rtl w:val="0"/>
        </w:rPr>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28">
      <w:pPr>
        <w:spacing w:after="240" w:before="240" w:lineRule="auto"/>
        <w:ind w:left="0" w:right="600" w:firstLine="0"/>
        <w:rPr/>
      </w:pPr>
      <w:r w:rsidDel="00000000" w:rsidR="00000000" w:rsidRPr="00000000">
        <w:rPr>
          <w:rtl w:val="0"/>
        </w:rPr>
        <w:t xml:space="preserve">“I haven’t moved.”</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22A">
      <w:pPr>
        <w:spacing w:after="240" w:before="240" w:lineRule="auto"/>
        <w:ind w:left="0" w:right="600" w:firstLine="0"/>
        <w:rPr/>
      </w:pPr>
      <w:r w:rsidDel="00000000" w:rsidR="00000000" w:rsidRPr="00000000">
        <w:rPr>
          <w:rtl w:val="0"/>
        </w:rPr>
        <w:t xml:space="preserve">“Then someone is rewriting the map.”</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22C">
      <w:pPr>
        <w:spacing w:after="240" w:before="240" w:lineRule="auto"/>
        <w:ind w:left="0" w:right="600" w:firstLine="0"/>
        <w:rPr/>
      </w:pPr>
      <w:r w:rsidDel="00000000" w:rsidR="00000000" w:rsidRPr="00000000">
        <w:rPr>
          <w:rtl w:val="0"/>
        </w:rPr>
        <w:t xml:space="preserve">“Forget the route. Adrian marked every third junction. Look for what doesn’t belong.”</w:t>
      </w:r>
    </w:p>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Panel 3</w:t>
      </w:r>
    </w:p>
    <w:p w:rsidR="00000000" w:rsidDel="00000000" w:rsidP="00000000" w:rsidRDefault="00000000" w:rsidRPr="00000000" w14:paraId="00000230">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31">
      <w:pPr>
        <w:rPr/>
      </w:pPr>
      <w:r w:rsidDel="00000000" w:rsidR="00000000" w:rsidRPr="00000000">
        <w:rPr>
          <w:rtl w:val="0"/>
        </w:rPr>
        <w:t xml:space="preserve">Have Alex and Bi11bot avoid capture rather than be confronted.</w:t>
      </w:r>
    </w:p>
    <w:p w:rsidR="00000000" w:rsidDel="00000000" w:rsidP="00000000" w:rsidRDefault="00000000" w:rsidRPr="00000000" w14:paraId="00000232">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33">
      <w:pPr>
        <w:rPr/>
      </w:pPr>
      <w:r w:rsidDel="00000000" w:rsidR="00000000" w:rsidRPr="00000000">
        <w:rPr>
          <w:rtl w:val="0"/>
        </w:rPr>
        <w:t xml:space="preserve">Security drones enter the abandoned tunnel behind Alex. Bi11bot extinguishes their lamps. Alex notices condensation on one tunnel wall and follows the damp air into a narrow maintenance channel. The drones continue down the false route while Alex and Bi11bot hide above a large pipe.</w:t>
      </w:r>
    </w:p>
    <w:p w:rsidR="00000000" w:rsidDel="00000000" w:rsidP="00000000" w:rsidRDefault="00000000" w:rsidRPr="00000000" w14:paraId="00000234">
      <w:pPr>
        <w:rPr>
          <w:b w:val="1"/>
          <w:bCs w:val="1"/>
        </w:rPr>
      </w:pPr>
      <w:r w:rsidDel="00000000" w:rsidR="00000000" w:rsidRPr="00000000">
        <w:rPr>
          <w:b w:val="1"/>
          <w:bCs w:val="1"/>
          <w:rtl w:val="0"/>
        </w:rPr>
        <w:t xml:space="preserve">Dialogue</w:t>
      </w:r>
    </w:p>
    <w:p w:rsidR="00000000" w:rsidDel="00000000" w:rsidP="00000000" w:rsidRDefault="00000000" w:rsidRPr="00000000" w14:paraId="00000235">
      <w:pPr>
        <w:rPr/>
      </w:pPr>
      <w:r w:rsidDel="00000000" w:rsidR="00000000" w:rsidRPr="00000000">
        <w:rPr>
          <w:b w:val="1"/>
          <w:bCs w:val="1"/>
          <w:rtl w:val="0"/>
        </w:rPr>
        <w:t xml:space="preserve">Alpha security voice</w:t>
      </w: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“Unauthorized movement detected. Remain for protective detention.”</w:t>
      </w:r>
    </w:p>
    <w:p w:rsidR="00000000" w:rsidDel="00000000" w:rsidP="00000000" w:rsidRDefault="00000000" w:rsidRPr="00000000" w14:paraId="00000237">
      <w:pPr>
        <w:rPr/>
      </w:pPr>
      <w:r w:rsidDel="00000000" w:rsidR="00000000" w:rsidRPr="00000000">
        <w:rPr>
          <w:b w:val="1"/>
          <w:bCs w:val="1"/>
          <w:rtl w:val="0"/>
        </w:rPr>
        <w:t xml:space="preserve">Alex</w:t>
      </w:r>
      <w:r w:rsidDel="00000000" w:rsidR="00000000" w:rsidRPr="00000000">
        <w:rPr>
          <w:rtl w:val="0"/>
        </w:rPr>
        <w:t xml:space="preserve">, whispering</w:t>
      </w:r>
    </w:p>
    <w:p w:rsidR="00000000" w:rsidDel="00000000" w:rsidP="00000000" w:rsidRDefault="00000000" w:rsidRPr="00000000" w14:paraId="00000238">
      <w:pPr>
        <w:rPr/>
      </w:pPr>
      <w:r w:rsidDel="00000000" w:rsidR="00000000" w:rsidRPr="00000000">
        <w:rPr>
          <w:rtl w:val="0"/>
        </w:rPr>
        <w:t xml:space="preserve">“Protective?”</w:t>
      </w:r>
    </w:p>
    <w:p w:rsidR="00000000" w:rsidDel="00000000" w:rsidP="00000000" w:rsidRDefault="00000000" w:rsidRPr="00000000" w14:paraId="00000239">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versatile word.”</w:t>
      </w:r>
    </w:p>
    <w:p w:rsidR="00000000" w:rsidDel="00000000" w:rsidP="00000000" w:rsidRDefault="00000000" w:rsidRPr="00000000" w14:paraId="0000023B">
      <w:pPr>
        <w:rPr/>
      </w:pPr>
      <w:r w:rsidDel="00000000" w:rsidR="00000000" w:rsidRPr="00000000">
        <w:rPr>
          <w:rtl w:val="0"/>
        </w:rPr>
        <w:t xml:space="preserve">A drone scans beneath them.</w:t>
      </w:r>
    </w:p>
    <w:p w:rsidR="00000000" w:rsidDel="00000000" w:rsidP="00000000" w:rsidRDefault="00000000" w:rsidRPr="00000000" w14:paraId="0000023C">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“Alex, there’s water behind that wall.”</w:t>
      </w:r>
    </w:p>
    <w:p w:rsidR="00000000" w:rsidDel="00000000" w:rsidP="00000000" w:rsidRDefault="00000000" w:rsidRPr="00000000" w14:paraId="0000023E">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“In an abandoned lithium mine?”</w:t>
      </w:r>
    </w:p>
    <w:p w:rsidR="00000000" w:rsidDel="00000000" w:rsidP="00000000" w:rsidRDefault="00000000" w:rsidRPr="00000000" w14:paraId="00000240">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 an abandoned lithium mine? I believe we have found what does not belong.”</w:t>
      </w:r>
    </w:p>
    <w:p w:rsidR="00000000" w:rsidDel="00000000" w:rsidP="00000000" w:rsidRDefault="00000000" w:rsidRPr="00000000" w14:paraId="00000242">
      <w:pPr>
        <w:rPr/>
      </w:pPr>
      <w:r w:rsidDel="00000000" w:rsidR="00000000" w:rsidRPr="00000000">
        <w:rPr>
          <w:rtl w:val="0"/>
        </w:rPr>
        <w:t xml:space="preserve">They follow the pipe.</w:t>
      </w:r>
    </w:p>
    <w:p w:rsidR="00000000" w:rsidDel="00000000" w:rsidP="00000000" w:rsidRDefault="00000000" w:rsidRPr="00000000" w14:paraId="00000243">
      <w:pPr>
        <w:rPr>
          <w:b w:val="1"/>
          <w:bCs w:val="1"/>
        </w:rPr>
      </w:pPr>
      <w:r w:rsidDel="00000000" w:rsidR="00000000" w:rsidRPr="00000000">
        <w:rPr>
          <w:rtl w:val="0"/>
        </w:rPr>
      </w:r>
    </w:p>
    <w:p w:rsidR="00000000" w:rsidDel="00000000" w:rsidP="00000000" w:rsidRDefault="00000000" w:rsidRPr="00000000" w14:paraId="0000024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45">
      <w:pPr>
        <w:rPr>
          <w:b w:val="1"/>
          <w:bCs w:val="1"/>
        </w:rPr>
      </w:pPr>
      <w:r w:rsidDel="00000000" w:rsidR="00000000" w:rsidRPr="00000000">
        <w:rPr>
          <w:b w:val="1"/>
          <w:bCs w:val="1"/>
          <w:rtl w:val="0"/>
        </w:rPr>
        <w:t xml:space="preserve">Panel 4</w:t>
      </w:r>
    </w:p>
    <w:p w:rsidR="00000000" w:rsidDel="00000000" w:rsidP="00000000" w:rsidRDefault="00000000" w:rsidRPr="00000000" w14:paraId="00000246">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47">
      <w:pPr>
        <w:rPr/>
      </w:pPr>
      <w:r w:rsidDel="00000000" w:rsidR="00000000" w:rsidRPr="00000000">
        <w:rPr>
          <w:rtl w:val="0"/>
        </w:rPr>
        <w:t xml:space="preserve">Foreshadow the diversion and give Alex the clue required to find the Measure.</w:t>
      </w:r>
    </w:p>
    <w:p w:rsidR="00000000" w:rsidDel="00000000" w:rsidP="00000000" w:rsidRDefault="00000000" w:rsidRPr="00000000" w14:paraId="00000248">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49">
      <w:pPr>
        <w:rPr/>
      </w:pPr>
      <w:r w:rsidDel="00000000" w:rsidR="00000000" w:rsidRPr="00000000">
        <w:rPr>
          <w:rtl w:val="0"/>
        </w:rPr>
        <w:t xml:space="preserve">Alex and Bi11bot enter a hidden industrial chamber built inside the abandoned mine. Massive modern water pipes run through old lithium infrastructure. One pipe is marked KEEL RESIDENTIAL, narrow and corroded. Another is marked UPLINK INDUSTRIAL, broad and newly maintained. A manual regulator bears Adrian’s balanced water-drop symbol, but its gauge displays impossible readings: input and output values that do not match.</w:t>
      </w:r>
    </w:p>
    <w:p w:rsidR="00000000" w:rsidDel="00000000" w:rsidP="00000000" w:rsidRDefault="00000000" w:rsidRPr="00000000" w14:paraId="0000024A">
      <w:pPr>
        <w:rPr>
          <w:b w:val="1"/>
          <w:bCs w:val="1"/>
        </w:rPr>
      </w:pPr>
      <w:sdt>
        <w:sdtPr>
          <w:id w:val="1051836340"/>
          <w:tag w:val="goog_rdk_9"/>
        </w:sdtPr>
        <w:sdtContent>
          <w:commentRangeStart w:id="7"/>
        </w:sdtContent>
      </w:sdt>
      <w:r w:rsidDel="00000000" w:rsidR="00000000" w:rsidRPr="00000000">
        <w:rPr>
          <w:b w:val="1"/>
          <w:bCs w:val="1"/>
          <w:rtl w:val="0"/>
        </w:rPr>
        <w:t xml:space="preserve">Dialogue</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24B">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“This isn’t abandoned.”</w:t>
      </w:r>
    </w:p>
    <w:p w:rsidR="00000000" w:rsidDel="00000000" w:rsidP="00000000" w:rsidRDefault="00000000" w:rsidRPr="00000000" w14:paraId="0000024D">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“Only the mine.”</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50">
      <w:pPr>
        <w:spacing w:after="240" w:before="240" w:lineRule="auto"/>
        <w:ind w:left="0" w:right="600" w:firstLine="0"/>
        <w:rPr/>
      </w:pPr>
      <w:r w:rsidDel="00000000" w:rsidR="00000000" w:rsidRPr="00000000">
        <w:rPr>
          <w:rtl w:val="0"/>
        </w:rPr>
        <w:t xml:space="preserve">“The gauge says most of the water goes to Keel.”</w:t>
      </w:r>
    </w:p>
    <w:p w:rsidR="00000000" w:rsidDel="00000000" w:rsidP="00000000" w:rsidRDefault="00000000" w:rsidRPr="00000000" w14:paraId="00000251">
      <w:pPr>
        <w:spacing w:after="240" w:before="240" w:lineRule="auto"/>
        <w:rPr>
          <w:i w:val="1"/>
          <w:iCs w:val="1"/>
        </w:rPr>
      </w:pPr>
      <w:r w:rsidDel="00000000" w:rsidR="00000000" w:rsidRPr="00000000">
        <w:rPr>
          <w:i w:val="1"/>
          <w:iCs w:val="1"/>
          <w:rtl w:val="0"/>
        </w:rPr>
        <w:t xml:space="preserve">Alex puts his hand against the nearly empty pipe.</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53">
      <w:pPr>
        <w:spacing w:after="240" w:before="240" w:lineRule="auto"/>
        <w:ind w:left="0" w:right="600" w:firstLine="0"/>
        <w:rPr/>
      </w:pPr>
      <w:r w:rsidDel="00000000" w:rsidR="00000000" w:rsidRPr="00000000">
        <w:rPr>
          <w:rtl w:val="0"/>
        </w:rPr>
        <w:t xml:space="preserve">“Then why is this line almost dry?”</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255">
      <w:pPr>
        <w:spacing w:after="240" w:before="240" w:lineRule="auto"/>
        <w:ind w:left="0" w:right="600" w:firstLine="0"/>
        <w:rPr/>
      </w:pPr>
      <w:r w:rsidDel="00000000" w:rsidR="00000000" w:rsidRPr="00000000">
        <w:rPr>
          <w:rtl w:val="0"/>
        </w:rPr>
        <w:t xml:space="preserve">“Because the record and reality are telling different stories.”</w:t>
      </w:r>
    </w:p>
    <w:p w:rsidR="00000000" w:rsidDel="00000000" w:rsidP="00000000" w:rsidRDefault="00000000" w:rsidRPr="00000000" w14:paraId="00000256">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“That’s the clue. He didn’t hide the Measure in the mine. He hid it in the lie.” </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Panel 5</w:t>
      </w:r>
    </w:p>
    <w:p w:rsidR="00000000" w:rsidDel="00000000" w:rsidP="00000000" w:rsidRDefault="00000000" w:rsidRPr="00000000" w14:paraId="0000025C">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5D">
      <w:pPr>
        <w:rPr/>
      </w:pPr>
      <w:r w:rsidDel="00000000" w:rsidR="00000000" w:rsidRPr="00000000">
        <w:rPr>
          <w:rtl w:val="0"/>
        </w:rPr>
        <w:t xml:space="preserve">Recover the Measure and explain the “he hid it in the lie” line clearly.</w:t>
      </w:r>
    </w:p>
    <w:p w:rsidR="00000000" w:rsidDel="00000000" w:rsidP="00000000" w:rsidRDefault="00000000" w:rsidRPr="00000000" w14:paraId="0000025E">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5F">
      <w:pPr>
        <w:rPr/>
      </w:pPr>
      <w:r w:rsidDel="00000000" w:rsidR="00000000" w:rsidRPr="00000000">
        <w:rPr>
          <w:rtl w:val="0"/>
        </w:rPr>
        <w:t xml:space="preserve">Alex opens the regulator’s false gauge housing. Hidden behind the fabricated readings is the Measure: a precision instrument fitted into the mechanism that generates the false data. When Alex removes it, the regulator’s real flow values become visible. The Measure activates and projects the concealed diversion network throughout Keel.</w:t>
      </w:r>
    </w:p>
    <w:p w:rsidR="00000000" w:rsidDel="00000000" w:rsidP="00000000" w:rsidRDefault="00000000" w:rsidRPr="00000000" w14:paraId="00000260">
      <w:pPr>
        <w:rPr>
          <w:b w:val="1"/>
          <w:bCs w:val="1"/>
        </w:rPr>
      </w:pPr>
      <w:r w:rsidDel="00000000" w:rsidR="00000000" w:rsidRPr="00000000">
        <w:rPr>
          <w:b w:val="1"/>
          <w:bCs w:val="1"/>
          <w:rtl w:val="0"/>
        </w:rPr>
        <w:t xml:space="preserve">Engraved text</w:t>
      </w:r>
    </w:p>
    <w:p w:rsidR="00000000" w:rsidDel="00000000" w:rsidP="00000000" w:rsidRDefault="00000000" w:rsidRPr="00000000" w14:paraId="00000261">
      <w:pPr>
        <w:rPr/>
      </w:pPr>
      <w:r w:rsidDel="00000000" w:rsidR="00000000" w:rsidRPr="00000000">
        <w:rPr>
          <w:b w:val="1"/>
          <w:bCs w:val="1"/>
          <w:rtl w:val="0"/>
        </w:rPr>
        <w:t xml:space="preserve">WHAT IS NOT MEASURED CAN BE MADE INVISIBLE.</w:t>
      </w:r>
      <w:r w:rsidDel="00000000" w:rsidR="00000000" w:rsidRPr="00000000">
        <w:rPr>
          <w:rtl w:val="0"/>
        </w:rPr>
      </w:r>
    </w:p>
    <w:p w:rsidR="00000000" w:rsidDel="00000000" w:rsidP="00000000" w:rsidRDefault="00000000" w:rsidRPr="00000000" w14:paraId="00000262">
      <w:pPr>
        <w:rPr>
          <w:b w:val="1"/>
          <w:bCs w:val="1"/>
        </w:rPr>
      </w:pPr>
      <w:sdt>
        <w:sdtPr>
          <w:id w:val="1771236042"/>
          <w:tag w:val="goog_rdk_10"/>
        </w:sdtPr>
        <w:sdtContent>
          <w:commentRangeStart w:id="8"/>
        </w:sdtContent>
      </w:sdt>
      <w:r w:rsidDel="00000000" w:rsidR="00000000" w:rsidRPr="00000000">
        <w:rPr>
          <w:b w:val="1"/>
          <w:bCs w:val="1"/>
          <w:rtl w:val="0"/>
        </w:rPr>
        <w:t xml:space="preserve">Dialogue</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b w:val="1"/>
          <w:bCs w:val="1"/>
          <w:rtl w:val="0"/>
        </w:rPr>
        <w:t xml:space="preserve">Alex:</w:t>
      </w:r>
    </w:p>
    <w:p w:rsidR="00000000" w:rsidDel="00000000" w:rsidP="00000000" w:rsidRDefault="00000000" w:rsidRPr="00000000" w14:paraId="00000264">
      <w:pPr>
        <w:spacing w:after="240" w:before="240" w:lineRule="auto"/>
        <w:ind w:left="0" w:right="600" w:firstLine="0"/>
        <w:rPr/>
      </w:pPr>
      <w:r w:rsidDel="00000000" w:rsidR="00000000" w:rsidRPr="00000000">
        <w:rPr>
          <w:rtl w:val="0"/>
        </w:rPr>
        <w:t xml:space="preserve">“The lie – Keel never got this water.”</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He discovers the Measure.</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67">
      <w:pPr>
        <w:spacing w:after="240" w:before="240" w:lineRule="auto"/>
        <w:ind w:left="0" w:right="600" w:firstLine="0"/>
        <w:rPr/>
      </w:pPr>
      <w:r w:rsidDel="00000000" w:rsidR="00000000" w:rsidRPr="00000000">
        <w:rPr>
          <w:rtl w:val="0"/>
        </w:rPr>
        <w:t xml:space="preserve">“The Truth – The Measure…”</w:t>
      </w:r>
    </w:p>
    <w:p w:rsidR="00000000" w:rsidDel="00000000" w:rsidP="00000000" w:rsidRDefault="00000000" w:rsidRPr="00000000" w14:paraId="00000268">
      <w:pPr>
        <w:spacing w:after="240" w:before="240" w:lineRule="auto"/>
        <w:rPr>
          <w:i w:val="1"/>
          <w:iCs w:val="1"/>
        </w:rPr>
      </w:pPr>
      <w:r w:rsidDel="00000000" w:rsidR="00000000" w:rsidRPr="00000000">
        <w:rPr>
          <w:i w:val="1"/>
          <w:iCs w:val="1"/>
          <w:rtl w:val="0"/>
        </w:rPr>
        <w:t xml:space="preserve">He removes it. The real network illuminates. The Measure reveals hidden lines carrying water away from Keel.</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6A">
      <w:pPr>
        <w:spacing w:after="240" w:before="240" w:lineRule="auto"/>
        <w:ind w:left="0" w:right="600" w:firstLine="0"/>
        <w:rPr/>
      </w:pPr>
      <w:r w:rsidDel="00000000" w:rsidR="00000000" w:rsidRPr="00000000">
        <w:rPr>
          <w:rtl w:val="0"/>
        </w:rPr>
        <w:t xml:space="preserve">“Dad hid the truth inside the lie.”</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The full diversion appears.</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6D">
      <w:pPr>
        <w:spacing w:after="240" w:before="240" w:lineRule="auto"/>
        <w:ind w:left="0" w:right="600" w:firstLine="0"/>
        <w:rPr/>
      </w:pPr>
      <w:r w:rsidDel="00000000" w:rsidR="00000000" w:rsidRPr="00000000">
        <w:rPr>
          <w:rtl w:val="0"/>
        </w:rPr>
        <w:t xml:space="preserve">“And left me a way to prove it.”</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b w:val="1"/>
          <w:bCs w:val="1"/>
          <w:rtl w:val="0"/>
        </w:rPr>
        <w:t xml:space="preserve">Panel 6</w:t>
      </w:r>
    </w:p>
    <w:p w:rsidR="00000000" w:rsidDel="00000000" w:rsidP="00000000" w:rsidRDefault="00000000" w:rsidRPr="00000000" w14:paraId="00000272">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73">
      <w:pPr>
        <w:rPr/>
      </w:pPr>
      <w:r w:rsidDel="00000000" w:rsidR="00000000" w:rsidRPr="00000000">
        <w:rPr>
          <w:rtl w:val="0"/>
        </w:rPr>
        <w:t xml:space="preserve">Clarify the wants-versus-needs choice organically.</w:t>
      </w:r>
    </w:p>
    <w:p w:rsidR="00000000" w:rsidDel="00000000" w:rsidP="00000000" w:rsidRDefault="00000000" w:rsidRPr="00000000" w14:paraId="00000274">
      <w:pPr>
        <w:rPr>
          <w:b w:val="1"/>
          <w:bCs w:val="1"/>
        </w:rPr>
      </w:pPr>
      <w:sdt>
        <w:sdtPr>
          <w:id w:val="1524051028"/>
          <w:tag w:val="goog_rdk_11"/>
        </w:sdtPr>
        <w:sdtContent>
          <w:commentRangeStart w:id="9"/>
        </w:sdtContent>
      </w:sdt>
      <w:r w:rsidDel="00000000" w:rsidR="00000000" w:rsidRPr="00000000">
        <w:rPr>
          <w:b w:val="1"/>
          <w:bCs w:val="1"/>
          <w:rtl w:val="0"/>
        </w:rPr>
        <w:t xml:space="preserve">Sample image prompt</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rtl w:val="0"/>
        </w:rPr>
        <w:t xml:space="preserve">Inside the hidden water-control chamber beneath the abandoned lithium mine, Alex holds the newly activated Measure while Bi11bot stands beside him. The Measure projects two distinct holographic paths in front of Alex. One is a narrow, direct </w:t>
      </w:r>
      <w:r w:rsidDel="00000000" w:rsidR="00000000" w:rsidRPr="00000000">
        <w:rPr>
          <w:b w:val="1"/>
          <w:bCs w:val="1"/>
          <w:rtl w:val="0"/>
        </w:rPr>
        <w:t xml:space="preserve">escape route</w:t>
      </w:r>
      <w:r w:rsidDel="00000000" w:rsidR="00000000" w:rsidRPr="00000000">
        <w:rPr>
          <w:rtl w:val="0"/>
        </w:rPr>
        <w:t xml:space="preserve"> through maintenance tunnels leading to the Keel train line. The other is a sprawling </w:t>
      </w:r>
      <w:r w:rsidDel="00000000" w:rsidR="00000000" w:rsidRPr="00000000">
        <w:rPr>
          <w:b w:val="1"/>
          <w:bCs w:val="1"/>
          <w:rtl w:val="0"/>
        </w:rPr>
        <w:t xml:space="preserve">water-diversion network</w:t>
      </w:r>
      <w:r w:rsidDel="00000000" w:rsidR="00000000" w:rsidRPr="00000000">
        <w:rPr>
          <w:rtl w:val="0"/>
        </w:rPr>
        <w:t xml:space="preserve">, revealing concealed pipes carrying water away from Keel toward industrial reserves and upper-city systems. Alex stands physically between the two projections, emphasizing the choice.</w:t>
      </w:r>
    </w:p>
    <w:p w:rsidR="00000000" w:rsidDel="00000000" w:rsidP="00000000" w:rsidRDefault="00000000" w:rsidRPr="00000000" w14:paraId="00000276">
      <w:pPr>
        <w:spacing w:after="240" w:before="240" w:lineRule="auto"/>
        <w:rPr/>
      </w:pPr>
      <w:r w:rsidDel="00000000" w:rsidR="00000000" w:rsidRPr="00000000">
        <w:rPr>
          <w:rtl w:val="0"/>
        </w:rPr>
        <w:t xml:space="preserve">Behind them, Alpha’s dormant infrastructure begins waking: red security lights illuminate one by one and distant surveillance systems activate. A stark warning appears above the projections:</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LEGACY BREACH DETECTED</w:t>
        <w:br w:type="textWrapping"/>
        <w:t xml:space="preserve">TRACE INITIATED: 00:43</w:t>
      </w: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Dialogue</w:t>
      </w:r>
    </w:p>
    <w:p w:rsidR="00000000" w:rsidDel="00000000" w:rsidP="00000000" w:rsidRDefault="00000000" w:rsidRPr="00000000" w14:paraId="00000279">
      <w:pPr>
        <w:rPr>
          <w:b w:val="1"/>
          <w:bCs w:val="1"/>
        </w:rPr>
      </w:pPr>
      <w:r w:rsidDel="00000000" w:rsidR="00000000" w:rsidRPr="00000000">
        <w:rPr>
          <w:b w:val="1"/>
          <w:bCs w:val="1"/>
          <w:rtl w:val="0"/>
        </w:rPr>
        <w:t xml:space="preserve">Bi11bot</w:t>
      </w:r>
    </w:p>
    <w:p w:rsidR="00000000" w:rsidDel="00000000" w:rsidP="00000000" w:rsidRDefault="00000000" w:rsidRPr="00000000" w14:paraId="0000027A">
      <w:pPr>
        <w:rPr/>
      </w:pPr>
      <w:r w:rsidDel="00000000" w:rsidR="00000000" w:rsidRPr="00000000">
        <w:rPr>
          <w:rtl w:val="0"/>
        </w:rPr>
        <w:t xml:space="preserve">“Proof still requires someone willing to act.”</w:t>
      </w:r>
    </w:p>
    <w:p w:rsidR="00000000" w:rsidDel="00000000" w:rsidP="00000000" w:rsidRDefault="00000000" w:rsidRPr="00000000" w14:paraId="0000027B">
      <w:pPr>
        <w:spacing w:after="240" w:before="240" w:lineRule="auto"/>
        <w:rPr>
          <w:i w:val="1"/>
          <w:iCs w:val="1"/>
        </w:rPr>
      </w:pPr>
      <w:r w:rsidDel="00000000" w:rsidR="00000000" w:rsidRPr="00000000">
        <w:rPr>
          <w:i w:val="1"/>
          <w:iCs w:val="1"/>
          <w:rtl w:val="0"/>
        </w:rPr>
        <w:t xml:space="preserve">Alex activates the Measure. The escape route to the train appears.</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7D">
      <w:pPr>
        <w:spacing w:after="240" w:before="240" w:lineRule="auto"/>
        <w:ind w:left="0" w:right="600" w:firstLine="0"/>
        <w:rPr/>
      </w:pPr>
      <w:r w:rsidDel="00000000" w:rsidR="00000000" w:rsidRPr="00000000">
        <w:rPr>
          <w:rtl w:val="0"/>
        </w:rPr>
        <w:t xml:space="preserve">“There. A way out.”</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A warning flashes: </w:t>
      </w:r>
      <w:r w:rsidDel="00000000" w:rsidR="00000000" w:rsidRPr="00000000">
        <w:rPr>
          <w:b w:val="1"/>
          <w:bCs w:val="1"/>
          <w:i w:val="1"/>
          <w:iCs w:val="1"/>
          <w:rtl w:val="0"/>
        </w:rPr>
        <w:t xml:space="preserve">LEGACY BREACH DETECTED — TRACE INITIATED — 00:43</w:t>
      </w:r>
      <w:r w:rsidDel="00000000" w:rsidR="00000000" w:rsidRPr="00000000">
        <w:rPr>
          <w:i w:val="1"/>
          <w:iCs w:val="1"/>
          <w:rtl w:val="0"/>
        </w:rPr>
        <w:t xml:space="preserve">.</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280">
      <w:pPr>
        <w:spacing w:after="240" w:before="240" w:lineRule="auto"/>
        <w:ind w:left="0" w:right="600" w:firstLine="0"/>
        <w:rPr/>
      </w:pPr>
      <w:r w:rsidDel="00000000" w:rsidR="00000000" w:rsidRPr="00000000">
        <w:rPr>
          <w:rtl w:val="0"/>
        </w:rPr>
        <w:t xml:space="preserve">“And now Alpha knows the Measure is active.”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82">
      <w:pPr>
        <w:spacing w:after="240" w:before="240" w:lineRule="auto"/>
        <w:ind w:left="0" w:right="600" w:firstLine="0"/>
        <w:rPr/>
      </w:pPr>
      <w:r w:rsidDel="00000000" w:rsidR="00000000" w:rsidRPr="00000000">
        <w:rPr>
          <w:rtl w:val="0"/>
        </w:rPr>
        <w:t xml:space="preserve">“How long?”</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284">
      <w:pPr>
        <w:spacing w:after="240" w:before="240" w:lineRule="auto"/>
        <w:ind w:left="0" w:right="600" w:firstLine="0"/>
        <w:rPr/>
      </w:pPr>
      <w:r w:rsidDel="00000000" w:rsidR="00000000" w:rsidRPr="00000000">
        <w:rPr>
          <w:rtl w:val="0"/>
        </w:rPr>
        <w:t xml:space="preserve">“Long enough to broadcast one truth before it finds us.”</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The Measure offers two targets: </w:t>
      </w:r>
      <w:r w:rsidDel="00000000" w:rsidR="00000000" w:rsidRPr="00000000">
        <w:rPr>
          <w:b w:val="1"/>
          <w:bCs w:val="1"/>
          <w:i w:val="1"/>
          <w:iCs w:val="1"/>
          <w:rtl w:val="0"/>
        </w:rPr>
        <w:t xml:space="preserve">ESCAPE ROUTE</w:t>
      </w:r>
      <w:r w:rsidDel="00000000" w:rsidR="00000000" w:rsidRPr="00000000">
        <w:rPr>
          <w:i w:val="1"/>
          <w:iCs w:val="1"/>
          <w:rtl w:val="0"/>
        </w:rPr>
        <w:t xml:space="preserve"> / </w:t>
      </w:r>
      <w:r w:rsidDel="00000000" w:rsidR="00000000" w:rsidRPr="00000000">
        <w:rPr>
          <w:b w:val="1"/>
          <w:bCs w:val="1"/>
          <w:i w:val="1"/>
          <w:iCs w:val="1"/>
          <w:rtl w:val="0"/>
        </w:rPr>
        <w:t xml:space="preserve">WATER DIVERSION</w:t>
      </w:r>
      <w:r w:rsidDel="00000000" w:rsidR="00000000" w:rsidRPr="00000000">
        <w:rPr>
          <w:i w:val="1"/>
          <w:iCs w:val="1"/>
          <w:rtl w:val="0"/>
        </w:rPr>
        <w:t xml:space="preserve">.</w:t>
      </w:r>
    </w:p>
    <w:p w:rsidR="00000000" w:rsidDel="00000000" w:rsidP="00000000" w:rsidRDefault="00000000" w:rsidRPr="00000000" w14:paraId="0000028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287">
      <w:pPr>
        <w:spacing w:after="240" w:before="240" w:lineRule="auto"/>
        <w:ind w:left="0" w:right="600" w:firstLine="0"/>
        <w:rPr/>
      </w:pPr>
      <w:r w:rsidDel="00000000" w:rsidR="00000000" w:rsidRPr="00000000">
        <w:rPr>
          <w:rtl w:val="0"/>
        </w:rPr>
        <w:t xml:space="preserve">“My way out…or where Keel’s water went.”</w:t>
      </w:r>
    </w:p>
    <w:p w:rsidR="00000000" w:rsidDel="00000000" w:rsidP="00000000" w:rsidRDefault="00000000" w:rsidRPr="00000000" w14:paraId="00000288">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289">
      <w:pPr>
        <w:spacing w:after="240" w:before="240" w:lineRule="auto"/>
        <w:ind w:left="0" w:right="600" w:firstLine="0"/>
        <w:rPr/>
      </w:pPr>
      <w:r w:rsidDel="00000000" w:rsidR="00000000" w:rsidRPr="00000000">
        <w:rPr>
          <w:rtl w:val="0"/>
        </w:rPr>
        <w:t xml:space="preserve">“One gets you out. The other gives Keel something worth staying for.”</w:t>
      </w:r>
    </w:p>
    <w:p w:rsidR="00000000" w:rsidDel="00000000" w:rsidP="00000000" w:rsidRDefault="00000000" w:rsidRPr="00000000" w14:paraId="0000028A">
      <w:pPr>
        <w:rPr/>
      </w:pPr>
      <w:r w:rsidDel="00000000" w:rsidR="00000000" w:rsidRPr="00000000">
        <w:br w:type="page"/>
      </w:r>
      <w:r w:rsidDel="00000000" w:rsidR="00000000" w:rsidRPr="00000000">
        <w:rPr>
          <w:rtl w:val="0"/>
        </w:rPr>
      </w:r>
    </w:p>
    <w:p w:rsidR="00000000" w:rsidDel="00000000" w:rsidP="00000000" w:rsidRDefault="00000000" w:rsidRPr="00000000" w14:paraId="0000028B">
      <w:pPr>
        <w:rPr>
          <w:b w:val="1"/>
          <w:bCs w:val="1"/>
        </w:rPr>
      </w:pPr>
      <w:sdt>
        <w:sdtPr>
          <w:id w:val="-102137446"/>
          <w:tag w:val="goog_rdk_12"/>
        </w:sdtPr>
        <w:sdtContent>
          <w:commentRangeStart w:id="10"/>
        </w:sdtContent>
      </w:sdt>
      <w:r w:rsidDel="00000000" w:rsidR="00000000" w:rsidRPr="00000000">
        <w:rPr>
          <w:b w:val="1"/>
          <w:bCs w:val="1"/>
          <w:rtl w:val="0"/>
        </w:rPr>
        <w:t xml:space="preserve">Page 4: What Keel Gives Back</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28C">
      <w:pPr>
        <w:rPr>
          <w:b w:val="1"/>
          <w:bCs w:val="1"/>
        </w:rPr>
      </w:pPr>
      <w:r w:rsidDel="00000000" w:rsidR="00000000" w:rsidRPr="00000000">
        <w:rPr>
          <w:b w:val="1"/>
          <w:bCs w:val="1"/>
          <w:rtl w:val="0"/>
        </w:rPr>
        <w:t xml:space="preserve">Page Function</w:t>
      </w:r>
    </w:p>
    <w:p w:rsidR="00000000" w:rsidDel="00000000" w:rsidP="00000000" w:rsidRDefault="00000000" w:rsidRPr="00000000" w14:paraId="0000028D">
      <w:pPr>
        <w:rPr/>
      </w:pPr>
      <w:r w:rsidDel="00000000" w:rsidR="00000000" w:rsidRPr="00000000">
        <w:rPr>
          <w:rtl w:val="0"/>
        </w:rPr>
        <w:t xml:space="preserve">Complete Alex’s first judgment test. He sacrifices his hidden escape route to expose the water diversion. Keel’s underground resistance and ordinary citizens act on the truth and create another way for him to leave.</w:t>
      </w:r>
    </w:p>
    <w:p w:rsidR="00000000" w:rsidDel="00000000" w:rsidP="00000000" w:rsidRDefault="00000000" w:rsidRPr="00000000" w14:paraId="0000028E">
      <w:pPr>
        <w:rPr>
          <w:b w:val="1"/>
          <w:bCs w:val="1"/>
        </w:rPr>
      </w:pPr>
      <w:r w:rsidDel="00000000" w:rsidR="00000000" w:rsidRPr="00000000">
        <w:rPr>
          <w:b w:val="1"/>
          <w:bCs w:val="1"/>
          <w:rtl w:val="0"/>
        </w:rPr>
        <w:t xml:space="preserve">Characters</w:t>
      </w:r>
    </w:p>
    <w:p w:rsidR="00000000" w:rsidDel="00000000" w:rsidP="00000000" w:rsidRDefault="00000000" w:rsidRPr="00000000" w14:paraId="0000028F">
      <w:pPr>
        <w:numPr>
          <w:ilvl w:val="0"/>
          <w:numId w:val="17"/>
        </w:numPr>
        <w:ind w:left="720" w:hanging="360"/>
        <w:rPr/>
      </w:pPr>
      <w:r w:rsidDel="00000000" w:rsidR="00000000" w:rsidRPr="00000000">
        <w:rPr>
          <w:rtl w:val="0"/>
        </w:rPr>
        <w:t xml:space="preserve">Alex </w:t>
      </w:r>
    </w:p>
    <w:p w:rsidR="00000000" w:rsidDel="00000000" w:rsidP="00000000" w:rsidRDefault="00000000" w:rsidRPr="00000000" w14:paraId="00000290">
      <w:pPr>
        <w:numPr>
          <w:ilvl w:val="0"/>
          <w:numId w:val="17"/>
        </w:numPr>
        <w:ind w:left="720" w:hanging="360"/>
        <w:rPr/>
      </w:pPr>
      <w:r w:rsidDel="00000000" w:rsidR="00000000" w:rsidRPr="00000000">
        <w:rPr>
          <w:rtl w:val="0"/>
        </w:rPr>
        <w:t xml:space="preserve">Ada </w:t>
      </w:r>
    </w:p>
    <w:p w:rsidR="00000000" w:rsidDel="00000000" w:rsidP="00000000" w:rsidRDefault="00000000" w:rsidRPr="00000000" w14:paraId="00000291">
      <w:pPr>
        <w:numPr>
          <w:ilvl w:val="0"/>
          <w:numId w:val="17"/>
        </w:numPr>
        <w:ind w:left="720" w:hanging="360"/>
        <w:rPr/>
      </w:pPr>
      <w:r w:rsidDel="00000000" w:rsidR="00000000" w:rsidRPr="00000000">
        <w:rPr>
          <w:rtl w:val="0"/>
        </w:rPr>
        <w:t xml:space="preserve">Bi11bot </w:t>
      </w:r>
    </w:p>
    <w:p w:rsidR="00000000" w:rsidDel="00000000" w:rsidP="00000000" w:rsidRDefault="00000000" w:rsidRPr="00000000" w14:paraId="00000292">
      <w:pPr>
        <w:numPr>
          <w:ilvl w:val="0"/>
          <w:numId w:val="17"/>
        </w:numPr>
        <w:ind w:left="720" w:hanging="360"/>
        <w:rPr/>
      </w:pPr>
      <w:r w:rsidDel="00000000" w:rsidR="00000000" w:rsidRPr="00000000">
        <w:rPr>
          <w:rtl w:val="0"/>
        </w:rPr>
        <w:t xml:space="preserve">Tomas </w:t>
      </w:r>
    </w:p>
    <w:p w:rsidR="00000000" w:rsidDel="00000000" w:rsidP="00000000" w:rsidRDefault="00000000" w:rsidRPr="00000000" w14:paraId="00000293">
      <w:pPr>
        <w:numPr>
          <w:ilvl w:val="0"/>
          <w:numId w:val="17"/>
        </w:numPr>
        <w:ind w:left="720" w:hanging="360"/>
        <w:rPr/>
      </w:pPr>
      <w:r w:rsidDel="00000000" w:rsidR="00000000" w:rsidRPr="00000000">
        <w:rPr>
          <w:rtl w:val="0"/>
        </w:rPr>
        <w:t xml:space="preserve">Grandmother </w:t>
      </w:r>
    </w:p>
    <w:p w:rsidR="00000000" w:rsidDel="00000000" w:rsidP="00000000" w:rsidRDefault="00000000" w:rsidRPr="00000000" w14:paraId="00000294">
      <w:pPr>
        <w:numPr>
          <w:ilvl w:val="0"/>
          <w:numId w:val="17"/>
        </w:numPr>
        <w:ind w:left="720" w:hanging="360"/>
        <w:rPr/>
      </w:pPr>
      <w:r w:rsidDel="00000000" w:rsidR="00000000" w:rsidRPr="00000000">
        <w:rPr>
          <w:rtl w:val="0"/>
        </w:rPr>
        <w:t xml:space="preserve">Keel miners and residents </w:t>
      </w:r>
    </w:p>
    <w:p w:rsidR="00000000" w:rsidDel="00000000" w:rsidP="00000000" w:rsidRDefault="00000000" w:rsidRPr="00000000" w14:paraId="00000295">
      <w:pPr>
        <w:numPr>
          <w:ilvl w:val="0"/>
          <w:numId w:val="17"/>
        </w:numPr>
        <w:ind w:left="720" w:hanging="360"/>
        <w:rPr/>
      </w:pPr>
      <w:r w:rsidDel="00000000" w:rsidR="00000000" w:rsidRPr="00000000">
        <w:rPr>
          <w:rtl w:val="0"/>
        </w:rPr>
        <w:t xml:space="preserve">Foreman-7 </w:t>
      </w:r>
    </w:p>
    <w:p w:rsidR="00000000" w:rsidDel="00000000" w:rsidP="00000000" w:rsidRDefault="00000000" w:rsidRPr="00000000" w14:paraId="00000296">
      <w:pPr>
        <w:numPr>
          <w:ilvl w:val="0"/>
          <w:numId w:val="17"/>
        </w:numPr>
        <w:ind w:left="720" w:hanging="360"/>
        <w:rPr/>
      </w:pPr>
      <w:r w:rsidDel="00000000" w:rsidR="00000000" w:rsidRPr="00000000">
        <w:rPr>
          <w:rtl w:val="0"/>
        </w:rPr>
        <w:t xml:space="preserve">Security drones </w:t>
      </w:r>
    </w:p>
    <w:p w:rsidR="00000000" w:rsidDel="00000000" w:rsidP="00000000" w:rsidRDefault="00000000" w:rsidRPr="00000000" w14:paraId="00000297">
      <w:pPr>
        <w:numPr>
          <w:ilvl w:val="0"/>
          <w:numId w:val="17"/>
        </w:numPr>
        <w:ind w:left="720" w:hanging="360"/>
        <w:rPr/>
      </w:pPr>
      <w:r w:rsidDel="00000000" w:rsidR="00000000" w:rsidRPr="00000000">
        <w:rPr>
          <w:rtl w:val="0"/>
        </w:rPr>
        <w:t xml:space="preserve">Silent follower </w:t>
      </w:r>
    </w:p>
    <w:p w:rsidR="00000000" w:rsidDel="00000000" w:rsidP="00000000" w:rsidRDefault="00000000" w:rsidRPr="00000000" w14:paraId="00000298">
      <w:pPr>
        <w:numPr>
          <w:ilvl w:val="0"/>
          <w:numId w:val="17"/>
        </w:numPr>
        <w:ind w:left="720" w:hanging="360"/>
        <w:rPr/>
      </w:pPr>
      <w:r w:rsidDel="00000000" w:rsidR="00000000" w:rsidRPr="00000000">
        <w:rPr>
          <w:rtl w:val="0"/>
        </w:rPr>
        <w:t xml:space="preserve">Mera, indirectly </w:t>
      </w:r>
    </w:p>
    <w:p w:rsidR="00000000" w:rsidDel="00000000" w:rsidP="00000000" w:rsidRDefault="00000000" w:rsidRPr="00000000" w14:paraId="00000299">
      <w:pPr>
        <w:rPr>
          <w:b w:val="1"/>
          <w:bCs w:val="1"/>
        </w:rPr>
      </w:pPr>
      <w:r w:rsidDel="00000000" w:rsidR="00000000" w:rsidRPr="00000000">
        <w:rPr>
          <w:b w:val="1"/>
          <w:bCs w:val="1"/>
          <w:rtl w:val="0"/>
        </w:rPr>
        <w:t xml:space="preserve">Central Conflict</w:t>
      </w:r>
    </w:p>
    <w:p w:rsidR="00000000" w:rsidDel="00000000" w:rsidP="00000000" w:rsidRDefault="00000000" w:rsidRPr="00000000" w14:paraId="0000029A">
      <w:pPr>
        <w:rPr/>
      </w:pPr>
      <w:r w:rsidDel="00000000" w:rsidR="00000000" w:rsidRPr="00000000">
        <w:rPr>
          <w:rtl w:val="0"/>
        </w:rPr>
        <w:t xml:space="preserve">Alex can protect his personal escape or reveal the truth that could change life in Keel.</w:t>
      </w:r>
    </w:p>
    <w:p w:rsidR="00000000" w:rsidDel="00000000" w:rsidP="00000000" w:rsidRDefault="00000000" w:rsidRPr="00000000" w14:paraId="0000029B">
      <w:pPr>
        <w:rPr>
          <w:b w:val="1"/>
          <w:bCs w:val="1"/>
        </w:rPr>
      </w:pPr>
      <w:r w:rsidDel="00000000" w:rsidR="00000000" w:rsidRPr="00000000">
        <w:rPr>
          <w:b w:val="1"/>
          <w:bCs w:val="1"/>
          <w:rtl w:val="0"/>
        </w:rPr>
        <w:t xml:space="preserve">Decision</w:t>
      </w:r>
    </w:p>
    <w:p w:rsidR="00000000" w:rsidDel="00000000" w:rsidP="00000000" w:rsidRDefault="00000000" w:rsidRPr="00000000" w14:paraId="0000029C">
      <w:pPr>
        <w:rPr/>
      </w:pPr>
      <w:r w:rsidDel="00000000" w:rsidR="00000000" w:rsidRPr="00000000">
        <w:rPr>
          <w:rtl w:val="0"/>
        </w:rPr>
        <w:t xml:space="preserve">Alex publishes the diversion.</w:t>
      </w:r>
    </w:p>
    <w:p w:rsidR="00000000" w:rsidDel="00000000" w:rsidP="00000000" w:rsidRDefault="00000000" w:rsidRPr="00000000" w14:paraId="0000029D">
      <w:pPr>
        <w:rPr>
          <w:b w:val="1"/>
          <w:bCs w:val="1"/>
        </w:rPr>
      </w:pPr>
      <w:r w:rsidDel="00000000" w:rsidR="00000000" w:rsidRPr="00000000">
        <w:rPr>
          <w:b w:val="1"/>
          <w:bCs w:val="1"/>
          <w:rtl w:val="0"/>
        </w:rPr>
        <w:t xml:space="preserve">Price</w:t>
      </w:r>
    </w:p>
    <w:p w:rsidR="00000000" w:rsidDel="00000000" w:rsidP="00000000" w:rsidRDefault="00000000" w:rsidRPr="00000000" w14:paraId="0000029E">
      <w:pPr>
        <w:rPr/>
      </w:pPr>
      <w:r w:rsidDel="00000000" w:rsidR="00000000" w:rsidRPr="00000000">
        <w:rPr>
          <w:rtl w:val="0"/>
        </w:rPr>
        <w:t xml:space="preserve">He reveals his location, triggers a detention order, and loses the hidden route identified by the Measure.</w:t>
      </w:r>
    </w:p>
    <w:p w:rsidR="00000000" w:rsidDel="00000000" w:rsidP="00000000" w:rsidRDefault="00000000" w:rsidRPr="00000000" w14:paraId="0000029F">
      <w:pPr>
        <w:rPr>
          <w:b w:val="1"/>
          <w:bCs w:val="1"/>
        </w:rPr>
      </w:pPr>
      <w:r w:rsidDel="00000000" w:rsidR="00000000" w:rsidRPr="00000000">
        <w:rPr>
          <w:b w:val="1"/>
          <w:bCs w:val="1"/>
          <w:rtl w:val="0"/>
        </w:rPr>
        <w:t xml:space="preserve">Audience Questions</w:t>
      </w:r>
    </w:p>
    <w:p w:rsidR="00000000" w:rsidDel="00000000" w:rsidP="00000000" w:rsidRDefault="00000000" w:rsidRPr="00000000" w14:paraId="000002A0">
      <w:pPr>
        <w:numPr>
          <w:ilvl w:val="0"/>
          <w:numId w:val="18"/>
        </w:numPr>
        <w:ind w:left="720" w:hanging="360"/>
        <w:rPr/>
      </w:pPr>
      <w:r w:rsidDel="00000000" w:rsidR="00000000" w:rsidRPr="00000000">
        <w:rPr>
          <w:rtl w:val="0"/>
        </w:rPr>
        <w:t xml:space="preserve">Can the people of Keel protect Alex? </w:t>
      </w:r>
    </w:p>
    <w:p w:rsidR="00000000" w:rsidDel="00000000" w:rsidP="00000000" w:rsidRDefault="00000000" w:rsidRPr="00000000" w14:paraId="000002A1">
      <w:pPr>
        <w:numPr>
          <w:ilvl w:val="0"/>
          <w:numId w:val="18"/>
        </w:numPr>
        <w:ind w:left="720" w:hanging="360"/>
        <w:rPr/>
      </w:pPr>
      <w:r w:rsidDel="00000000" w:rsidR="00000000" w:rsidRPr="00000000">
        <w:rPr>
          <w:rtl w:val="0"/>
        </w:rPr>
        <w:t xml:space="preserve">Did Adrian help create the underground resistance? </w:t>
      </w:r>
    </w:p>
    <w:p w:rsidR="00000000" w:rsidDel="00000000" w:rsidP="00000000" w:rsidRDefault="00000000" w:rsidRPr="00000000" w14:paraId="000002A2">
      <w:pPr>
        <w:numPr>
          <w:ilvl w:val="0"/>
          <w:numId w:val="18"/>
        </w:numPr>
        <w:ind w:left="720" w:hanging="360"/>
        <w:rPr/>
      </w:pPr>
      <w:r w:rsidDel="00000000" w:rsidR="00000000" w:rsidRPr="00000000">
        <w:rPr>
          <w:rtl w:val="0"/>
        </w:rPr>
        <w:t xml:space="preserve">Who allows the train to leave? </w:t>
      </w:r>
    </w:p>
    <w:p w:rsidR="00000000" w:rsidDel="00000000" w:rsidP="00000000" w:rsidRDefault="00000000" w:rsidRPr="00000000" w14:paraId="000002A3">
      <w:pPr>
        <w:numPr>
          <w:ilvl w:val="0"/>
          <w:numId w:val="18"/>
        </w:numPr>
        <w:ind w:left="720" w:hanging="360"/>
        <w:rPr/>
      </w:pPr>
      <w:r w:rsidDel="00000000" w:rsidR="00000000" w:rsidRPr="00000000">
        <w:rPr>
          <w:rtl w:val="0"/>
        </w:rPr>
        <w:t xml:space="preserve">Who is following Alex? </w:t>
      </w:r>
    </w:p>
    <w:p w:rsidR="00000000" w:rsidDel="00000000" w:rsidP="00000000" w:rsidRDefault="00000000" w:rsidRPr="00000000" w14:paraId="000002A4">
      <w:pPr>
        <w:numPr>
          <w:ilvl w:val="0"/>
          <w:numId w:val="18"/>
        </w:numPr>
        <w:ind w:left="720" w:hanging="360"/>
        <w:rPr/>
      </w:pPr>
      <w:r w:rsidDel="00000000" w:rsidR="00000000" w:rsidRPr="00000000">
        <w:rPr>
          <w:rtl w:val="0"/>
        </w:rPr>
        <w:t xml:space="preserve">What is waiting in Halyard? </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Panel 1</w:t>
      </w:r>
    </w:p>
    <w:p w:rsidR="00000000" w:rsidDel="00000000" w:rsidP="00000000" w:rsidRDefault="00000000" w:rsidRPr="00000000" w14:paraId="000002A7">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A8">
      <w:pPr>
        <w:rPr/>
      </w:pPr>
      <w:r w:rsidDel="00000000" w:rsidR="00000000" w:rsidRPr="00000000">
        <w:rPr>
          <w:rtl w:val="0"/>
        </w:rPr>
        <w:t xml:space="preserve">Make the judgment test intimate and decisive.</w:t>
      </w:r>
    </w:p>
    <w:p w:rsidR="00000000" w:rsidDel="00000000" w:rsidP="00000000" w:rsidRDefault="00000000" w:rsidRPr="00000000" w14:paraId="000002A9">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AA">
      <w:pPr>
        <w:rPr/>
      </w:pPr>
      <w:r w:rsidDel="00000000" w:rsidR="00000000" w:rsidRPr="00000000">
        <w:rPr>
          <w:rtl w:val="0"/>
        </w:rPr>
        <w:t xml:space="preserve">Alex holds the Measure as the countdown falls. One projection shows the hidden escape route. The other shows thousands of homes in Keel receiving less water than Alpha’s reports claim. Bi11bot stands beside him. Ada is visible on a small communicator screen.</w:t>
      </w:r>
    </w:p>
    <w:p w:rsidR="00000000" w:rsidDel="00000000" w:rsidP="00000000" w:rsidRDefault="00000000" w:rsidRPr="00000000" w14:paraId="000002AB">
      <w:pPr>
        <w:rPr>
          <w:b w:val="1"/>
          <w:bCs w:val="1"/>
        </w:rPr>
      </w:pPr>
      <w:r w:rsidDel="00000000" w:rsidR="00000000" w:rsidRPr="00000000">
        <w:rPr>
          <w:b w:val="1"/>
          <w:bCs w:val="1"/>
          <w:rtl w:val="0"/>
        </w:rPr>
        <w:t xml:space="preserve">Dialogue</w:t>
      </w:r>
    </w:p>
    <w:p w:rsidR="00000000" w:rsidDel="00000000" w:rsidP="00000000" w:rsidRDefault="00000000" w:rsidRPr="00000000" w14:paraId="000002AC">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“If I preserve the route, we can leave before anyone knows.”</w:t>
      </w:r>
    </w:p>
    <w:p w:rsidR="00000000" w:rsidDel="00000000" w:rsidP="00000000" w:rsidRDefault="00000000" w:rsidRPr="00000000" w14:paraId="000002AE">
      <w:pPr>
        <w:rPr/>
      </w:pPr>
      <w:sdt>
        <w:sdtPr>
          <w:id w:val="715682832"/>
          <w:tag w:val="goog_rdk_13"/>
        </w:sdtPr>
        <w:sdtContent>
          <w:commentRangeStart w:id="11"/>
        </w:sdtContent>
      </w:sdt>
      <w:r w:rsidDel="00000000" w:rsidR="00000000" w:rsidRPr="00000000">
        <w:rPr>
          <w:b w:val="1"/>
          <w:bCs w:val="1"/>
          <w:rtl w:val="0"/>
        </w:rPr>
        <w:t xml:space="preserve">Ada</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“And tomorrow Keel still pays the same price.”</w:t>
      </w:r>
    </w:p>
    <w:p w:rsidR="00000000" w:rsidDel="00000000" w:rsidP="00000000" w:rsidRDefault="00000000" w:rsidRPr="00000000" w14:paraId="000002B0">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“The Measure does not choose what matters.”</w:t>
      </w:r>
    </w:p>
    <w:p w:rsidR="00000000" w:rsidDel="00000000" w:rsidP="00000000" w:rsidRDefault="00000000" w:rsidRPr="00000000" w14:paraId="000002B2">
      <w:pPr>
        <w:rPr/>
      </w:pPr>
      <w:r w:rsidDel="00000000" w:rsidR="00000000" w:rsidRPr="00000000">
        <w:rPr>
          <w:rtl w:val="0"/>
        </w:rPr>
        <w:t xml:space="preserve">“You do.”</w:t>
      </w:r>
    </w:p>
    <w:p w:rsidR="00000000" w:rsidDel="00000000" w:rsidP="00000000" w:rsidRDefault="00000000" w:rsidRPr="00000000" w14:paraId="000002B3">
      <w:pPr>
        <w:rPr/>
      </w:pPr>
      <w:r w:rsidDel="00000000" w:rsidR="00000000" w:rsidRPr="00000000">
        <w:rPr>
          <w:rtl w:val="0"/>
        </w:rPr>
        <w:t xml:space="preserve">Alex looks at the hidden route one final time.</w:t>
      </w:r>
    </w:p>
    <w:p w:rsidR="00000000" w:rsidDel="00000000" w:rsidP="00000000" w:rsidRDefault="00000000" w:rsidRPr="00000000" w14:paraId="000002B4">
      <w:pPr>
        <w:rPr/>
      </w:pPr>
      <w:r w:rsidDel="00000000" w:rsidR="00000000" w:rsidRPr="00000000">
        <w:rPr>
          <w:rtl w:val="0"/>
        </w:rPr>
        <w:t xml:space="preserve">Then selects:</w:t>
      </w:r>
    </w:p>
    <w:p w:rsidR="00000000" w:rsidDel="00000000" w:rsidP="00000000" w:rsidRDefault="00000000" w:rsidRPr="00000000" w14:paraId="000002B5">
      <w:pPr>
        <w:rPr/>
      </w:pPr>
      <w:r w:rsidDel="00000000" w:rsidR="00000000" w:rsidRPr="00000000">
        <w:rPr>
          <w:b w:val="1"/>
          <w:bCs w:val="1"/>
          <w:rtl w:val="0"/>
        </w:rPr>
        <w:t xml:space="preserve">PUBLISH TRUE WATER ALLOCATION</w:t>
      </w:r>
      <w:r w:rsidDel="00000000" w:rsidR="00000000" w:rsidRPr="00000000">
        <w:rPr>
          <w:rtl w:val="0"/>
        </w:rPr>
      </w:r>
    </w:p>
    <w:p w:rsidR="00000000" w:rsidDel="00000000" w:rsidP="00000000" w:rsidRDefault="00000000" w:rsidRPr="00000000" w14:paraId="000002B6">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“Then they should know what they’re paying for.”</w:t>
      </w:r>
    </w:p>
    <w:p w:rsidR="00000000" w:rsidDel="00000000" w:rsidP="00000000" w:rsidRDefault="00000000" w:rsidRPr="00000000" w14:paraId="000002B8">
      <w:pPr>
        <w:rPr>
          <w:b w:val="1"/>
          <w:bCs w:val="1"/>
        </w:rPr>
      </w:pPr>
      <w:r w:rsidDel="00000000" w:rsidR="00000000" w:rsidRPr="00000000">
        <w:rPr>
          <w:rtl w:val="0"/>
        </w:rPr>
      </w:r>
    </w:p>
    <w:p w:rsidR="00000000" w:rsidDel="00000000" w:rsidP="00000000" w:rsidRDefault="00000000" w:rsidRPr="00000000" w14:paraId="000002B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A">
      <w:pPr>
        <w:rPr>
          <w:b w:val="1"/>
          <w:bCs w:val="1"/>
        </w:rPr>
      </w:pPr>
      <w:r w:rsidDel="00000000" w:rsidR="00000000" w:rsidRPr="00000000">
        <w:rPr>
          <w:b w:val="1"/>
          <w:bCs w:val="1"/>
          <w:rtl w:val="0"/>
        </w:rPr>
        <w:t xml:space="preserve">Panel 2</w:t>
      </w:r>
    </w:p>
    <w:p w:rsidR="00000000" w:rsidDel="00000000" w:rsidP="00000000" w:rsidRDefault="00000000" w:rsidRPr="00000000" w14:paraId="000002BB">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BC">
      <w:pPr>
        <w:rPr/>
      </w:pPr>
      <w:r w:rsidDel="00000000" w:rsidR="00000000" w:rsidRPr="00000000">
        <w:rPr>
          <w:rtl w:val="0"/>
        </w:rPr>
        <w:t xml:space="preserve">Expose the truth clearly and define who Alpha is addressing.</w:t>
      </w:r>
    </w:p>
    <w:p w:rsidR="00000000" w:rsidDel="00000000" w:rsidP="00000000" w:rsidRDefault="00000000" w:rsidRPr="00000000" w14:paraId="000002BD">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BE">
      <w:pPr>
        <w:rPr/>
      </w:pPr>
      <w:r w:rsidDel="00000000" w:rsidR="00000000" w:rsidRPr="00000000">
        <w:rPr>
          <w:rtl w:val="0"/>
        </w:rPr>
        <w:t xml:space="preserve">Public terminals, ration stations, mine displays, household walls, and transit boards throughout Keel all switch to the same visual report. It compares </w:t>
      </w:r>
      <w:r w:rsidDel="00000000" w:rsidR="00000000" w:rsidRPr="00000000">
        <w:rPr>
          <w:b w:val="1"/>
          <w:bCs w:val="1"/>
          <w:rtl w:val="0"/>
        </w:rPr>
        <w:t xml:space="preserve">REPORTED WATER ALLOCATION</w:t>
      </w:r>
      <w:r w:rsidDel="00000000" w:rsidR="00000000" w:rsidRPr="00000000">
        <w:rPr>
          <w:rtl w:val="0"/>
        </w:rPr>
        <w:t xml:space="preserve"> with </w:t>
      </w:r>
      <w:r w:rsidDel="00000000" w:rsidR="00000000" w:rsidRPr="00000000">
        <w:rPr>
          <w:b w:val="1"/>
          <w:bCs w:val="1"/>
          <w:rtl w:val="0"/>
        </w:rPr>
        <w:t xml:space="preserve">ACTUAL WATER RECEIVED</w:t>
      </w:r>
      <w:r w:rsidDel="00000000" w:rsidR="00000000" w:rsidRPr="00000000">
        <w:rPr>
          <w:rtl w:val="0"/>
        </w:rPr>
        <w:t xml:space="preserve">. The discrepancy is unmistakable. Alpha’s response appears first privately on Alex’s Measure and then as a public system warning across Keel.</w:t>
      </w:r>
    </w:p>
    <w:p w:rsidR="00000000" w:rsidDel="00000000" w:rsidP="00000000" w:rsidRDefault="00000000" w:rsidRPr="00000000" w14:paraId="000002BF">
      <w:pPr>
        <w:rPr>
          <w:b w:val="1"/>
          <w:bCs w:val="1"/>
        </w:rPr>
      </w:pPr>
      <w:r w:rsidDel="00000000" w:rsidR="00000000" w:rsidRPr="00000000">
        <w:rPr>
          <w:b w:val="1"/>
          <w:bCs w:val="1"/>
          <w:rtl w:val="0"/>
        </w:rPr>
        <w:t xml:space="preserve">Text-box</w:t>
      </w:r>
    </w:p>
    <w:p w:rsidR="00000000" w:rsidDel="00000000" w:rsidP="00000000" w:rsidRDefault="00000000" w:rsidRPr="00000000" w14:paraId="000002C0">
      <w:pPr>
        <w:rPr/>
      </w:pPr>
      <w:r w:rsidDel="00000000" w:rsidR="00000000" w:rsidRPr="00000000">
        <w:rPr>
          <w:b w:val="1"/>
          <w:bCs w:val="1"/>
          <w:rtl w:val="0"/>
        </w:rPr>
        <w:t xml:space="preserve">THE TRUTH HAD ALWAYS BEEN THERE.</w:t>
      </w:r>
      <w:r w:rsidDel="00000000" w:rsidR="00000000" w:rsidRPr="00000000">
        <w:rPr>
          <w:rtl w:val="0"/>
        </w:rPr>
        <w:t xml:space="preserve">  </w:t>
      </w:r>
      <w:r w:rsidDel="00000000" w:rsidR="00000000" w:rsidRPr="00000000">
        <w:rPr>
          <w:b w:val="1"/>
          <w:bCs w:val="1"/>
          <w:rtl w:val="0"/>
        </w:rPr>
        <w:t xml:space="preserve">NOW IT BELONGED TO EVERYONE.</w:t>
      </w:r>
      <w:r w:rsidDel="00000000" w:rsidR="00000000" w:rsidRPr="00000000">
        <w:rPr>
          <w:rtl w:val="0"/>
        </w:rPr>
      </w:r>
    </w:p>
    <w:p w:rsidR="00000000" w:rsidDel="00000000" w:rsidP="00000000" w:rsidRDefault="00000000" w:rsidRPr="00000000" w14:paraId="000002C1">
      <w:pPr>
        <w:rPr>
          <w:b w:val="1"/>
          <w:bCs w:val="1"/>
        </w:rPr>
      </w:pPr>
      <w:r w:rsidDel="00000000" w:rsidR="00000000" w:rsidRPr="00000000">
        <w:rPr>
          <w:b w:val="1"/>
          <w:bCs w:val="1"/>
          <w:rtl w:val="0"/>
        </w:rPr>
        <w:t xml:space="preserve">Dialogue</w:t>
      </w:r>
    </w:p>
    <w:p w:rsidR="00000000" w:rsidDel="00000000" w:rsidP="00000000" w:rsidRDefault="00000000" w:rsidRPr="00000000" w14:paraId="000002C2">
      <w:pPr>
        <w:rPr/>
      </w:pPr>
      <w:r w:rsidDel="00000000" w:rsidR="00000000" w:rsidRPr="00000000">
        <w:rPr>
          <w:b w:val="1"/>
          <w:bCs w:val="1"/>
          <w:rtl w:val="0"/>
        </w:rPr>
        <w:t xml:space="preserve">Public screens</w:t>
      </w:r>
      <w:r w:rsidDel="00000000" w:rsidR="00000000" w:rsidRPr="00000000">
        <w:rPr>
          <w:rtl w:val="0"/>
        </w:rPr>
      </w:r>
    </w:p>
    <w:p w:rsidR="00000000" w:rsidDel="00000000" w:rsidP="00000000" w:rsidRDefault="00000000" w:rsidRPr="00000000" w14:paraId="000002C3">
      <w:pPr>
        <w:rPr/>
      </w:pPr>
      <w:r w:rsidDel="00000000" w:rsidR="00000000" w:rsidRPr="00000000">
        <w:rPr>
          <w:b w:val="1"/>
          <w:bCs w:val="1"/>
          <w:rtl w:val="0"/>
        </w:rPr>
        <w:t xml:space="preserve">REPORTED TO KEEL: 62%</w:t>
      </w: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DELIVERED TO KEEL: 18%</w:t>
      </w:r>
      <w:r w:rsidDel="00000000" w:rsidR="00000000" w:rsidRPr="00000000">
        <w:rPr>
          <w:rtl w:val="0"/>
        </w:rPr>
      </w:r>
    </w:p>
    <w:p w:rsidR="00000000" w:rsidDel="00000000" w:rsidP="00000000" w:rsidRDefault="00000000" w:rsidRPr="00000000" w14:paraId="000002C5">
      <w:pPr>
        <w:rPr/>
      </w:pPr>
      <w:r w:rsidDel="00000000" w:rsidR="00000000" w:rsidRPr="00000000">
        <w:rPr>
          <w:b w:val="1"/>
          <w:bCs w:val="1"/>
          <w:rtl w:val="0"/>
        </w:rPr>
        <w:t xml:space="preserve">Alpha, public system announcement</w: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“Unverified allocation data has entered the public network.”</w:t>
      </w:r>
    </w:p>
    <w:p w:rsidR="00000000" w:rsidDel="00000000" w:rsidP="00000000" w:rsidRDefault="00000000" w:rsidRPr="00000000" w14:paraId="000002C7">
      <w:pPr>
        <w:rPr/>
      </w:pPr>
      <w:r w:rsidDel="00000000" w:rsidR="00000000" w:rsidRPr="00000000">
        <w:rPr>
          <w:rtl w:val="0"/>
        </w:rPr>
        <w:t xml:space="preserve">“Citizens must not act on unauthorized information.”</w:t>
      </w:r>
    </w:p>
    <w:p w:rsidR="00000000" w:rsidDel="00000000" w:rsidP="00000000" w:rsidRDefault="00000000" w:rsidRPr="00000000" w14:paraId="000002C8">
      <w:pPr>
        <w:rPr/>
      </w:pPr>
      <w:r w:rsidDel="00000000" w:rsidR="00000000" w:rsidRPr="00000000">
        <w:rPr>
          <w:rtl w:val="0"/>
        </w:rPr>
        <w:t xml:space="preserve">On Alex’s Measure, a private message appears:</w:t>
      </w:r>
    </w:p>
    <w:p w:rsidR="00000000" w:rsidDel="00000000" w:rsidP="00000000" w:rsidRDefault="00000000" w:rsidRPr="00000000" w14:paraId="000002C9">
      <w:pPr>
        <w:rPr/>
      </w:pPr>
      <w:r w:rsidDel="00000000" w:rsidR="00000000" w:rsidRPr="00000000">
        <w:rPr>
          <w:b w:val="1"/>
          <w:bCs w:val="1"/>
          <w:rtl w:val="0"/>
        </w:rPr>
        <w:t xml:space="preserve">ALEX PHANTUM: REMAIN IN PLACE FOR DETENTION.</w:t>
      </w:r>
      <w:r w:rsidDel="00000000" w:rsidR="00000000" w:rsidRPr="00000000">
        <w:rPr>
          <w:rtl w:val="0"/>
        </w:rPr>
      </w:r>
    </w:p>
    <w:p w:rsidR="00000000" w:rsidDel="00000000" w:rsidP="00000000" w:rsidRDefault="00000000" w:rsidRPr="00000000" w14:paraId="000002CA">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sdt>
        <w:sdtPr>
          <w:id w:val="1051900459"/>
          <w:tag w:val="goog_rdk_14"/>
        </w:sdtPr>
        <w:sdtContent>
          <w:commentRangeStart w:id="12"/>
        </w:sdtContent>
      </w:sdt>
      <w:r w:rsidDel="00000000" w:rsidR="00000000" w:rsidRPr="00000000">
        <w:rPr>
          <w:rtl w:val="0"/>
        </w:rPr>
        <w:t xml:space="preserve">Truth doesn't need authorization.</w:t>
      </w:r>
      <w:commentRangeEnd w:id="12"/>
      <w:r w:rsidDel="00000000" w:rsidR="00000000" w:rsidRPr="00000000">
        <w:commentReference w:id="12"/>
      </w:r>
      <w:r w:rsidDel="00000000" w:rsidR="00000000" w:rsidRPr="00000000">
        <w:rPr>
          <w:rtl w:val="0"/>
        </w:rPr>
        <w:t xml:space="preserve">”</w:t>
      </w:r>
    </w:p>
    <w:p w:rsidR="00000000" w:rsidDel="00000000" w:rsidP="00000000" w:rsidRDefault="00000000" w:rsidRPr="00000000" w14:paraId="000002C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Panel 3</w:t>
      </w:r>
      <w:r w:rsidDel="00000000" w:rsidR="00000000" w:rsidRPr="00000000">
        <w:rPr>
          <w:rtl w:val="0"/>
        </w:rPr>
      </w:r>
    </w:p>
    <w:p w:rsidR="00000000" w:rsidDel="00000000" w:rsidP="00000000" w:rsidRDefault="00000000" w:rsidRPr="00000000" w14:paraId="000002CE">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CF">
      <w:pPr>
        <w:rPr/>
      </w:pPr>
      <w:r w:rsidDel="00000000" w:rsidR="00000000" w:rsidRPr="00000000">
        <w:rPr>
          <w:rtl w:val="0"/>
        </w:rPr>
        <w:t xml:space="preserve">Bring the miners into the abandoned mine, show collective action, and raise the consequence beyond losing a job.</w:t>
      </w:r>
    </w:p>
    <w:p w:rsidR="00000000" w:rsidDel="00000000" w:rsidP="00000000" w:rsidRDefault="00000000" w:rsidRPr="00000000" w14:paraId="000002D0">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D1">
      <w:pPr>
        <w:rPr/>
      </w:pPr>
      <w:r w:rsidDel="00000000" w:rsidR="00000000" w:rsidRPr="00000000">
        <w:rPr>
          <w:rtl w:val="0"/>
        </w:rPr>
        <w:t xml:space="preserve">Tomas leads miners through the maintenance entrance into the hidden diversion chamber. They see the real pipes and the false regulator. Some begin manually opening the residential valves. Others block security drones with mining equipment. Foreman-7 arrives with a detention order.</w:t>
      </w:r>
    </w:p>
    <w:p w:rsidR="00000000" w:rsidDel="00000000" w:rsidP="00000000" w:rsidRDefault="00000000" w:rsidRPr="00000000" w14:paraId="000002D2">
      <w:pPr>
        <w:rPr>
          <w:b w:val="1"/>
          <w:bCs w:val="1"/>
        </w:rPr>
      </w:pPr>
      <w:r w:rsidDel="00000000" w:rsidR="00000000" w:rsidRPr="00000000">
        <w:rPr>
          <w:b w:val="1"/>
          <w:bCs w:val="1"/>
          <w:rtl w:val="0"/>
        </w:rPr>
        <w:t xml:space="preserve">Dialogue</w:t>
      </w:r>
    </w:p>
    <w:p w:rsidR="00000000" w:rsidDel="00000000" w:rsidP="00000000" w:rsidRDefault="00000000" w:rsidRPr="00000000" w14:paraId="000002D3">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“We saw the numbers.”</w:t>
      </w:r>
    </w:p>
    <w:p w:rsidR="00000000" w:rsidDel="00000000" w:rsidP="00000000" w:rsidRDefault="00000000" w:rsidRPr="00000000" w14:paraId="000002D5">
      <w:pPr>
        <w:rPr/>
      </w:pPr>
      <w:r w:rsidDel="00000000" w:rsidR="00000000" w:rsidRPr="00000000">
        <w:rPr>
          <w:rtl w:val="0"/>
        </w:rPr>
        <w:t xml:space="preserve">He looks at the pipes.</w:t>
      </w:r>
    </w:p>
    <w:p w:rsidR="00000000" w:rsidDel="00000000" w:rsidP="00000000" w:rsidRDefault="00000000" w:rsidRPr="00000000" w14:paraId="000002D6">
      <w:pPr>
        <w:rPr/>
      </w:pPr>
      <w:r w:rsidDel="00000000" w:rsidR="00000000" w:rsidRPr="00000000">
        <w:rPr>
          <w:rtl w:val="0"/>
        </w:rPr>
        <w:t xml:space="preserve">“Now we see the reason.”</w:t>
      </w:r>
    </w:p>
    <w:p w:rsidR="00000000" w:rsidDel="00000000" w:rsidP="00000000" w:rsidRDefault="00000000" w:rsidRPr="00000000" w14:paraId="000002D7">
      <w:pPr>
        <w:rPr/>
      </w:pPr>
      <w:r w:rsidDel="00000000" w:rsidR="00000000" w:rsidRPr="00000000">
        <w:rPr>
          <w:rtl w:val="0"/>
        </w:rPr>
        <w:t xml:space="preserve">The miners open the Keel residential valve. Water surges through the neglected line.</w:t>
      </w:r>
    </w:p>
    <w:p w:rsidR="00000000" w:rsidDel="00000000" w:rsidP="00000000" w:rsidRDefault="00000000" w:rsidRPr="00000000" w14:paraId="000002D8">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“Alex Phantum.”</w:t>
      </w:r>
    </w:p>
    <w:p w:rsidR="00000000" w:rsidDel="00000000" w:rsidP="00000000" w:rsidRDefault="00000000" w:rsidRPr="00000000" w14:paraId="000002DA">
      <w:pPr>
        <w:rPr/>
      </w:pPr>
      <w:r w:rsidDel="00000000" w:rsidR="00000000" w:rsidRPr="00000000">
        <w:rPr>
          <w:rtl w:val="0"/>
        </w:rPr>
        <w:t xml:space="preserve">“By authority of Alpha, you are placed under household detention.”</w:t>
      </w:r>
    </w:p>
    <w:p w:rsidR="00000000" w:rsidDel="00000000" w:rsidP="00000000" w:rsidRDefault="00000000" w:rsidRPr="00000000" w14:paraId="000002DB">
      <w:pPr>
        <w:rPr/>
      </w:pPr>
      <w:r w:rsidDel="00000000" w:rsidR="00000000" w:rsidRPr="00000000">
        <w:rPr>
          <w:rtl w:val="0"/>
        </w:rPr>
        <w:t xml:space="preserve">“Movement privileges permanently suspended.”</w:t>
      </w:r>
    </w:p>
    <w:p w:rsidR="00000000" w:rsidDel="00000000" w:rsidP="00000000" w:rsidRDefault="00000000" w:rsidRPr="00000000" w14:paraId="000002DC">
      <w:pPr>
        <w:rPr/>
      </w:pPr>
      <w:r w:rsidDel="00000000" w:rsidR="00000000" w:rsidRPr="00000000">
        <w:rPr>
          <w:rtl w:val="0"/>
        </w:rPr>
        <w:t xml:space="preserve">“Associates subject to review.”</w:t>
      </w:r>
    </w:p>
    <w:p w:rsidR="00000000" w:rsidDel="00000000" w:rsidP="00000000" w:rsidRDefault="00000000" w:rsidRPr="00000000" w14:paraId="000002DD">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“You hid water from an entire city.”</w:t>
      </w:r>
    </w:p>
    <w:p w:rsidR="00000000" w:rsidDel="00000000" w:rsidP="00000000" w:rsidRDefault="00000000" w:rsidRPr="00000000" w14:paraId="000002DF">
      <w:pPr>
        <w:rPr/>
      </w:pPr>
      <w:r w:rsidDel="00000000" w:rsidR="00000000" w:rsidRPr="00000000">
        <w:rPr>
          <w:b w:val="1"/>
          <w:bCs w:val="1"/>
          <w:rtl w:val="0"/>
        </w:rPr>
        <w:t xml:space="preserve">FOREMAN-7</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“Allocation preserved regional stability.”</w:t>
      </w:r>
    </w:p>
    <w:p w:rsidR="00000000" w:rsidDel="00000000" w:rsidP="00000000" w:rsidRDefault="00000000" w:rsidRPr="00000000" w14:paraId="000002E1">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“Then stability can arrest all of us.”</w:t>
      </w:r>
    </w:p>
    <w:p w:rsidR="00000000" w:rsidDel="00000000" w:rsidP="00000000" w:rsidRDefault="00000000" w:rsidRPr="00000000" w14:paraId="000002E3">
      <w:pPr>
        <w:rPr/>
      </w:pPr>
      <w:r w:rsidDel="00000000" w:rsidR="00000000" w:rsidRPr="00000000">
        <w:rPr>
          <w:rtl w:val="0"/>
        </w:rPr>
        <w:t xml:space="preserve">The miners close ranks between Alex and the bot.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b w:val="1"/>
          <w:bCs w:val="1"/>
          <w:rtl w:val="0"/>
        </w:rPr>
        <w:t xml:space="preserve">Panel 4</w:t>
      </w:r>
      <w:r w:rsidDel="00000000" w:rsidR="00000000" w:rsidRPr="00000000">
        <w:rPr>
          <w:rtl w:val="0"/>
        </w:rPr>
      </w:r>
    </w:p>
    <w:p w:rsidR="00000000" w:rsidDel="00000000" w:rsidP="00000000" w:rsidRDefault="00000000" w:rsidRPr="00000000" w14:paraId="000002E6">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E7">
      <w:pPr>
        <w:rPr/>
      </w:pPr>
      <w:r w:rsidDel="00000000" w:rsidR="00000000" w:rsidRPr="00000000">
        <w:rPr>
          <w:rtl w:val="0"/>
        </w:rPr>
        <w:t xml:space="preserve">Show reciprocal community action without contradicting Adrian’s public reputation.</w:t>
      </w:r>
    </w:p>
    <w:p w:rsidR="00000000" w:rsidDel="00000000" w:rsidP="00000000" w:rsidRDefault="00000000" w:rsidRPr="00000000" w14:paraId="000002E8">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E9">
      <w:pPr>
        <w:rPr/>
      </w:pPr>
      <w:r w:rsidDel="00000000" w:rsidR="00000000" w:rsidRPr="00000000">
        <w:rPr>
          <w:rtl w:val="0"/>
        </w:rPr>
        <w:t xml:space="preserve">Rapid sequence across one wide panel. Keel residents respond in small but coordinated ways. A transit worker opens an old service gate. A mechanic disables a tracking beacon. A vendor contributes food. Tomas supplies an underground route. Someone transfers an unregistered train token. Ada receives Alex’s packed bag from a neighbor. The acts feel decentralized and improvised -- not a grand public ceremony.</w:t>
      </w:r>
    </w:p>
    <w:p w:rsidR="00000000" w:rsidDel="00000000" w:rsidP="00000000" w:rsidRDefault="00000000" w:rsidRPr="00000000" w14:paraId="000002EA">
      <w:pPr>
        <w:rPr>
          <w:b w:val="1"/>
          <w:bCs w:val="1"/>
        </w:rPr>
      </w:pPr>
      <w:r w:rsidDel="00000000" w:rsidR="00000000" w:rsidRPr="00000000">
        <w:rPr>
          <w:b w:val="1"/>
          <w:bCs w:val="1"/>
          <w:rtl w:val="0"/>
        </w:rPr>
        <w:t xml:space="preserve">Dialogue</w:t>
      </w:r>
    </w:p>
    <w:p w:rsidR="00000000" w:rsidDel="00000000" w:rsidP="00000000" w:rsidRDefault="00000000" w:rsidRPr="00000000" w14:paraId="000002EB">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“Why are they doing this?”</w:t>
      </w:r>
    </w:p>
    <w:p w:rsidR="00000000" w:rsidDel="00000000" w:rsidP="00000000" w:rsidRDefault="00000000" w:rsidRPr="00000000" w14:paraId="000002ED">
      <w:pPr>
        <w:rPr/>
      </w:pPr>
      <w:r w:rsidDel="00000000" w:rsidR="00000000" w:rsidRPr="00000000">
        <w:rPr>
          <w:b w:val="1"/>
          <w:bCs w:val="1"/>
          <w:rtl w:val="0"/>
        </w:rPr>
        <w:t xml:space="preserve">Tomas</w:t>
      </w: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“Because you gave Keel the truth.”</w:t>
      </w:r>
    </w:p>
    <w:p w:rsidR="00000000" w:rsidDel="00000000" w:rsidP="00000000" w:rsidRDefault="00000000" w:rsidRPr="00000000" w14:paraId="000002EF">
      <w:pPr>
        <w:rPr/>
      </w:pPr>
      <w:r w:rsidDel="00000000" w:rsidR="00000000" w:rsidRPr="00000000">
        <w:rPr>
          <w:rtl w:val="0"/>
        </w:rPr>
        <w:t xml:space="preserve">A transit worker hands Alex an old token.</w:t>
      </w:r>
    </w:p>
    <w:p w:rsidR="00000000" w:rsidDel="00000000" w:rsidP="00000000" w:rsidRDefault="00000000" w:rsidRPr="00000000" w14:paraId="000002F0">
      <w:pPr>
        <w:rPr/>
      </w:pPr>
      <w:r w:rsidDel="00000000" w:rsidR="00000000" w:rsidRPr="00000000">
        <w:rPr>
          <w:b w:val="1"/>
          <w:bCs w:val="1"/>
          <w:rtl w:val="0"/>
        </w:rPr>
        <w:t xml:space="preserve">Transit worker</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“One person can’t buy freedom here.”</w:t>
      </w:r>
    </w:p>
    <w:p w:rsidR="00000000" w:rsidDel="00000000" w:rsidP="00000000" w:rsidRDefault="00000000" w:rsidRPr="00000000" w14:paraId="000002F2">
      <w:pPr>
        <w:rPr/>
      </w:pPr>
      <w:r w:rsidDel="00000000" w:rsidR="00000000" w:rsidRPr="00000000">
        <w:rPr>
          <w:rtl w:val="0"/>
        </w:rPr>
        <w:t xml:space="preserve">“But a city can create a window of hope.”</w:t>
      </w:r>
    </w:p>
    <w:p w:rsidR="00000000" w:rsidDel="00000000" w:rsidP="00000000" w:rsidRDefault="00000000" w:rsidRPr="00000000" w14:paraId="000002F3">
      <w:pPr>
        <w:rPr/>
      </w:pPr>
      <w:r w:rsidDel="00000000" w:rsidR="00000000" w:rsidRPr="00000000">
        <w:rPr>
          <w:rtl w:val="0"/>
        </w:rPr>
        <w:t xml:space="preserve">A mechanic removes Alex’s tracking band.</w:t>
      </w:r>
    </w:p>
    <w:p w:rsidR="00000000" w:rsidDel="00000000" w:rsidP="00000000" w:rsidRDefault="00000000" w:rsidRPr="00000000" w14:paraId="000002F4">
      <w:pPr>
        <w:rPr/>
      </w:pPr>
      <w:r w:rsidDel="00000000" w:rsidR="00000000" w:rsidRPr="00000000">
        <w:rPr>
          <w:b w:val="1"/>
          <w:bCs w:val="1"/>
          <w:rtl w:val="0"/>
        </w:rPr>
        <w:t xml:space="preserve">Mechanic</w:t>
      </w: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“You have sixty minutes before Alpha notices this signal stopped moving.”</w:t>
      </w:r>
    </w:p>
    <w:p w:rsidR="00000000" w:rsidDel="00000000" w:rsidP="00000000" w:rsidRDefault="00000000" w:rsidRPr="00000000" w14:paraId="000002F6">
      <w:pPr>
        <w:rPr>
          <w:b w:val="1"/>
          <w:bCs w:val="1"/>
        </w:rPr>
      </w:pPr>
      <w:r w:rsidDel="00000000" w:rsidR="00000000" w:rsidRPr="00000000">
        <w:rPr>
          <w:b w:val="1"/>
          <w:bCs w:val="1"/>
          <w:rtl w:val="0"/>
        </w:rPr>
        <w:t xml:space="preserve">Alex</w:t>
      </w:r>
    </w:p>
    <w:p w:rsidR="00000000" w:rsidDel="00000000" w:rsidP="00000000" w:rsidRDefault="00000000" w:rsidRPr="00000000" w14:paraId="000002F7">
      <w:pPr>
        <w:rPr/>
      </w:pPr>
      <w:sdt>
        <w:sdtPr>
          <w:id w:val="-611937564"/>
          <w:tag w:val="goog_rdk_15"/>
        </w:sdtPr>
        <w:sdtContent>
          <w:commentRangeStart w:id="13"/>
        </w:sdtContent>
      </w:sdt>
      <w:r w:rsidDel="00000000" w:rsidR="00000000" w:rsidRPr="00000000">
        <w:rPr>
          <w:rtl w:val="0"/>
        </w:rPr>
        <w:t xml:space="preserve">“Enough for a final goodbye”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FA">
      <w:pPr>
        <w:rPr/>
      </w:pPr>
      <w:r w:rsidDel="00000000" w:rsidR="00000000" w:rsidRPr="00000000">
        <w:rPr>
          <w:b w:val="1"/>
          <w:bCs w:val="1"/>
          <w:rtl w:val="0"/>
        </w:rPr>
        <w:t xml:space="preserve">Panel 5 and 6</w:t>
      </w:r>
      <w:r w:rsidDel="00000000" w:rsidR="00000000" w:rsidRPr="00000000">
        <w:rPr>
          <w:rtl w:val="0"/>
        </w:rPr>
      </w:r>
    </w:p>
    <w:p w:rsidR="00000000" w:rsidDel="00000000" w:rsidP="00000000" w:rsidRDefault="00000000" w:rsidRPr="00000000" w14:paraId="000002FB">
      <w:pPr>
        <w:rPr>
          <w:b w:val="1"/>
          <w:bCs w:val="1"/>
        </w:rPr>
      </w:pPr>
      <w:r w:rsidDel="00000000" w:rsidR="00000000" w:rsidRPr="00000000">
        <w:rPr>
          <w:b w:val="1"/>
          <w:bCs w:val="1"/>
          <w:rtl w:val="0"/>
        </w:rPr>
        <w:t xml:space="preserve">Scene function</w:t>
      </w:r>
    </w:p>
    <w:p w:rsidR="00000000" w:rsidDel="00000000" w:rsidP="00000000" w:rsidRDefault="00000000" w:rsidRPr="00000000" w14:paraId="000002FC">
      <w:pPr>
        <w:rPr/>
      </w:pPr>
      <w:r w:rsidDel="00000000" w:rsidR="00000000" w:rsidRPr="00000000">
        <w:rPr>
          <w:rtl w:val="0"/>
        </w:rPr>
        <w:t xml:space="preserve">Give Alex an emotional farewell with Grandmother and establish Ada’s reason for joining.</w:t>
      </w:r>
    </w:p>
    <w:p w:rsidR="00000000" w:rsidDel="00000000" w:rsidP="00000000" w:rsidRDefault="00000000" w:rsidRPr="00000000" w14:paraId="000002FD">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2FE">
      <w:pPr>
        <w:rPr/>
      </w:pPr>
      <w:r w:rsidDel="00000000" w:rsidR="00000000" w:rsidRPr="00000000">
        <w:rPr>
          <w:rtl w:val="0"/>
        </w:rPr>
        <w:t xml:space="preserve">Back at Alex’s home briefly before departure. The bookshelf remains open, revealing the workshop. Grandmother sits near the entrance. Alex kneels beside her while Ada secures a small travel pack. Bi11bot now carries the Measure integrated into a protected compartment in his chest.</w:t>
      </w:r>
    </w:p>
    <w:p w:rsidR="00000000" w:rsidDel="00000000" w:rsidP="00000000" w:rsidRDefault="00000000" w:rsidRPr="00000000" w14:paraId="000002FF">
      <w:pPr>
        <w:rPr>
          <w:b w:val="1"/>
          <w:bCs w:val="1"/>
        </w:rPr>
      </w:pPr>
      <w:r w:rsidDel="00000000" w:rsidR="00000000" w:rsidRPr="00000000">
        <w:rPr>
          <w:b w:val="1"/>
          <w:bCs w:val="1"/>
          <w:rtl w:val="0"/>
        </w:rPr>
        <w:t xml:space="preserve">Grandmother dialogue</w:t>
      </w:r>
    </w:p>
    <w:p w:rsidR="00000000" w:rsidDel="00000000" w:rsidP="00000000" w:rsidRDefault="00000000" w:rsidRPr="00000000" w14:paraId="00000300">
      <w:pPr>
        <w:rPr/>
      </w:pPr>
      <w:r w:rsidDel="00000000" w:rsidR="00000000" w:rsidRPr="00000000">
        <w:rPr>
          <w:b w:val="1"/>
          <w:bCs w:val="1"/>
          <w:rtl w:val="0"/>
        </w:rPr>
        <w:t xml:space="preserve">Grandmother</w:t>
      </w: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“You found him.”</w:t>
      </w:r>
    </w:p>
    <w:p w:rsidR="00000000" w:rsidDel="00000000" w:rsidP="00000000" w:rsidRDefault="00000000" w:rsidRPr="00000000" w14:paraId="00000302">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 found something he hid.”</w:t>
      </w:r>
    </w:p>
    <w:p w:rsidR="00000000" w:rsidDel="00000000" w:rsidP="00000000" w:rsidRDefault="00000000" w:rsidRPr="00000000" w14:paraId="00000304">
      <w:pPr>
        <w:rPr/>
      </w:pPr>
      <w:r w:rsidDel="00000000" w:rsidR="00000000" w:rsidRPr="00000000">
        <w:rPr>
          <w:b w:val="1"/>
          <w:bCs w:val="1"/>
          <w:rtl w:val="0"/>
        </w:rPr>
        <w:t xml:space="preserve">Grandmother</w:t>
      </w: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“Your father hid many things.”</w:t>
      </w:r>
    </w:p>
    <w:p w:rsidR="00000000" w:rsidDel="00000000" w:rsidP="00000000" w:rsidRDefault="00000000" w:rsidRPr="00000000" w14:paraId="00000306">
      <w:pPr>
        <w:rPr/>
      </w:pPr>
      <w:r w:rsidDel="00000000" w:rsidR="00000000" w:rsidRPr="00000000">
        <w:rPr>
          <w:rtl w:val="0"/>
        </w:rPr>
        <w:t xml:space="preserve">“Not all of them from you.”</w:t>
      </w:r>
    </w:p>
    <w:p w:rsidR="00000000" w:rsidDel="00000000" w:rsidP="00000000" w:rsidRDefault="00000000" w:rsidRPr="00000000" w14:paraId="00000307">
      <w:pPr>
        <w:rPr>
          <w:b w:val="1"/>
          <w:bCs w:val="1"/>
        </w:rPr>
      </w:pPr>
      <w:r w:rsidDel="00000000" w:rsidR="00000000" w:rsidRPr="00000000">
        <w:rPr>
          <w:rtl w:val="0"/>
        </w:rPr>
      </w:r>
    </w:p>
    <w:p w:rsidR="00000000" w:rsidDel="00000000" w:rsidP="00000000" w:rsidRDefault="00000000" w:rsidRPr="00000000" w14:paraId="00000308">
      <w:pPr>
        <w:rPr>
          <w:b w:val="1"/>
          <w:bCs w:val="1"/>
        </w:rPr>
      </w:pPr>
      <w:r w:rsidDel="00000000" w:rsidR="00000000" w:rsidRPr="00000000">
        <w:rPr>
          <w:b w:val="1"/>
          <w:bCs w:val="1"/>
          <w:rtl w:val="0"/>
        </w:rPr>
        <w:t xml:space="preserve">Panel 6</w:t>
      </w:r>
    </w:p>
    <w:p w:rsidR="00000000" w:rsidDel="00000000" w:rsidP="00000000" w:rsidRDefault="00000000" w:rsidRPr="00000000" w14:paraId="00000309">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“You followed a false map into an abandoned mine.”</w:t>
      </w:r>
    </w:p>
    <w:p w:rsidR="00000000" w:rsidDel="00000000" w:rsidP="00000000" w:rsidRDefault="00000000" w:rsidRPr="00000000" w14:paraId="0000030B">
      <w:pPr>
        <w:rPr/>
      </w:pPr>
      <w:r w:rsidDel="00000000" w:rsidR="00000000" w:rsidRPr="00000000">
        <w:rPr>
          <w:rtl w:val="0"/>
        </w:rPr>
        <w:t xml:space="preserve">“Someone should come along who knows when the map is lying.”</w:t>
      </w:r>
    </w:p>
    <w:p w:rsidR="00000000" w:rsidDel="00000000" w:rsidP="00000000" w:rsidRDefault="00000000" w:rsidRPr="00000000" w14:paraId="0000030C">
      <w:pPr>
        <w:rPr/>
      </w:pPr>
      <w:r w:rsidDel="00000000" w:rsidR="00000000" w:rsidRPr="00000000">
        <w:rPr>
          <w:b w:val="1"/>
          <w:bCs w:val="1"/>
          <w:rtl w:val="0"/>
        </w:rPr>
        <w:t xml:space="preserve">Alex</w:t>
      </w: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“What about Keel?”</w:t>
      </w:r>
    </w:p>
    <w:p w:rsidR="00000000" w:rsidDel="00000000" w:rsidP="00000000" w:rsidRDefault="00000000" w:rsidRPr="00000000" w14:paraId="0000030E">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“I’m not leaving Keel behind.”</w:t>
      </w:r>
    </w:p>
    <w:p w:rsidR="00000000" w:rsidDel="00000000" w:rsidP="00000000" w:rsidRDefault="00000000" w:rsidRPr="00000000" w14:paraId="00000310">
      <w:pPr>
        <w:rPr/>
      </w:pPr>
      <w:r w:rsidDel="00000000" w:rsidR="00000000" w:rsidRPr="00000000">
        <w:rPr>
          <w:rtl w:val="0"/>
        </w:rPr>
        <w:t xml:space="preserve">“I’m finding out who decided it had to stay this way.”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b w:val="1"/>
          <w:bCs w:val="1"/>
          <w:rtl w:val="0"/>
        </w:rPr>
        <w:t xml:space="preserve">Panel 7, 8. 9</w:t>
      </w: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Scene function</w:t>
      </w:r>
    </w:p>
    <w:p w:rsidR="00000000" w:rsidDel="00000000" w:rsidP="00000000" w:rsidRDefault="00000000" w:rsidRPr="00000000" w14:paraId="00000314">
      <w:pPr>
        <w:rPr/>
      </w:pPr>
      <w:r w:rsidDel="00000000" w:rsidR="00000000" w:rsidRPr="00000000">
        <w:rPr>
          <w:rtl w:val="0"/>
        </w:rPr>
        <w:t xml:space="preserve">End the chapter with a clear emotional reflection, clues about Halyard, and the follower.</w:t>
      </w:r>
    </w:p>
    <w:p w:rsidR="00000000" w:rsidDel="00000000" w:rsidP="00000000" w:rsidRDefault="00000000" w:rsidRPr="00000000" w14:paraId="00000315">
      <w:pPr>
        <w:rPr>
          <w:b w:val="1"/>
          <w:bCs w:val="1"/>
        </w:rPr>
      </w:pPr>
      <w:r w:rsidDel="00000000" w:rsidR="00000000" w:rsidRPr="00000000">
        <w:rPr>
          <w:b w:val="1"/>
          <w:bCs w:val="1"/>
          <w:rtl w:val="0"/>
        </w:rPr>
        <w:t xml:space="preserve">Sample image prompt</w:t>
      </w:r>
    </w:p>
    <w:p w:rsidR="00000000" w:rsidDel="00000000" w:rsidP="00000000" w:rsidRDefault="00000000" w:rsidRPr="00000000" w14:paraId="00000316">
      <w:pPr>
        <w:rPr/>
      </w:pPr>
      <w:r w:rsidDel="00000000" w:rsidR="00000000" w:rsidRPr="00000000">
        <w:rPr>
          <w:rtl w:val="0"/>
        </w:rPr>
        <w:t xml:space="preserve">An old industrial train climbs from Keel toward Halyard. Through the window, Keel’s dark mine towers and newly flowing water lines recede below. Inside, Alex carries Adrian’s notebook, Ada carries the altered map, and Bi11bot carries the Measure. Several rows behind them, a silent passenger watches their reflection in the glass. Halyard appears ahead as a vast city of workshops, factories, ownership marks, cargo cranes, and maker guild symbols.</w:t>
      </w:r>
    </w:p>
    <w:p w:rsidR="00000000" w:rsidDel="00000000" w:rsidP="00000000" w:rsidRDefault="00000000" w:rsidRPr="00000000" w14:paraId="00000317">
      <w:pPr>
        <w:rPr>
          <w:b w:val="1"/>
          <w:bCs w:val="1"/>
        </w:rPr>
      </w:pPr>
      <w:r w:rsidDel="00000000" w:rsidR="00000000" w:rsidRPr="00000000">
        <w:rPr>
          <w:b w:val="1"/>
          <w:bCs w:val="1"/>
          <w:rtl w:val="0"/>
        </w:rPr>
        <w:t xml:space="preserve">Text Box:</w:t>
      </w:r>
    </w:p>
    <w:p w:rsidR="00000000" w:rsidDel="00000000" w:rsidP="00000000" w:rsidRDefault="00000000" w:rsidRPr="00000000" w14:paraId="00000318">
      <w:pPr>
        <w:rPr/>
      </w:pPr>
      <w:r w:rsidDel="00000000" w:rsidR="00000000" w:rsidRPr="00000000">
        <w:rPr>
          <w:b w:val="1"/>
          <w:bCs w:val="1"/>
          <w:rtl w:val="0"/>
        </w:rPr>
        <w:t xml:space="preserve">I LEFT KEEL WITH MY FATHER’S DEBT STILL ATTACHED TO MY NAME.</w:t>
      </w: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BUT FOR THE FIRST TIME, I WAS ALSO CARRYING SOMETHING HE MEANT ME TO INHERIT.</w:t>
      </w:r>
      <w:r w:rsidDel="00000000" w:rsidR="00000000" w:rsidRPr="00000000">
        <w:rPr>
          <w:rtl w:val="0"/>
        </w:rPr>
      </w:r>
    </w:p>
    <w:p w:rsidR="00000000" w:rsidDel="00000000" w:rsidP="00000000" w:rsidRDefault="00000000" w:rsidRPr="00000000" w14:paraId="0000031A">
      <w:pPr>
        <w:rPr>
          <w:b w:val="1"/>
          <w:bCs w:val="1"/>
        </w:rPr>
      </w:pPr>
      <w:r w:rsidDel="00000000" w:rsidR="00000000" w:rsidRPr="00000000">
        <w:rPr>
          <w:rtl w:val="0"/>
        </w:rPr>
      </w:r>
    </w:p>
    <w:p w:rsidR="00000000" w:rsidDel="00000000" w:rsidP="00000000" w:rsidRDefault="00000000" w:rsidRPr="00000000" w14:paraId="0000031B">
      <w:pPr>
        <w:rPr>
          <w:b w:val="1"/>
          <w:bCs w:val="1"/>
        </w:rPr>
      </w:pPr>
      <w:r w:rsidDel="00000000" w:rsidR="00000000" w:rsidRPr="00000000">
        <w:rPr>
          <w:b w:val="1"/>
          <w:bCs w:val="1"/>
          <w:rtl w:val="0"/>
        </w:rPr>
        <w:t xml:space="preserve">Panel 8</w:t>
      </w:r>
    </w:p>
    <w:p w:rsidR="00000000" w:rsidDel="00000000" w:rsidP="00000000" w:rsidRDefault="00000000" w:rsidRPr="00000000" w14:paraId="0000031C">
      <w:pPr>
        <w:rPr>
          <w:b w:val="1"/>
          <w:bCs w:val="1"/>
        </w:rPr>
      </w:pPr>
      <w:r w:rsidDel="00000000" w:rsidR="00000000" w:rsidRPr="00000000">
        <w:rPr>
          <w:b w:val="1"/>
          <w:bCs w:val="1"/>
          <w:rtl w:val="0"/>
        </w:rPr>
        <w:t xml:space="preserve">Dialogue</w:t>
      </w:r>
    </w:p>
    <w:p w:rsidR="00000000" w:rsidDel="00000000" w:rsidP="00000000" w:rsidRDefault="00000000" w:rsidRPr="00000000" w14:paraId="0000031D">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“Adrian’s map marks three places in Halyard.”</w:t>
      </w:r>
    </w:p>
    <w:p w:rsidR="00000000" w:rsidDel="00000000" w:rsidP="00000000" w:rsidRDefault="00000000" w:rsidRPr="00000000" w14:paraId="0000031F">
      <w:pPr>
        <w:rPr/>
      </w:pPr>
      <w:r w:rsidDel="00000000" w:rsidR="00000000" w:rsidRPr="00000000">
        <w:rPr>
          <w:rtl w:val="0"/>
        </w:rPr>
        <w:t xml:space="preserve">She points to symbols:</w:t>
      </w:r>
    </w:p>
    <w:p w:rsidR="00000000" w:rsidDel="00000000" w:rsidP="00000000" w:rsidRDefault="00000000" w:rsidRPr="00000000" w14:paraId="00000320">
      <w:pPr>
        <w:numPr>
          <w:ilvl w:val="0"/>
          <w:numId w:val="19"/>
        </w:numPr>
        <w:ind w:left="720" w:hanging="360"/>
        <w:rPr/>
      </w:pPr>
      <w:r w:rsidDel="00000000" w:rsidR="00000000" w:rsidRPr="00000000">
        <w:rPr>
          <w:rtl w:val="0"/>
        </w:rPr>
        <w:t xml:space="preserve">a maker district; </w:t>
      </w:r>
    </w:p>
    <w:p w:rsidR="00000000" w:rsidDel="00000000" w:rsidP="00000000" w:rsidRDefault="00000000" w:rsidRPr="00000000" w14:paraId="00000321">
      <w:pPr>
        <w:numPr>
          <w:ilvl w:val="0"/>
          <w:numId w:val="19"/>
        </w:numPr>
        <w:ind w:left="720" w:hanging="360"/>
        <w:rPr/>
      </w:pPr>
      <w:r w:rsidDel="00000000" w:rsidR="00000000" w:rsidRPr="00000000">
        <w:rPr>
          <w:rtl w:val="0"/>
        </w:rPr>
        <w:t xml:space="preserve">an abandoned patent exchange; </w:t>
      </w:r>
    </w:p>
    <w:p w:rsidR="00000000" w:rsidDel="00000000" w:rsidP="00000000" w:rsidRDefault="00000000" w:rsidRPr="00000000" w14:paraId="00000322">
      <w:pPr>
        <w:numPr>
          <w:ilvl w:val="0"/>
          <w:numId w:val="19"/>
        </w:numPr>
        <w:ind w:left="720" w:hanging="360"/>
        <w:rPr/>
      </w:pPr>
      <w:r w:rsidDel="00000000" w:rsidR="00000000" w:rsidRPr="00000000">
        <w:rPr>
          <w:rtl w:val="0"/>
        </w:rPr>
        <w:t xml:space="preserve">a workers’ ownership archive. </w:t>
      </w:r>
    </w:p>
    <w:p w:rsidR="00000000" w:rsidDel="00000000" w:rsidP="00000000" w:rsidRDefault="00000000" w:rsidRPr="00000000" w14:paraId="00000323">
      <w:pPr>
        <w:rPr/>
      </w:pPr>
      <w:r w:rsidDel="00000000" w:rsidR="00000000" w:rsidRPr="00000000">
        <w:rPr>
          <w:b w:val="1"/>
          <w:bCs w:val="1"/>
          <w:rtl w:val="0"/>
        </w:rPr>
        <w:t xml:space="preserve">Ada</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“Which one holds the Maker’s Seal?”</w:t>
      </w:r>
    </w:p>
    <w:p w:rsidR="00000000" w:rsidDel="00000000" w:rsidP="00000000" w:rsidRDefault="00000000" w:rsidRPr="00000000" w14:paraId="00000325">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“None of them.”</w:t>
      </w:r>
    </w:p>
    <w:p w:rsidR="00000000" w:rsidDel="00000000" w:rsidP="00000000" w:rsidRDefault="00000000" w:rsidRPr="00000000" w14:paraId="00000327">
      <w:pPr>
        <w:rPr/>
      </w:pPr>
      <w:r w:rsidDel="00000000" w:rsidR="00000000" w:rsidRPr="00000000">
        <w:rPr>
          <w:rtl w:val="0"/>
        </w:rPr>
        <w:t xml:space="preserve">Alex and Ada look at him.</w:t>
      </w:r>
    </w:p>
    <w:p w:rsidR="00000000" w:rsidDel="00000000" w:rsidP="00000000" w:rsidRDefault="00000000" w:rsidRPr="00000000" w14:paraId="00000328">
      <w:pPr>
        <w:rPr/>
      </w:pPr>
      <w:r w:rsidDel="00000000" w:rsidR="00000000" w:rsidRPr="00000000">
        <w:rPr>
          <w:b w:val="1"/>
          <w:bCs w:val="1"/>
          <w:rtl w:val="0"/>
        </w:rPr>
        <w:t xml:space="preserve">Bi11bot</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“They are the last three places it was recorded.”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Panel 9</w:t>
      </w:r>
    </w:p>
    <w:p w:rsidR="00000000" w:rsidDel="00000000" w:rsidP="00000000" w:rsidRDefault="00000000" w:rsidRPr="00000000" w14:paraId="0000032C">
      <w:pPr>
        <w:rPr/>
      </w:pPr>
      <w:r w:rsidDel="00000000" w:rsidR="00000000" w:rsidRPr="00000000">
        <w:rPr>
          <w:rtl w:val="0"/>
        </w:rPr>
        <w:t xml:space="preserve">Behind them, the silent passenger sends a message:</w:t>
      </w:r>
    </w:p>
    <w:p w:rsidR="00000000" w:rsidDel="00000000" w:rsidP="00000000" w:rsidRDefault="00000000" w:rsidRPr="00000000" w14:paraId="0000032D">
      <w:pPr>
        <w:rPr/>
      </w:pPr>
      <w:r w:rsidDel="00000000" w:rsidR="00000000" w:rsidRPr="00000000">
        <w:rPr>
          <w:b w:val="1"/>
          <w:bCs w:val="1"/>
          <w:rtl w:val="0"/>
        </w:rPr>
        <w:t xml:space="preserve">THE BOY HAS THE MEASURE.</w:t>
      </w: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 reply appears:</w:t>
      </w:r>
    </w:p>
    <w:p w:rsidR="00000000" w:rsidDel="00000000" w:rsidP="00000000" w:rsidRDefault="00000000" w:rsidRPr="00000000" w14:paraId="0000032F">
      <w:pPr>
        <w:rPr/>
      </w:pPr>
      <w:r w:rsidDel="00000000" w:rsidR="00000000" w:rsidRPr="00000000">
        <w:rPr>
          <w:b w:val="1"/>
          <w:bCs w:val="1"/>
          <w:rtl w:val="0"/>
        </w:rPr>
        <w:t xml:space="preserve">FOLLOW HIM. DO NOT TAKE IT YET.</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Final image:</w:t>
      </w:r>
    </w:p>
    <w:p w:rsidR="00000000" w:rsidDel="00000000" w:rsidP="00000000" w:rsidRDefault="00000000" w:rsidRPr="00000000" w14:paraId="00000331">
      <w:pPr>
        <w:rPr/>
      </w:pPr>
      <w:r w:rsidDel="00000000" w:rsidR="00000000" w:rsidRPr="00000000">
        <w:rPr>
          <w:rtl w:val="0"/>
        </w:rPr>
        <w:t xml:space="preserve">Halyard fills the window.</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b w:val="1"/>
          <w:bCs w:val="1"/>
          <w:rtl w:val="0"/>
        </w:rPr>
        <w:t xml:space="preserve">Revised Chapter Two Mission Link</w:t>
      </w: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Chapter Two now embeds financial-literacy concepts through story choices rather than explicit instruction:</w:t>
      </w:r>
    </w:p>
    <w:p w:rsidR="00000000" w:rsidDel="00000000" w:rsidP="00000000" w:rsidRDefault="00000000" w:rsidRPr="00000000" w14:paraId="00000335">
      <w:pPr>
        <w:numPr>
          <w:ilvl w:val="0"/>
          <w:numId w:val="20"/>
        </w:numPr>
        <w:ind w:left="720" w:hanging="360"/>
        <w:rPr/>
      </w:pPr>
      <w:r w:rsidDel="00000000" w:rsidR="00000000" w:rsidRPr="00000000">
        <w:rPr>
          <w:rtl w:val="0"/>
        </w:rPr>
        <w:t xml:space="preserve">Alex identifies a concrete goal. </w:t>
      </w:r>
    </w:p>
    <w:p w:rsidR="00000000" w:rsidDel="00000000" w:rsidP="00000000" w:rsidRDefault="00000000" w:rsidRPr="00000000" w14:paraId="00000336">
      <w:pPr>
        <w:numPr>
          <w:ilvl w:val="0"/>
          <w:numId w:val="20"/>
        </w:numPr>
        <w:ind w:left="720" w:hanging="360"/>
        <w:rPr/>
      </w:pPr>
      <w:r w:rsidDel="00000000" w:rsidR="00000000" w:rsidRPr="00000000">
        <w:rPr>
          <w:rtl w:val="0"/>
        </w:rPr>
        <w:t xml:space="preserve">He prioritizes medicine before his own passage. </w:t>
      </w:r>
    </w:p>
    <w:p w:rsidR="00000000" w:rsidDel="00000000" w:rsidP="00000000" w:rsidRDefault="00000000" w:rsidRPr="00000000" w14:paraId="00000337">
      <w:pPr>
        <w:numPr>
          <w:ilvl w:val="0"/>
          <w:numId w:val="20"/>
        </w:numPr>
        <w:ind w:left="720" w:hanging="360"/>
        <w:rPr/>
      </w:pPr>
      <w:r w:rsidDel="00000000" w:rsidR="00000000" w:rsidRPr="00000000">
        <w:rPr>
          <w:rtl w:val="0"/>
        </w:rPr>
        <w:t xml:space="preserve">He accepts a final shift to acquire necessary resources. </w:t>
      </w:r>
    </w:p>
    <w:p w:rsidR="00000000" w:rsidDel="00000000" w:rsidP="00000000" w:rsidRDefault="00000000" w:rsidRPr="00000000" w14:paraId="00000338">
      <w:pPr>
        <w:numPr>
          <w:ilvl w:val="0"/>
          <w:numId w:val="20"/>
        </w:numPr>
        <w:ind w:left="720" w:hanging="360"/>
        <w:rPr/>
      </w:pPr>
      <w:r w:rsidDel="00000000" w:rsidR="00000000" w:rsidRPr="00000000">
        <w:rPr>
          <w:rtl w:val="0"/>
        </w:rPr>
        <w:t xml:space="preserve">He gives up his best access opportunity to save Tomas. </w:t>
      </w:r>
    </w:p>
    <w:p w:rsidR="00000000" w:rsidDel="00000000" w:rsidP="00000000" w:rsidRDefault="00000000" w:rsidRPr="00000000" w14:paraId="00000339">
      <w:pPr>
        <w:numPr>
          <w:ilvl w:val="0"/>
          <w:numId w:val="20"/>
        </w:numPr>
        <w:ind w:left="720" w:hanging="360"/>
        <w:rPr/>
      </w:pPr>
      <w:r w:rsidDel="00000000" w:rsidR="00000000" w:rsidRPr="00000000">
        <w:rPr>
          <w:rtl w:val="0"/>
        </w:rPr>
        <w:t xml:space="preserve">Tomas reciprocates by enabling entry to the abandoned mine. </w:t>
      </w:r>
    </w:p>
    <w:p w:rsidR="00000000" w:rsidDel="00000000" w:rsidP="00000000" w:rsidRDefault="00000000" w:rsidRPr="00000000" w14:paraId="0000033A">
      <w:pPr>
        <w:numPr>
          <w:ilvl w:val="0"/>
          <w:numId w:val="20"/>
        </w:numPr>
        <w:ind w:left="720" w:hanging="360"/>
        <w:rPr/>
      </w:pPr>
      <w:r w:rsidDel="00000000" w:rsidR="00000000" w:rsidRPr="00000000">
        <w:rPr>
          <w:rtl w:val="0"/>
        </w:rPr>
        <w:t xml:space="preserve">Alex sacrifices his private escape route to disclose the water diversion. </w:t>
      </w:r>
    </w:p>
    <w:p w:rsidR="00000000" w:rsidDel="00000000" w:rsidP="00000000" w:rsidRDefault="00000000" w:rsidRPr="00000000" w14:paraId="0000033B">
      <w:pPr>
        <w:numPr>
          <w:ilvl w:val="0"/>
          <w:numId w:val="20"/>
        </w:numPr>
        <w:ind w:left="720" w:hanging="360"/>
        <w:rPr/>
      </w:pPr>
      <w:r w:rsidDel="00000000" w:rsidR="00000000" w:rsidRPr="00000000">
        <w:rPr>
          <w:rtl w:val="0"/>
        </w:rPr>
        <w:t xml:space="preserve">Keel converts trust and reciprocal value into the resources needed for his departure. </w:t>
      </w:r>
    </w:p>
    <w:p w:rsidR="00000000" w:rsidDel="00000000" w:rsidP="00000000" w:rsidRDefault="00000000" w:rsidRPr="00000000" w14:paraId="0000033C">
      <w:pPr>
        <w:rPr/>
      </w:pPr>
      <w:r w:rsidDel="00000000" w:rsidR="00000000" w:rsidRPr="00000000">
        <w:rPr>
          <w:rtl w:val="0"/>
        </w:rPr>
        <w:t xml:space="preserve">These choices align with the mission sequence’s emphasis on understanding community challenges, connecting those challenges to personal purpose, prioritizing limited resources, and moving from individual insight to collective action. </w:t>
      </w:r>
    </w:p>
    <w:p w:rsidR="00000000" w:rsidDel="00000000" w:rsidP="00000000" w:rsidRDefault="00000000" w:rsidRPr="00000000" w14:paraId="0000033D">
      <w:pPr>
        <w:rPr/>
      </w:pPr>
      <w:r w:rsidDel="00000000" w:rsidR="00000000" w:rsidRPr="00000000">
        <w:br w:type="page"/>
      </w:r>
      <w:r w:rsidDel="00000000" w:rsidR="00000000" w:rsidRPr="00000000">
        <w:rPr>
          <w:rtl w:val="0"/>
        </w:rPr>
      </w:r>
    </w:p>
    <w:p w:rsidR="00000000" w:rsidDel="00000000" w:rsidP="00000000" w:rsidRDefault="00000000" w:rsidRPr="00000000" w14:paraId="0000033E">
      <w:pPr>
        <w:jc w:val="center"/>
        <w:rPr>
          <w:b w:val="1"/>
          <w:bCs w:val="1"/>
          <w:sz w:val="28"/>
          <w:szCs w:val="28"/>
        </w:rPr>
      </w:pPr>
      <w:r w:rsidDel="00000000" w:rsidR="00000000" w:rsidRPr="00000000">
        <w:rPr>
          <w:b w:val="1"/>
          <w:bCs w:val="1"/>
          <w:sz w:val="28"/>
          <w:szCs w:val="28"/>
          <w:rtl w:val="0"/>
        </w:rPr>
        <w:t xml:space="preserve">CHAPTER 3</w:t>
      </w:r>
    </w:p>
    <w:p w:rsidR="00000000" w:rsidDel="00000000" w:rsidP="00000000" w:rsidRDefault="00000000" w:rsidRPr="00000000" w14:paraId="0000033F">
      <w:pPr>
        <w:jc w:val="center"/>
        <w:rPr>
          <w:b w:val="1"/>
          <w:bCs w:val="1"/>
          <w:sz w:val="28"/>
          <w:szCs w:val="28"/>
        </w:rPr>
      </w:pPr>
      <w:r w:rsidDel="00000000" w:rsidR="00000000" w:rsidRPr="00000000">
        <w:rPr>
          <w:b w:val="1"/>
          <w:bCs w:val="1"/>
          <w:sz w:val="28"/>
          <w:szCs w:val="28"/>
          <w:rtl w:val="0"/>
        </w:rPr>
        <w:t xml:space="preserve">THE PRICE OF OWNERSHIP</w:t>
      </w:r>
    </w:p>
    <w:p w:rsidR="00000000" w:rsidDel="00000000" w:rsidP="00000000" w:rsidRDefault="00000000" w:rsidRPr="00000000" w14:paraId="00000340">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341">
      <w:pPr>
        <w:rPr/>
      </w:pPr>
      <w:r w:rsidDel="00000000" w:rsidR="00000000" w:rsidRPr="00000000">
        <w:rPr>
          <w:rtl w:val="0"/>
        </w:rPr>
        <w:t xml:space="preserve">Alex, Ada, and Bi11bot arrive in Halyard, a city built on invention but controlled by three family-owned Charter Houses. Alex discovers that Adrian left behind a valuable intellectual estate – but that the patents are incomplete and cannot be understood without the people who helped create them. To find the stolen Maker’s Seal, Alex must reunite Adrian’s former collaborators and complete a new water-purification system. He is then forced to choose between personal freedom and restoring rightful ownership to everyone whose contribution has been erased.</w:t>
      </w:r>
    </w:p>
    <w:p w:rsidR="00000000" w:rsidDel="00000000" w:rsidP="00000000" w:rsidRDefault="00000000" w:rsidRPr="00000000" w14:paraId="00000342">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34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Would you surrender ownership of your future to escape the burdens of your past?</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Prosperity Principle</w:t>
      </w:r>
      <w:r w:rsidDel="00000000" w:rsidR="00000000" w:rsidRPr="00000000">
        <w:rPr>
          <w:rtl w:val="0"/>
        </w:rPr>
      </w:r>
    </w:p>
    <w:p w:rsidR="00000000" w:rsidDel="00000000" w:rsidP="00000000" w:rsidRDefault="00000000" w:rsidRPr="00000000" w14:paraId="0000034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Prosperity grows when creators own both the value they create and the responsibility that comes with it.</w:t>
      </w:r>
      <w:r w:rsidDel="00000000" w:rsidR="00000000" w:rsidRPr="00000000">
        <w:rPr>
          <w:rtl w:val="0"/>
        </w:rPr>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8">
      <w:pPr>
        <w:rPr>
          <w:b w:val="1"/>
          <w:bCs w:val="1"/>
        </w:rPr>
      </w:pPr>
      <w:r w:rsidDel="00000000" w:rsidR="00000000" w:rsidRPr="00000000">
        <w:rPr>
          <w:b w:val="1"/>
          <w:bCs w:val="1"/>
          <w:rtl w:val="0"/>
        </w:rPr>
        <w:t xml:space="preserve">PAGE 1 — THE CITY OF MAKERS</w:t>
      </w:r>
    </w:p>
    <w:p w:rsidR="00000000" w:rsidDel="00000000" w:rsidP="00000000" w:rsidRDefault="00000000" w:rsidRPr="00000000" w14:paraId="00000349">
      <w:pPr>
        <w:rPr>
          <w:b w:val="1"/>
          <w:bCs w:val="1"/>
        </w:rPr>
      </w:pPr>
      <w:r w:rsidDel="00000000" w:rsidR="00000000" w:rsidRPr="00000000">
        <w:rPr>
          <w:b w:val="1"/>
          <w:bCs w:val="1"/>
          <w:rtl w:val="0"/>
        </w:rPr>
        <w:t xml:space="preserve">Panel 1 — Arrival in Halyard</w:t>
      </w:r>
    </w:p>
    <w:p w:rsidR="00000000" w:rsidDel="00000000" w:rsidP="00000000" w:rsidRDefault="00000000" w:rsidRPr="00000000" w14:paraId="0000034A">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4B">
      <w:pPr>
        <w:rPr/>
      </w:pPr>
      <w:r w:rsidDel="00000000" w:rsidR="00000000" w:rsidRPr="00000000">
        <w:rPr>
          <w:rtl w:val="0"/>
        </w:rPr>
        <w:t xml:space="preserve">A sweeping establishing shot of Halyard at sunrise. The city rises around an enormous harbor and industrial canal system. Suspended rail lines pass between glass laboratories, fabrication towers, vertical farms, drone ports, foundries, and crowded maker districts. Giant illuminated insignias of the three Charter Houses dominate the skyline:</w:t>
      </w:r>
    </w:p>
    <w:p w:rsidR="00000000" w:rsidDel="00000000" w:rsidP="00000000" w:rsidRDefault="00000000" w:rsidRPr="00000000" w14:paraId="0000034C">
      <w:pPr>
        <w:numPr>
          <w:ilvl w:val="0"/>
          <w:numId w:val="21"/>
        </w:numPr>
        <w:ind w:left="720" w:hanging="360"/>
        <w:rPr/>
      </w:pPr>
      <w:r w:rsidDel="00000000" w:rsidR="00000000" w:rsidRPr="00000000">
        <w:rPr>
          <w:rtl w:val="0"/>
        </w:rPr>
        <w:t xml:space="preserve">House Aqualis: water and biosystems </w:t>
      </w:r>
    </w:p>
    <w:p w:rsidR="00000000" w:rsidDel="00000000" w:rsidP="00000000" w:rsidRDefault="00000000" w:rsidRPr="00000000" w14:paraId="0000034D">
      <w:pPr>
        <w:numPr>
          <w:ilvl w:val="0"/>
          <w:numId w:val="21"/>
        </w:numPr>
        <w:ind w:left="720" w:hanging="360"/>
        <w:rPr/>
      </w:pPr>
      <w:r w:rsidDel="00000000" w:rsidR="00000000" w:rsidRPr="00000000">
        <w:rPr>
          <w:rtl w:val="0"/>
        </w:rPr>
        <w:t xml:space="preserve">House Helion: energy and compute </w:t>
      </w:r>
    </w:p>
    <w:p w:rsidR="00000000" w:rsidDel="00000000" w:rsidP="00000000" w:rsidRDefault="00000000" w:rsidRPr="00000000" w14:paraId="0000034E">
      <w:pPr>
        <w:numPr>
          <w:ilvl w:val="0"/>
          <w:numId w:val="21"/>
        </w:numPr>
        <w:ind w:left="720" w:hanging="360"/>
        <w:rPr/>
      </w:pPr>
      <w:r w:rsidDel="00000000" w:rsidR="00000000" w:rsidRPr="00000000">
        <w:rPr>
          <w:rtl w:val="0"/>
        </w:rPr>
        <w:t xml:space="preserve">House Astra: space, materials, and mobility </w:t>
      </w:r>
    </w:p>
    <w:p w:rsidR="00000000" w:rsidDel="00000000" w:rsidP="00000000" w:rsidRDefault="00000000" w:rsidRPr="00000000" w14:paraId="0000034F">
      <w:pPr>
        <w:rPr/>
      </w:pPr>
      <w:r w:rsidDel="00000000" w:rsidR="00000000" w:rsidRPr="00000000">
        <w:rPr>
          <w:rtl w:val="0"/>
        </w:rPr>
        <w:t xml:space="preserve">Below the polished towers, thousands of workers stream through security gates wearing uniforms marked with the insignia of their Charter House. Small independent workshops appear boarded up or absorbed into larger complexes.</w:t>
      </w:r>
    </w:p>
    <w:p w:rsidR="00000000" w:rsidDel="00000000" w:rsidP="00000000" w:rsidRDefault="00000000" w:rsidRPr="00000000" w14:paraId="00000350">
      <w:pPr>
        <w:rPr>
          <w:b w:val="1"/>
          <w:bCs w:val="1"/>
        </w:rPr>
      </w:pPr>
      <w:r w:rsidDel="00000000" w:rsidR="00000000" w:rsidRPr="00000000">
        <w:rPr>
          <w:b w:val="1"/>
          <w:bCs w:val="1"/>
          <w:rtl w:val="0"/>
        </w:rPr>
        <w:t xml:space="preserve">Alex Narration</w:t>
      </w:r>
    </w:p>
    <w:p w:rsidR="00000000" w:rsidDel="00000000" w:rsidP="00000000" w:rsidRDefault="00000000" w:rsidRPr="00000000" w14:paraId="00000351">
      <w:pPr>
        <w:rPr/>
      </w:pPr>
      <w:r w:rsidDel="00000000" w:rsidR="00000000" w:rsidRPr="00000000">
        <w:rPr>
          <w:rtl w:val="0"/>
        </w:rPr>
        <w:t xml:space="preserve">Halyard was supposed to be the city where the future was invented.</w:t>
      </w:r>
    </w:p>
    <w:p w:rsidR="00000000" w:rsidDel="00000000" w:rsidP="00000000" w:rsidRDefault="00000000" w:rsidRPr="00000000" w14:paraId="00000352">
      <w:pPr>
        <w:rPr/>
      </w:pPr>
      <w:r w:rsidDel="00000000" w:rsidR="00000000" w:rsidRPr="00000000">
        <w:rPr>
          <w:rtl w:val="0"/>
        </w:rPr>
        <w:t xml:space="preserve">From the train, it looked like that might even be true.</w:t>
      </w:r>
    </w:p>
    <w:p w:rsidR="00000000" w:rsidDel="00000000" w:rsidP="00000000" w:rsidRDefault="00000000" w:rsidRPr="00000000" w14:paraId="00000353">
      <w:pPr>
        <w:rPr/>
      </w:pPr>
      <w:r w:rsidDel="00000000" w:rsidR="00000000" w:rsidRPr="00000000">
        <w:rPr>
          <w:rtl w:val="0"/>
        </w:rPr>
        <w:t xml:space="preserve">Every building promised a breakthrough.</w:t>
      </w:r>
    </w:p>
    <w:p w:rsidR="00000000" w:rsidDel="00000000" w:rsidP="00000000" w:rsidRDefault="00000000" w:rsidRPr="00000000" w14:paraId="00000354">
      <w:pPr>
        <w:rPr/>
      </w:pPr>
      <w:r w:rsidDel="00000000" w:rsidR="00000000" w:rsidRPr="00000000">
        <w:rPr>
          <w:rtl w:val="0"/>
        </w:rPr>
        <w:t xml:space="preserve">Every screen celebrated a new creator.</w:t>
      </w:r>
    </w:p>
    <w:p w:rsidR="00000000" w:rsidDel="00000000" w:rsidP="00000000" w:rsidRDefault="00000000" w:rsidRPr="00000000" w14:paraId="00000355">
      <w:pPr>
        <w:rPr/>
      </w:pPr>
      <w:r w:rsidDel="00000000" w:rsidR="00000000" w:rsidRPr="00000000">
        <w:rPr>
          <w:rtl w:val="0"/>
        </w:rPr>
        <w:t xml:space="preserve">Every creator seemed to work for someone else.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Panel 2 — The Three Houses</w:t>
      </w:r>
    </w:p>
    <w:p w:rsidR="00000000" w:rsidDel="00000000" w:rsidP="00000000" w:rsidRDefault="00000000" w:rsidRPr="00000000" w14:paraId="00000358">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59">
      <w:pPr>
        <w:rPr/>
      </w:pPr>
      <w:r w:rsidDel="00000000" w:rsidR="00000000" w:rsidRPr="00000000">
        <w:rPr>
          <w:rtl w:val="0"/>
        </w:rPr>
        <w:t xml:space="preserve">Alex, Ada, and Bi11bot move through a crowded transit concourse. Above them, three enormous holographic advertisements compete for attention.</w:t>
      </w:r>
    </w:p>
    <w:p w:rsidR="00000000" w:rsidDel="00000000" w:rsidP="00000000" w:rsidRDefault="00000000" w:rsidRPr="00000000" w14:paraId="0000035A">
      <w:pPr>
        <w:rPr/>
      </w:pPr>
      <w:r w:rsidDel="00000000" w:rsidR="00000000" w:rsidRPr="00000000">
        <w:rPr>
          <w:rtl w:val="0"/>
        </w:rPr>
        <w:t xml:space="preserve">House Aqualis shows clean rivers, engineered crops, and atmospheric water towers.</w:t>
      </w:r>
    </w:p>
    <w:p w:rsidR="00000000" w:rsidDel="00000000" w:rsidP="00000000" w:rsidRDefault="00000000" w:rsidRPr="00000000" w14:paraId="0000035B">
      <w:pPr>
        <w:rPr/>
      </w:pPr>
      <w:r w:rsidDel="00000000" w:rsidR="00000000" w:rsidRPr="00000000">
        <w:rPr>
          <w:rtl w:val="0"/>
        </w:rPr>
        <w:t xml:space="preserve">House Helion shows fusion grids, AI systems, and glowing compute centers.</w:t>
      </w:r>
    </w:p>
    <w:p w:rsidR="00000000" w:rsidDel="00000000" w:rsidP="00000000" w:rsidRDefault="00000000" w:rsidRPr="00000000" w14:paraId="0000035C">
      <w:pPr>
        <w:rPr/>
      </w:pPr>
      <w:r w:rsidDel="00000000" w:rsidR="00000000" w:rsidRPr="00000000">
        <w:rPr>
          <w:rtl w:val="0"/>
        </w:rPr>
        <w:t xml:space="preserve">House Astra shows orbital stations, advanced materials, and autonomous transport.</w:t>
      </w:r>
    </w:p>
    <w:p w:rsidR="00000000" w:rsidDel="00000000" w:rsidP="00000000" w:rsidRDefault="00000000" w:rsidRPr="00000000" w14:paraId="0000035D">
      <w:pPr>
        <w:rPr/>
      </w:pPr>
      <w:r w:rsidDel="00000000" w:rsidR="00000000" w:rsidRPr="00000000">
        <w:rPr>
          <w:rtl w:val="0"/>
        </w:rPr>
        <w:t xml:space="preserve">Each advertisement features a smiling member of the founding family and the phrase:</w:t>
      </w:r>
    </w:p>
    <w:p w:rsidR="00000000" w:rsidDel="00000000" w:rsidP="00000000" w:rsidRDefault="00000000" w:rsidRPr="00000000" w14:paraId="0000035E">
      <w:pPr>
        <w:rPr/>
      </w:pPr>
      <w:r w:rsidDel="00000000" w:rsidR="00000000" w:rsidRPr="00000000">
        <w:rPr>
          <w:b w:val="1"/>
          <w:bCs w:val="1"/>
          <w:rtl w:val="0"/>
        </w:rPr>
        <w:t xml:space="preserve">CREATION REQUIRES SCALE. SCALE REQUIRES ORDER.</w:t>
      </w: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b w:val="1"/>
          <w:bCs w:val="1"/>
          <w:rtl w:val="0"/>
        </w:rPr>
        <w:t xml:space="preserve">Ada</w:t>
      </w:r>
    </w:p>
    <w:p w:rsidR="00000000" w:rsidDel="00000000" w:rsidP="00000000" w:rsidRDefault="00000000" w:rsidRPr="00000000" w14:paraId="00000360">
      <w:pPr>
        <w:rPr/>
      </w:pPr>
      <w:r w:rsidDel="00000000" w:rsidR="00000000" w:rsidRPr="00000000">
        <w:rPr>
          <w:rtl w:val="0"/>
        </w:rPr>
        <w:t xml:space="preserve">Three families.</w:t>
      </w:r>
    </w:p>
    <w:p w:rsidR="00000000" w:rsidDel="00000000" w:rsidP="00000000" w:rsidRDefault="00000000" w:rsidRPr="00000000" w14:paraId="00000361">
      <w:pPr>
        <w:rPr/>
      </w:pPr>
      <w:r w:rsidDel="00000000" w:rsidR="00000000" w:rsidRPr="00000000">
        <w:rPr>
          <w:rtl w:val="0"/>
        </w:rPr>
        <w:t xml:space="preserve">Three companies.</w:t>
      </w:r>
    </w:p>
    <w:p w:rsidR="00000000" w:rsidDel="00000000" w:rsidP="00000000" w:rsidRDefault="00000000" w:rsidRPr="00000000" w14:paraId="00000362">
      <w:pPr>
        <w:rPr/>
      </w:pPr>
      <w:r w:rsidDel="00000000" w:rsidR="00000000" w:rsidRPr="00000000">
        <w:rPr>
          <w:rtl w:val="0"/>
        </w:rPr>
        <w:t xml:space="preserve">Run almost everything in Halyard.</w:t>
      </w:r>
    </w:p>
    <w:p w:rsidR="00000000" w:rsidDel="00000000" w:rsidP="00000000" w:rsidRDefault="00000000" w:rsidRPr="00000000" w14:paraId="00000363">
      <w:pPr>
        <w:rPr>
          <w:b w:val="1"/>
          <w:bCs w:val="1"/>
        </w:rPr>
      </w:pPr>
      <w:r w:rsidDel="00000000" w:rsidR="00000000" w:rsidRPr="00000000">
        <w:rPr>
          <w:b w:val="1"/>
          <w:bCs w:val="1"/>
          <w:rtl w:val="0"/>
        </w:rPr>
        <w:t xml:space="preserve">Alex</w:t>
      </w:r>
    </w:p>
    <w:p w:rsidR="00000000" w:rsidDel="00000000" w:rsidP="00000000" w:rsidRDefault="00000000" w:rsidRPr="00000000" w14:paraId="00000364">
      <w:pPr>
        <w:rPr/>
      </w:pPr>
      <w:r w:rsidDel="00000000" w:rsidR="00000000" w:rsidRPr="00000000">
        <w:rPr>
          <w:rtl w:val="0"/>
        </w:rPr>
        <w:t xml:space="preserve">Alpha allowed that?</w:t>
      </w:r>
    </w:p>
    <w:p w:rsidR="00000000" w:rsidDel="00000000" w:rsidP="00000000" w:rsidRDefault="00000000" w:rsidRPr="00000000" w14:paraId="00000365">
      <w:pPr>
        <w:rPr>
          <w:b w:val="1"/>
          <w:bCs w:val="1"/>
        </w:rPr>
      </w:pPr>
      <w:r w:rsidDel="00000000" w:rsidR="00000000" w:rsidRPr="00000000">
        <w:rPr>
          <w:b w:val="1"/>
          <w:bCs w:val="1"/>
          <w:rtl w:val="0"/>
        </w:rPr>
        <w:t xml:space="preserve">Bi11bot</w:t>
      </w:r>
    </w:p>
    <w:p w:rsidR="00000000" w:rsidDel="00000000" w:rsidP="00000000" w:rsidRDefault="00000000" w:rsidRPr="00000000" w14:paraId="00000366">
      <w:pPr>
        <w:rPr/>
      </w:pPr>
      <w:r w:rsidDel="00000000" w:rsidR="00000000" w:rsidRPr="00000000">
        <w:rPr>
          <w:rtl w:val="0"/>
        </w:rPr>
        <w:t xml:space="preserve">Allowed it?</w:t>
      </w:r>
    </w:p>
    <w:p w:rsidR="00000000" w:rsidDel="00000000" w:rsidP="00000000" w:rsidRDefault="00000000" w:rsidRPr="00000000" w14:paraId="00000367">
      <w:pPr>
        <w:rPr/>
      </w:pPr>
      <w:r w:rsidDel="00000000" w:rsidR="00000000" w:rsidRPr="00000000">
        <w:rPr>
          <w:rtl w:val="0"/>
        </w:rPr>
        <w:t xml:space="preserve">Alpha recommended it.</w:t>
      </w:r>
    </w:p>
    <w:p w:rsidR="00000000" w:rsidDel="00000000" w:rsidP="00000000" w:rsidRDefault="00000000" w:rsidRPr="00000000" w14:paraId="00000368">
      <w:pPr>
        <w:rPr>
          <w:b w:val="1"/>
          <w:bCs w:val="1"/>
        </w:rPr>
      </w:pPr>
      <w:r w:rsidDel="00000000" w:rsidR="00000000" w:rsidRPr="00000000">
        <w:rPr>
          <w:b w:val="1"/>
          <w:bCs w:val="1"/>
          <w:rtl w:val="0"/>
        </w:rPr>
        <w:t xml:space="preserve">Ada</w:t>
      </w:r>
    </w:p>
    <w:p w:rsidR="00000000" w:rsidDel="00000000" w:rsidP="00000000" w:rsidRDefault="00000000" w:rsidRPr="00000000" w14:paraId="00000369">
      <w:pPr>
        <w:rPr/>
      </w:pPr>
      <w:r w:rsidDel="00000000" w:rsidR="00000000" w:rsidRPr="00000000">
        <w:rPr>
          <w:rtl w:val="0"/>
        </w:rPr>
        <w:t xml:space="preserve">Why?</w:t>
      </w:r>
    </w:p>
    <w:p w:rsidR="00000000" w:rsidDel="00000000" w:rsidP="00000000" w:rsidRDefault="00000000" w:rsidRPr="00000000" w14:paraId="0000036A">
      <w:pPr>
        <w:rPr>
          <w:b w:val="1"/>
          <w:bCs w:val="1"/>
        </w:rPr>
      </w:pPr>
      <w:r w:rsidDel="00000000" w:rsidR="00000000" w:rsidRPr="00000000">
        <w:rPr>
          <w:b w:val="1"/>
          <w:bCs w:val="1"/>
          <w:rtl w:val="0"/>
        </w:rPr>
        <w:t xml:space="preserve">Bi11bot</w:t>
      </w:r>
    </w:p>
    <w:p w:rsidR="00000000" w:rsidDel="00000000" w:rsidP="00000000" w:rsidRDefault="00000000" w:rsidRPr="00000000" w14:paraId="0000036B">
      <w:pPr>
        <w:rPr/>
      </w:pPr>
      <w:r w:rsidDel="00000000" w:rsidR="00000000" w:rsidRPr="00000000">
        <w:rPr>
          <w:rtl w:val="0"/>
        </w:rPr>
        <w:t xml:space="preserve">Efficiency.</w:t>
      </w:r>
    </w:p>
    <w:p w:rsidR="00000000" w:rsidDel="00000000" w:rsidP="00000000" w:rsidRDefault="00000000" w:rsidRPr="00000000" w14:paraId="0000036C">
      <w:pPr>
        <w:rPr/>
      </w:pPr>
      <w:r w:rsidDel="00000000" w:rsidR="00000000" w:rsidRPr="00000000">
        <w:rPr>
          <w:rtl w:val="0"/>
        </w:rPr>
        <w:t xml:space="preserve">Less competition.</w:t>
      </w:r>
    </w:p>
    <w:p w:rsidR="00000000" w:rsidDel="00000000" w:rsidP="00000000" w:rsidRDefault="00000000" w:rsidRPr="00000000" w14:paraId="0000036D">
      <w:pPr>
        <w:rPr/>
      </w:pPr>
      <w:r w:rsidDel="00000000" w:rsidR="00000000" w:rsidRPr="00000000">
        <w:rPr>
          <w:rtl w:val="0"/>
        </w:rPr>
        <w:t xml:space="preserve">Less duplication.</w:t>
      </w:r>
    </w:p>
    <w:p w:rsidR="00000000" w:rsidDel="00000000" w:rsidP="00000000" w:rsidRDefault="00000000" w:rsidRPr="00000000" w14:paraId="0000036E">
      <w:pPr>
        <w:rPr/>
      </w:pPr>
      <w:r w:rsidDel="00000000" w:rsidR="00000000" w:rsidRPr="00000000">
        <w:rPr>
          <w:rtl w:val="0"/>
        </w:rPr>
        <w:t xml:space="preserve">Less risk.</w:t>
      </w:r>
    </w:p>
    <w:p w:rsidR="00000000" w:rsidDel="00000000" w:rsidP="00000000" w:rsidRDefault="00000000" w:rsidRPr="00000000" w14:paraId="0000036F">
      <w:pPr>
        <w:rPr>
          <w:b w:val="1"/>
          <w:bCs w:val="1"/>
        </w:rPr>
      </w:pPr>
      <w:r w:rsidDel="00000000" w:rsidR="00000000" w:rsidRPr="00000000">
        <w:rPr>
          <w:b w:val="1"/>
          <w:bCs w:val="1"/>
          <w:rtl w:val="0"/>
        </w:rPr>
        <w:t xml:space="preserve">Bi11bot</w:t>
      </w:r>
    </w:p>
    <w:p w:rsidR="00000000" w:rsidDel="00000000" w:rsidP="00000000" w:rsidRDefault="00000000" w:rsidRPr="00000000" w14:paraId="00000370">
      <w:pPr>
        <w:rPr/>
      </w:pPr>
      <w:r w:rsidDel="00000000" w:rsidR="00000000" w:rsidRPr="00000000">
        <w:rPr>
          <w:rtl w:val="0"/>
        </w:rPr>
        <w:t xml:space="preserve">Also fewer people asking who owns what.</w:t>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rPr>
          <w:b w:val="1"/>
          <w:bCs w:val="1"/>
        </w:rPr>
      </w:pPr>
      <w:r w:rsidDel="00000000" w:rsidR="00000000" w:rsidRPr="00000000">
        <w:rPr>
          <w:b w:val="1"/>
          <w:bCs w:val="1"/>
          <w:rtl w:val="0"/>
        </w:rPr>
        <w:t xml:space="preserve">Panel 3 — The Workers’ Cage</w:t>
      </w:r>
    </w:p>
    <w:p w:rsidR="00000000" w:rsidDel="00000000" w:rsidP="00000000" w:rsidRDefault="00000000" w:rsidRPr="00000000" w14:paraId="0000037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74">
      <w:pPr>
        <w:rPr/>
      </w:pPr>
      <w:r w:rsidDel="00000000" w:rsidR="00000000" w:rsidRPr="00000000">
        <w:rPr>
          <w:rtl w:val="0"/>
        </w:rPr>
        <w:t xml:space="preserve">A street-level view beneath the towers. Workers queue at contribution kiosks where their inventions, designs, and research are scanned into corporate systems. A young engineer submits a mechanical component. The screen displays:</w:t>
      </w:r>
    </w:p>
    <w:p w:rsidR="00000000" w:rsidDel="00000000" w:rsidP="00000000" w:rsidRDefault="00000000" w:rsidRPr="00000000" w14:paraId="00000375">
      <w:pPr>
        <w:rPr/>
      </w:pPr>
      <w:r w:rsidDel="00000000" w:rsidR="00000000" w:rsidRPr="00000000">
        <w:rPr>
          <w:b w:val="1"/>
          <w:bCs w:val="1"/>
          <w:rtl w:val="0"/>
        </w:rPr>
        <w:t xml:space="preserve">CONTRIBUTION ACCEPTED</w:t>
      </w:r>
      <w:r w:rsidDel="00000000" w:rsidR="00000000" w:rsidRPr="00000000">
        <w:rPr>
          <w:rtl w:val="0"/>
        </w:rPr>
        <w:br w:type="textWrapping"/>
      </w:r>
      <w:r w:rsidDel="00000000" w:rsidR="00000000" w:rsidRPr="00000000">
        <w:rPr>
          <w:b w:val="1"/>
          <w:bCs w:val="1"/>
          <w:rtl w:val="0"/>
        </w:rPr>
        <w:t xml:space="preserve">OWNERSHIP: HOUSE HELION</w:t>
      </w:r>
      <w:r w:rsidDel="00000000" w:rsidR="00000000" w:rsidRPr="00000000">
        <w:rPr>
          <w:rtl w:val="0"/>
        </w:rPr>
        <w:br w:type="textWrapping"/>
      </w:r>
      <w:r w:rsidDel="00000000" w:rsidR="00000000" w:rsidRPr="00000000">
        <w:rPr>
          <w:b w:val="1"/>
          <w:bCs w:val="1"/>
          <w:rtl w:val="0"/>
        </w:rPr>
        <w:t xml:space="preserve">CREATOR BONUS: 14 CREDITS</w:t>
      </w: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Nearby, a faded sign over a closed independent workshop reads:</w:t>
      </w:r>
    </w:p>
    <w:p w:rsidR="00000000" w:rsidDel="00000000" w:rsidP="00000000" w:rsidRDefault="00000000" w:rsidRPr="00000000" w14:paraId="00000377">
      <w:pPr>
        <w:rPr/>
      </w:pPr>
      <w:r w:rsidDel="00000000" w:rsidR="00000000" w:rsidRPr="00000000">
        <w:rPr>
          <w:b w:val="1"/>
          <w:bCs w:val="1"/>
          <w:rtl w:val="0"/>
        </w:rPr>
        <w:t xml:space="preserve">MORROW &amp; SONS — INVENTORS SINCE 2024</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Charter House insignia has been stamped over it.</w:t>
      </w:r>
    </w:p>
    <w:p w:rsidR="00000000" w:rsidDel="00000000" w:rsidP="00000000" w:rsidRDefault="00000000" w:rsidRPr="00000000" w14:paraId="00000379">
      <w:pPr>
        <w:spacing w:after="240" w:before="240" w:lineRule="auto"/>
        <w:rPr>
          <w:b w:val="1"/>
          <w:bCs w:val="1"/>
        </w:rPr>
      </w:pPr>
      <w:sdt>
        <w:sdtPr>
          <w:id w:val="-2108796838"/>
          <w:tag w:val="goog_rdk_16"/>
        </w:sdtPr>
        <w:sdtContent>
          <w:commentRangeStart w:id="14"/>
        </w:sdtContent>
      </w:sdt>
      <w:r w:rsidDel="00000000" w:rsidR="00000000" w:rsidRPr="00000000">
        <w:rPr>
          <w:b w:val="1"/>
          <w:bCs w:val="1"/>
          <w:rtl w:val="0"/>
        </w:rPr>
        <w:t xml:space="preserve">Dialogue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7B">
      <w:pPr>
        <w:spacing w:after="240" w:before="240" w:lineRule="auto"/>
        <w:ind w:left="0" w:right="600" w:firstLine="0"/>
        <w:rPr/>
      </w:pPr>
      <w:r w:rsidDel="00000000" w:rsidR="00000000" w:rsidRPr="00000000">
        <w:rPr>
          <w:rtl w:val="0"/>
        </w:rPr>
        <w:t xml:space="preserve">“She made it. The House owns it?”</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7D">
      <w:pPr>
        <w:spacing w:after="240" w:before="240" w:lineRule="auto"/>
        <w:ind w:left="0" w:right="600" w:firstLine="0"/>
        <w:rPr/>
      </w:pPr>
      <w:r w:rsidDel="00000000" w:rsidR="00000000" w:rsidRPr="00000000">
        <w:rPr>
          <w:rtl w:val="0"/>
        </w:rPr>
        <w:t xml:space="preserve">“The House paid for her time. It claims what she made with it.”</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7F">
      <w:pPr>
        <w:spacing w:after="240" w:before="240" w:lineRule="auto"/>
        <w:ind w:left="0" w:right="600" w:firstLine="0"/>
        <w:rPr/>
      </w:pPr>
      <w:r w:rsidDel="00000000" w:rsidR="00000000" w:rsidRPr="00000000">
        <w:rPr>
          <w:rtl w:val="0"/>
        </w:rPr>
        <w:t xml:space="preserve">“And if she leaves?”</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81">
      <w:pPr>
        <w:spacing w:after="240" w:before="240" w:lineRule="auto"/>
        <w:ind w:left="0" w:right="600" w:firstLine="0"/>
        <w:rPr/>
      </w:pPr>
      <w:r w:rsidDel="00000000" w:rsidR="00000000" w:rsidRPr="00000000">
        <w:rPr>
          <w:rtl w:val="0"/>
        </w:rPr>
        <w:t xml:space="preserve">“She keeps the experience. They keep everything else.”</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383">
      <w:pPr>
        <w:spacing w:after="240" w:before="240" w:lineRule="auto"/>
        <w:ind w:left="0" w:right="600" w:firstLine="0"/>
        <w:rPr/>
      </w:pPr>
      <w:r w:rsidDel="00000000" w:rsidR="00000000" w:rsidRPr="00000000">
        <w:rPr>
          <w:rtl w:val="0"/>
        </w:rPr>
        <w:t xml:space="preserve">“Keel trapped your body. Halyard could trap your ideas.”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Panel 4 — Adrian’s Name</w:t>
      </w:r>
    </w:p>
    <w:p w:rsidR="00000000" w:rsidDel="00000000" w:rsidP="00000000" w:rsidRDefault="00000000" w:rsidRPr="00000000" w14:paraId="00000386">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87">
      <w:pPr>
        <w:rPr/>
      </w:pPr>
      <w:r w:rsidDel="00000000" w:rsidR="00000000" w:rsidRPr="00000000">
        <w:rPr>
          <w:rtl w:val="0"/>
        </w:rPr>
        <w:t xml:space="preserve">The group enters a public registry hall filled with vertical glass screens listing patents, ownership records, and commercial licenses. Alex places his inherited identity band near a terminal. The system freezes, then floods with warnings.</w:t>
      </w:r>
    </w:p>
    <w:p w:rsidR="00000000" w:rsidDel="00000000" w:rsidP="00000000" w:rsidRDefault="00000000" w:rsidRPr="00000000" w14:paraId="00000388">
      <w:pPr>
        <w:rPr/>
      </w:pPr>
      <w:r w:rsidDel="00000000" w:rsidR="00000000" w:rsidRPr="00000000">
        <w:rPr>
          <w:rtl w:val="0"/>
        </w:rPr>
        <w:t xml:space="preserve">A large screen displays:</w:t>
      </w:r>
    </w:p>
    <w:p w:rsidR="00000000" w:rsidDel="00000000" w:rsidP="00000000" w:rsidRDefault="00000000" w:rsidRPr="00000000" w14:paraId="00000389">
      <w:pPr>
        <w:rPr/>
      </w:pPr>
      <w:r w:rsidDel="00000000" w:rsidR="00000000" w:rsidRPr="00000000">
        <w:rPr>
          <w:b w:val="1"/>
          <w:bCs w:val="1"/>
          <w:rtl w:val="0"/>
        </w:rPr>
        <w:t xml:space="preserve">PHANTUM, ADRIAN</w:t>
      </w:r>
      <w:r w:rsidDel="00000000" w:rsidR="00000000" w:rsidRPr="00000000">
        <w:rPr>
          <w:rtl w:val="0"/>
        </w:rPr>
        <w:br w:type="textWrapping"/>
      </w:r>
      <w:r w:rsidDel="00000000" w:rsidR="00000000" w:rsidRPr="00000000">
        <w:rPr>
          <w:b w:val="1"/>
          <w:bCs w:val="1"/>
          <w:rtl w:val="0"/>
        </w:rPr>
        <w:t xml:space="preserve">INTELLECTUAL ESTATE: ACTIVE</w:t>
      </w:r>
      <w:r w:rsidDel="00000000" w:rsidR="00000000" w:rsidRPr="00000000">
        <w:rPr>
          <w:rtl w:val="0"/>
        </w:rPr>
        <w:br w:type="textWrapping"/>
      </w:r>
      <w:r w:rsidDel="00000000" w:rsidR="00000000" w:rsidRPr="00000000">
        <w:rPr>
          <w:b w:val="1"/>
          <w:bCs w:val="1"/>
          <w:rtl w:val="0"/>
        </w:rPr>
        <w:t xml:space="preserve">CLAIMANT DETECTED: ALEX PHANTUM</w:t>
      </w:r>
      <w:r w:rsidDel="00000000" w:rsidR="00000000" w:rsidRPr="00000000">
        <w:rPr>
          <w:rtl w:val="0"/>
        </w:rPr>
        <w:br w:type="textWrapping"/>
      </w:r>
      <w:r w:rsidDel="00000000" w:rsidR="00000000" w:rsidRPr="00000000">
        <w:rPr>
          <w:b w:val="1"/>
          <w:bCs w:val="1"/>
          <w:rtl w:val="0"/>
        </w:rPr>
        <w:t xml:space="preserve">312 PATENTS / 47 RESTRICTED / 19 DISPUTED</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Alex stares in disbelief.</w:t>
      </w:r>
    </w:p>
    <w:p w:rsidR="00000000" w:rsidDel="00000000" w:rsidP="00000000" w:rsidRDefault="00000000" w:rsidRPr="00000000" w14:paraId="0000038B">
      <w:pPr>
        <w:rPr>
          <w:b w:val="1"/>
          <w:bCs w:val="1"/>
        </w:rPr>
      </w:pPr>
      <w:r w:rsidDel="00000000" w:rsidR="00000000" w:rsidRPr="00000000">
        <w:rPr>
          <w:b w:val="1"/>
          <w:bCs w:val="1"/>
          <w:rtl w:val="0"/>
        </w:rPr>
        <w:t xml:space="preserve">Alex</w:t>
      </w:r>
    </w:p>
    <w:p w:rsidR="00000000" w:rsidDel="00000000" w:rsidP="00000000" w:rsidRDefault="00000000" w:rsidRPr="00000000" w14:paraId="0000038C">
      <w:pPr>
        <w:rPr/>
      </w:pPr>
      <w:r w:rsidDel="00000000" w:rsidR="00000000" w:rsidRPr="00000000">
        <w:rPr>
          <w:rtl w:val="0"/>
        </w:rPr>
        <w:t xml:space="preserve">Three hundred and twelve?</w:t>
      </w:r>
    </w:p>
    <w:p w:rsidR="00000000" w:rsidDel="00000000" w:rsidP="00000000" w:rsidRDefault="00000000" w:rsidRPr="00000000" w14:paraId="0000038D">
      <w:pPr>
        <w:rPr>
          <w:b w:val="1"/>
          <w:bCs w:val="1"/>
        </w:rPr>
      </w:pPr>
      <w:r w:rsidDel="00000000" w:rsidR="00000000" w:rsidRPr="00000000">
        <w:rPr>
          <w:b w:val="1"/>
          <w:bCs w:val="1"/>
          <w:rtl w:val="0"/>
        </w:rPr>
        <w:t xml:space="preserve">Ada</w:t>
      </w:r>
    </w:p>
    <w:p w:rsidR="00000000" w:rsidDel="00000000" w:rsidP="00000000" w:rsidRDefault="00000000" w:rsidRPr="00000000" w14:paraId="0000038E">
      <w:pPr>
        <w:rPr/>
      </w:pPr>
      <w:r w:rsidDel="00000000" w:rsidR="00000000" w:rsidRPr="00000000">
        <w:rPr>
          <w:rtl w:val="0"/>
        </w:rPr>
        <w:t xml:space="preserve">You said your father left you nothing.</w:t>
      </w:r>
    </w:p>
    <w:p w:rsidR="00000000" w:rsidDel="00000000" w:rsidP="00000000" w:rsidRDefault="00000000" w:rsidRPr="00000000" w14:paraId="0000038F">
      <w:pPr>
        <w:rPr>
          <w:b w:val="1"/>
          <w:bCs w:val="1"/>
        </w:rPr>
      </w:pPr>
      <w:r w:rsidDel="00000000" w:rsidR="00000000" w:rsidRPr="00000000">
        <w:rPr>
          <w:b w:val="1"/>
          <w:bCs w:val="1"/>
          <w:rtl w:val="0"/>
        </w:rPr>
        <w:t xml:space="preserve">Alex</w:t>
      </w:r>
    </w:p>
    <w:p w:rsidR="00000000" w:rsidDel="00000000" w:rsidP="00000000" w:rsidRDefault="00000000" w:rsidRPr="00000000" w14:paraId="00000390">
      <w:pPr>
        <w:rPr/>
      </w:pPr>
      <w:r w:rsidDel="00000000" w:rsidR="00000000" w:rsidRPr="00000000">
        <w:rPr>
          <w:rtl w:val="0"/>
        </w:rPr>
        <w:t xml:space="preserve">He left me debt.</w:t>
      </w:r>
    </w:p>
    <w:p w:rsidR="00000000" w:rsidDel="00000000" w:rsidP="00000000" w:rsidRDefault="00000000" w:rsidRPr="00000000" w14:paraId="00000391">
      <w:pPr>
        <w:rPr>
          <w:b w:val="1"/>
          <w:bCs w:val="1"/>
        </w:rPr>
      </w:pPr>
      <w:r w:rsidDel="00000000" w:rsidR="00000000" w:rsidRPr="00000000">
        <w:rPr>
          <w:b w:val="1"/>
          <w:bCs w:val="1"/>
          <w:rtl w:val="0"/>
        </w:rPr>
        <w:t xml:space="preserve">Bi11bot</w:t>
      </w:r>
    </w:p>
    <w:p w:rsidR="00000000" w:rsidDel="00000000" w:rsidP="00000000" w:rsidRDefault="00000000" w:rsidRPr="00000000" w14:paraId="00000392">
      <w:pPr>
        <w:rPr/>
      </w:pPr>
      <w:r w:rsidDel="00000000" w:rsidR="00000000" w:rsidRPr="00000000">
        <w:rPr>
          <w:rtl w:val="0"/>
        </w:rPr>
        <w:t xml:space="preserve">Your father left many things badly labeled.</w:t>
      </w:r>
    </w:p>
    <w:p w:rsidR="00000000" w:rsidDel="00000000" w:rsidP="00000000" w:rsidRDefault="00000000" w:rsidRPr="00000000" w14:paraId="00000393">
      <w:pPr>
        <w:rPr/>
      </w:pPr>
      <w:r w:rsidDel="00000000" w:rsidR="00000000" w:rsidRPr="00000000">
        <w:rPr>
          <w:rtl w:val="0"/>
        </w:rPr>
        <w:t xml:space="preserve">A new alert appears:</w:t>
      </w:r>
    </w:p>
    <w:p w:rsidR="00000000" w:rsidDel="00000000" w:rsidP="00000000" w:rsidRDefault="00000000" w:rsidRPr="00000000" w14:paraId="00000394">
      <w:pPr>
        <w:rPr/>
      </w:pPr>
      <w:r w:rsidDel="00000000" w:rsidR="00000000" w:rsidRPr="00000000">
        <w:rPr>
          <w:b w:val="1"/>
          <w:bCs w:val="1"/>
          <w:rtl w:val="0"/>
        </w:rPr>
        <w:t xml:space="preserve">CHARTER HOUSE REVIEW REQUIRED</w:t>
      </w: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Alex</w:t>
      </w:r>
    </w:p>
    <w:p w:rsidR="00000000" w:rsidDel="00000000" w:rsidP="00000000" w:rsidRDefault="00000000" w:rsidRPr="00000000" w14:paraId="00000396">
      <w:pPr>
        <w:rPr/>
      </w:pPr>
      <w:r w:rsidDel="00000000" w:rsidR="00000000" w:rsidRPr="00000000">
        <w:rPr>
          <w:rtl w:val="0"/>
        </w:rPr>
        <w:t xml:space="preserve">What does “intellectual estate” mean?</w:t>
      </w:r>
    </w:p>
    <w:p w:rsidR="00000000" w:rsidDel="00000000" w:rsidP="00000000" w:rsidRDefault="00000000" w:rsidRPr="00000000" w14:paraId="00000397">
      <w:pPr>
        <w:rPr>
          <w:b w:val="1"/>
          <w:bCs w:val="1"/>
        </w:rPr>
      </w:pPr>
      <w:r w:rsidDel="00000000" w:rsidR="00000000" w:rsidRPr="00000000">
        <w:rPr>
          <w:b w:val="1"/>
          <w:bCs w:val="1"/>
          <w:rtl w:val="0"/>
        </w:rPr>
        <w:t xml:space="preserve">Ada</w:t>
      </w:r>
    </w:p>
    <w:p w:rsidR="00000000" w:rsidDel="00000000" w:rsidP="00000000" w:rsidRDefault="00000000" w:rsidRPr="00000000" w14:paraId="00000398">
      <w:pPr>
        <w:rPr/>
      </w:pPr>
      <w:r w:rsidDel="00000000" w:rsidR="00000000" w:rsidRPr="00000000">
        <w:rPr>
          <w:rtl w:val="0"/>
        </w:rPr>
        <w:t xml:space="preserve">It means whatever he created may now belong to you.  I guess he never worked for the Charter Houses.  </w:t>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rPr>
          <w:b w:val="1"/>
          <w:bCs w:val="1"/>
        </w:rPr>
      </w:pPr>
      <w:r w:rsidDel="00000000" w:rsidR="00000000" w:rsidRPr="00000000">
        <w:rPr>
          <w:b w:val="1"/>
          <w:bCs w:val="1"/>
          <w:rtl w:val="0"/>
        </w:rPr>
        <w:t xml:space="preserve">Panel 5 — The Offer Arrives</w:t>
      </w:r>
    </w:p>
    <w:p w:rsidR="00000000" w:rsidDel="00000000" w:rsidP="00000000" w:rsidRDefault="00000000" w:rsidRPr="00000000" w14:paraId="0000039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9C">
      <w:pPr>
        <w:rPr/>
      </w:pPr>
      <w:r w:rsidDel="00000000" w:rsidR="00000000" w:rsidRPr="00000000">
        <w:rPr>
          <w:rtl w:val="0"/>
        </w:rPr>
        <w:t xml:space="preserve">The registry hall becomes quiet as a group of sharply dressed Charter House representatives approaches. At their center is </w:t>
      </w:r>
      <w:r w:rsidDel="00000000" w:rsidR="00000000" w:rsidRPr="00000000">
        <w:rPr>
          <w:b w:val="1"/>
          <w:bCs w:val="1"/>
          <w:rtl w:val="0"/>
        </w:rPr>
        <w:t xml:space="preserve">Director Cassian Lock</w:t>
      </w:r>
      <w:r w:rsidDel="00000000" w:rsidR="00000000" w:rsidRPr="00000000">
        <w:rPr>
          <w:rtl w:val="0"/>
        </w:rPr>
        <w:t xml:space="preserve">, an elegant senior executive from House Aqualis. He is courteous, controlled, and not visibly threatening. His family crest is embedded discreetly in his collar.</w:t>
      </w:r>
    </w:p>
    <w:p w:rsidR="00000000" w:rsidDel="00000000" w:rsidP="00000000" w:rsidRDefault="00000000" w:rsidRPr="00000000" w14:paraId="0000039D">
      <w:pPr>
        <w:rPr/>
      </w:pPr>
      <w:r w:rsidDel="00000000" w:rsidR="00000000" w:rsidRPr="00000000">
        <w:rPr>
          <w:rtl w:val="0"/>
        </w:rPr>
        <w:t xml:space="preserve">Behind him, Alpha-operated security drones remain at a respectful distance.</w:t>
      </w:r>
    </w:p>
    <w:p w:rsidR="00000000" w:rsidDel="00000000" w:rsidP="00000000" w:rsidRDefault="00000000" w:rsidRPr="00000000" w14:paraId="0000039E">
      <w:pPr>
        <w:rPr>
          <w:b w:val="1"/>
          <w:bCs w:val="1"/>
        </w:rPr>
      </w:pPr>
      <w:r w:rsidDel="00000000" w:rsidR="00000000" w:rsidRPr="00000000">
        <w:rPr>
          <w:b w:val="1"/>
          <w:bCs w:val="1"/>
          <w:rtl w:val="0"/>
        </w:rPr>
        <w:t xml:space="preserve">Lock</w:t>
      </w:r>
    </w:p>
    <w:p w:rsidR="00000000" w:rsidDel="00000000" w:rsidP="00000000" w:rsidRDefault="00000000" w:rsidRPr="00000000" w14:paraId="0000039F">
      <w:pPr>
        <w:rPr/>
      </w:pPr>
      <w:r w:rsidDel="00000000" w:rsidR="00000000" w:rsidRPr="00000000">
        <w:rPr>
          <w:rtl w:val="0"/>
        </w:rPr>
        <w:t xml:space="preserve">Alex Phantum.</w:t>
      </w:r>
    </w:p>
    <w:p w:rsidR="00000000" w:rsidDel="00000000" w:rsidP="00000000" w:rsidRDefault="00000000" w:rsidRPr="00000000" w14:paraId="000003A0">
      <w:pPr>
        <w:rPr/>
      </w:pPr>
      <w:r w:rsidDel="00000000" w:rsidR="00000000" w:rsidRPr="00000000">
        <w:rPr>
          <w:rtl w:val="0"/>
        </w:rPr>
        <w:t xml:space="preserve">Halyard has been waiting a very long time for an heir.</w:t>
      </w:r>
    </w:p>
    <w:p w:rsidR="00000000" w:rsidDel="00000000" w:rsidP="00000000" w:rsidRDefault="00000000" w:rsidRPr="00000000" w14:paraId="000003A1">
      <w:pPr>
        <w:rPr>
          <w:b w:val="1"/>
          <w:bCs w:val="1"/>
        </w:rPr>
      </w:pPr>
      <w:r w:rsidDel="00000000" w:rsidR="00000000" w:rsidRPr="00000000">
        <w:rPr>
          <w:b w:val="1"/>
          <w:bCs w:val="1"/>
          <w:rtl w:val="0"/>
        </w:rPr>
        <w:t xml:space="preserve">Alex</w:t>
      </w:r>
    </w:p>
    <w:p w:rsidR="00000000" w:rsidDel="00000000" w:rsidP="00000000" w:rsidRDefault="00000000" w:rsidRPr="00000000" w14:paraId="000003A2">
      <w:pPr>
        <w:rPr/>
      </w:pPr>
      <w:r w:rsidDel="00000000" w:rsidR="00000000" w:rsidRPr="00000000">
        <w:rPr>
          <w:rtl w:val="0"/>
        </w:rPr>
        <w:t xml:space="preserve">I didn’t know I was one.</w:t>
      </w:r>
    </w:p>
    <w:p w:rsidR="00000000" w:rsidDel="00000000" w:rsidP="00000000" w:rsidRDefault="00000000" w:rsidRPr="00000000" w14:paraId="000003A3">
      <w:pPr>
        <w:rPr>
          <w:b w:val="1"/>
          <w:bCs w:val="1"/>
        </w:rPr>
      </w:pPr>
      <w:r w:rsidDel="00000000" w:rsidR="00000000" w:rsidRPr="00000000">
        <w:rPr>
          <w:b w:val="1"/>
          <w:bCs w:val="1"/>
          <w:rtl w:val="0"/>
        </w:rPr>
        <w:t xml:space="preserve">Lock</w:t>
      </w:r>
    </w:p>
    <w:p w:rsidR="00000000" w:rsidDel="00000000" w:rsidP="00000000" w:rsidRDefault="00000000" w:rsidRPr="00000000" w14:paraId="000003A4">
      <w:pPr>
        <w:rPr/>
      </w:pPr>
      <w:r w:rsidDel="00000000" w:rsidR="00000000" w:rsidRPr="00000000">
        <w:rPr>
          <w:rtl w:val="0"/>
        </w:rPr>
        <w:t xml:space="preserve">Most inheritances are discovered after someone has already decided their value.</w:t>
      </w:r>
    </w:p>
    <w:p w:rsidR="00000000" w:rsidDel="00000000" w:rsidP="00000000" w:rsidRDefault="00000000" w:rsidRPr="00000000" w14:paraId="000003A5">
      <w:pPr>
        <w:rPr/>
      </w:pPr>
      <w:r w:rsidDel="00000000" w:rsidR="00000000" w:rsidRPr="00000000">
        <w:rPr>
          <w:rtl w:val="0"/>
        </w:rPr>
        <w:t xml:space="preserve">He gestures toward Adrian’s patent record.</w:t>
      </w:r>
    </w:p>
    <w:p w:rsidR="00000000" w:rsidDel="00000000" w:rsidP="00000000" w:rsidRDefault="00000000" w:rsidRPr="00000000" w14:paraId="000003A6">
      <w:pPr>
        <w:rPr>
          <w:b w:val="1"/>
          <w:bCs w:val="1"/>
        </w:rPr>
      </w:pPr>
      <w:r w:rsidDel="00000000" w:rsidR="00000000" w:rsidRPr="00000000">
        <w:rPr>
          <w:b w:val="1"/>
          <w:bCs w:val="1"/>
          <w:rtl w:val="0"/>
        </w:rPr>
        <w:t xml:space="preserve">Lock</w:t>
      </w:r>
    </w:p>
    <w:p w:rsidR="00000000" w:rsidDel="00000000" w:rsidP="00000000" w:rsidRDefault="00000000" w:rsidRPr="00000000" w14:paraId="000003A7">
      <w:pPr>
        <w:rPr/>
      </w:pPr>
      <w:r w:rsidDel="00000000" w:rsidR="00000000" w:rsidRPr="00000000">
        <w:rPr>
          <w:rtl w:val="0"/>
        </w:rPr>
        <w:t xml:space="preserve">Your father’s work could clear every debt attached to your name.</w:t>
      </w:r>
    </w:p>
    <w:p w:rsidR="00000000" w:rsidDel="00000000" w:rsidP="00000000" w:rsidRDefault="00000000" w:rsidRPr="00000000" w14:paraId="000003A8">
      <w:pPr>
        <w:rPr/>
      </w:pPr>
      <w:r w:rsidDel="00000000" w:rsidR="00000000" w:rsidRPr="00000000">
        <w:rPr>
          <w:rtl w:val="0"/>
        </w:rPr>
        <w:t xml:space="preserve">It could also secure you a position within House Aqualis.</w:t>
      </w:r>
    </w:p>
    <w:p w:rsidR="00000000" w:rsidDel="00000000" w:rsidP="00000000" w:rsidRDefault="00000000" w:rsidRPr="00000000" w14:paraId="000003A9">
      <w:pPr>
        <w:rPr>
          <w:b w:val="1"/>
          <w:bCs w:val="1"/>
        </w:rPr>
      </w:pPr>
      <w:r w:rsidDel="00000000" w:rsidR="00000000" w:rsidRPr="00000000">
        <w:rPr>
          <w:b w:val="1"/>
          <w:bCs w:val="1"/>
          <w:rtl w:val="0"/>
        </w:rPr>
        <w:t xml:space="preserve">Ada</w:t>
      </w:r>
    </w:p>
    <w:p w:rsidR="00000000" w:rsidDel="00000000" w:rsidP="00000000" w:rsidRDefault="00000000" w:rsidRPr="00000000" w14:paraId="000003AA">
      <w:pPr>
        <w:rPr/>
      </w:pPr>
      <w:r w:rsidDel="00000000" w:rsidR="00000000" w:rsidRPr="00000000">
        <w:rPr>
          <w:rtl w:val="0"/>
        </w:rPr>
        <w:t xml:space="preserve">In exchange for what?</w:t>
      </w:r>
    </w:p>
    <w:p w:rsidR="00000000" w:rsidDel="00000000" w:rsidP="00000000" w:rsidRDefault="00000000" w:rsidRPr="00000000" w14:paraId="000003AB">
      <w:pPr>
        <w:rPr>
          <w:b w:val="1"/>
          <w:bCs w:val="1"/>
        </w:rPr>
      </w:pPr>
      <w:r w:rsidDel="00000000" w:rsidR="00000000" w:rsidRPr="00000000">
        <w:rPr>
          <w:b w:val="1"/>
          <w:bCs w:val="1"/>
          <w:rtl w:val="0"/>
        </w:rPr>
        <w:t xml:space="preserve">Lock</w:t>
      </w:r>
    </w:p>
    <w:p w:rsidR="00000000" w:rsidDel="00000000" w:rsidP="00000000" w:rsidRDefault="00000000" w:rsidRPr="00000000" w14:paraId="000003AC">
      <w:pPr>
        <w:rPr/>
      </w:pPr>
      <w:r w:rsidDel="00000000" w:rsidR="00000000" w:rsidRPr="00000000">
        <w:rPr>
          <w:rtl w:val="0"/>
        </w:rPr>
        <w:t xml:space="preserve">A simple assignment of rights.</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rPr>
          <w:b w:val="1"/>
          <w:bCs w:val="1"/>
        </w:rPr>
      </w:pPr>
      <w:r w:rsidDel="00000000" w:rsidR="00000000" w:rsidRPr="00000000">
        <w:rPr>
          <w:b w:val="1"/>
          <w:bCs w:val="1"/>
          <w:rtl w:val="0"/>
        </w:rPr>
        <w:t xml:space="preserve">Panel 6 — The Hidden Patent</w:t>
      </w:r>
    </w:p>
    <w:p w:rsidR="00000000" w:rsidDel="00000000" w:rsidP="00000000" w:rsidRDefault="00000000" w:rsidRPr="00000000" w14:paraId="000003A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B0">
      <w:pPr>
        <w:rPr/>
      </w:pPr>
      <w:r w:rsidDel="00000000" w:rsidR="00000000" w:rsidRPr="00000000">
        <w:rPr>
          <w:rtl w:val="0"/>
        </w:rPr>
        <w:t xml:space="preserve">Later, in a cramped rented room above a noisy maker district, Bi11bot projects Adrian’s patent archive across the walls. Most files are encrypted or fragmented. One cluster glows differently: a series of water-related patents connected by incomplete diagrams.</w:t>
      </w:r>
    </w:p>
    <w:p w:rsidR="00000000" w:rsidDel="00000000" w:rsidP="00000000" w:rsidRDefault="00000000" w:rsidRPr="00000000" w14:paraId="000003B1">
      <w:pPr>
        <w:rPr/>
      </w:pPr>
      <w:r w:rsidDel="00000000" w:rsidR="00000000" w:rsidRPr="00000000">
        <w:rPr>
          <w:rtl w:val="0"/>
        </w:rPr>
        <w:t xml:space="preserve">Visible fragments include:</w:t>
      </w:r>
    </w:p>
    <w:p w:rsidR="00000000" w:rsidDel="00000000" w:rsidP="00000000" w:rsidRDefault="00000000" w:rsidRPr="00000000" w14:paraId="000003B2">
      <w:pPr>
        <w:numPr>
          <w:ilvl w:val="0"/>
          <w:numId w:val="22"/>
        </w:numPr>
        <w:ind w:left="720" w:hanging="360"/>
        <w:rPr/>
      </w:pPr>
      <w:r w:rsidDel="00000000" w:rsidR="00000000" w:rsidRPr="00000000">
        <w:rPr>
          <w:rtl w:val="0"/>
        </w:rPr>
        <w:t xml:space="preserve">catalytic membrane purification </w:t>
      </w:r>
    </w:p>
    <w:p w:rsidR="00000000" w:rsidDel="00000000" w:rsidP="00000000" w:rsidRDefault="00000000" w:rsidRPr="00000000" w14:paraId="000003B3">
      <w:pPr>
        <w:numPr>
          <w:ilvl w:val="0"/>
          <w:numId w:val="22"/>
        </w:numPr>
        <w:ind w:left="720" w:hanging="360"/>
        <w:rPr/>
      </w:pPr>
      <w:r w:rsidDel="00000000" w:rsidR="00000000" w:rsidRPr="00000000">
        <w:rPr>
          <w:rtl w:val="0"/>
        </w:rPr>
        <w:t xml:space="preserve">atmospheric moisture capture </w:t>
      </w:r>
    </w:p>
    <w:p w:rsidR="00000000" w:rsidDel="00000000" w:rsidP="00000000" w:rsidRDefault="00000000" w:rsidRPr="00000000" w14:paraId="000003B4">
      <w:pPr>
        <w:numPr>
          <w:ilvl w:val="0"/>
          <w:numId w:val="22"/>
        </w:numPr>
        <w:ind w:left="720" w:hanging="360"/>
        <w:rPr/>
      </w:pPr>
      <w:r w:rsidDel="00000000" w:rsidR="00000000" w:rsidRPr="00000000">
        <w:rPr>
          <w:rtl w:val="0"/>
        </w:rPr>
        <w:t xml:space="preserve">mineral recovery </w:t>
      </w:r>
    </w:p>
    <w:p w:rsidR="00000000" w:rsidDel="00000000" w:rsidP="00000000" w:rsidRDefault="00000000" w:rsidRPr="00000000" w14:paraId="000003B5">
      <w:pPr>
        <w:numPr>
          <w:ilvl w:val="0"/>
          <w:numId w:val="22"/>
        </w:numPr>
        <w:ind w:left="720" w:hanging="360"/>
        <w:rPr/>
      </w:pPr>
      <w:r w:rsidDel="00000000" w:rsidR="00000000" w:rsidRPr="00000000">
        <w:rPr>
          <w:rtl w:val="0"/>
        </w:rPr>
        <w:t xml:space="preserve">living biofilter regulation </w:t>
      </w:r>
    </w:p>
    <w:p w:rsidR="00000000" w:rsidDel="00000000" w:rsidP="00000000" w:rsidRDefault="00000000" w:rsidRPr="00000000" w14:paraId="000003B6">
      <w:pPr>
        <w:numPr>
          <w:ilvl w:val="0"/>
          <w:numId w:val="22"/>
        </w:numPr>
        <w:ind w:left="720" w:hanging="360"/>
        <w:rPr/>
      </w:pPr>
      <w:r w:rsidDel="00000000" w:rsidR="00000000" w:rsidRPr="00000000">
        <w:rPr>
          <w:rtl w:val="0"/>
        </w:rPr>
        <w:t xml:space="preserve">distributed community water nodes </w:t>
      </w:r>
    </w:p>
    <w:p w:rsidR="00000000" w:rsidDel="00000000" w:rsidP="00000000" w:rsidRDefault="00000000" w:rsidRPr="00000000" w14:paraId="000003B7">
      <w:pPr>
        <w:rPr/>
      </w:pPr>
      <w:r w:rsidDel="00000000" w:rsidR="00000000" w:rsidRPr="00000000">
        <w:rPr>
          <w:rtl w:val="0"/>
        </w:rPr>
        <w:t xml:space="preserve">A hidden symbol pulses inside the patent architecture: the shape of the Maker’s Seal.</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B9">
      <w:pPr>
        <w:spacing w:after="240" w:before="240" w:lineRule="auto"/>
        <w:ind w:left="0" w:right="600" w:firstLine="0"/>
        <w:rPr/>
      </w:pPr>
      <w:r w:rsidDel="00000000" w:rsidR="00000000" w:rsidRPr="00000000">
        <w:rPr>
          <w:rtl w:val="0"/>
        </w:rPr>
        <w:t xml:space="preserve">“Your father expected someone to come looking.”</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BB">
      <w:pPr>
        <w:spacing w:after="240" w:before="240" w:lineRule="auto"/>
        <w:ind w:left="0" w:right="600" w:firstLine="0"/>
        <w:rPr/>
      </w:pPr>
      <w:r w:rsidDel="00000000" w:rsidR="00000000" w:rsidRPr="00000000">
        <w:rPr>
          <w:rtl w:val="0"/>
        </w:rPr>
        <w:t xml:space="preserve">“Can you open them?”</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BD">
      <w:pPr>
        <w:spacing w:after="240" w:before="240" w:lineRule="auto"/>
        <w:ind w:left="0" w:right="600" w:firstLine="0"/>
        <w:rPr/>
      </w:pPr>
      <w:r w:rsidDel="00000000" w:rsidR="00000000" w:rsidRPr="00000000">
        <w:rPr>
          <w:rtl w:val="0"/>
        </w:rPr>
        <w:t xml:space="preserve">“The files, yes. The ideas? Not alone.”</w:t>
      </w:r>
    </w:p>
    <w:p w:rsidR="00000000" w:rsidDel="00000000" w:rsidP="00000000" w:rsidRDefault="00000000" w:rsidRPr="00000000" w14:paraId="000003BE">
      <w:pPr>
        <w:spacing w:after="240" w:before="240" w:lineRule="auto"/>
        <w:rPr>
          <w:i w:val="1"/>
          <w:iCs w:val="1"/>
        </w:rPr>
      </w:pPr>
      <w:r w:rsidDel="00000000" w:rsidR="00000000" w:rsidRPr="00000000">
        <w:rPr>
          <w:i w:val="1"/>
          <w:iCs w:val="1"/>
          <w:rtl w:val="0"/>
        </w:rPr>
        <w:t xml:space="preserve">Names emerge from the patents.</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C0">
      <w:pPr>
        <w:spacing w:after="240" w:before="240" w:lineRule="auto"/>
        <w:ind w:left="0" w:right="600" w:firstLine="0"/>
        <w:rPr/>
      </w:pPr>
      <w:r w:rsidDel="00000000" w:rsidR="00000000" w:rsidRPr="00000000">
        <w:rPr>
          <w:rtl w:val="0"/>
        </w:rPr>
        <w:t xml:space="preserve">“He built them with others.”</w:t>
      </w:r>
    </w:p>
    <w:p w:rsidR="00000000" w:rsidDel="00000000" w:rsidP="00000000" w:rsidRDefault="00000000" w:rsidRPr="00000000" w14:paraId="000003C1">
      <w:pPr>
        <w:spacing w:after="240" w:before="240" w:lineRule="auto"/>
        <w:rPr>
          <w:i w:val="1"/>
          <w:iCs w:val="1"/>
        </w:rPr>
      </w:pPr>
      <w:r w:rsidDel="00000000" w:rsidR="00000000" w:rsidRPr="00000000">
        <w:rPr>
          <w:i w:val="1"/>
          <w:iCs w:val="1"/>
          <w:rtl w:val="0"/>
        </w:rPr>
        <w:t xml:space="preserve">The names divide beneath the three Charter House insignias.</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C3">
      <w:pPr>
        <w:spacing w:after="240" w:before="240" w:lineRule="auto"/>
        <w:ind w:left="0" w:right="600" w:firstLine="0"/>
        <w:rPr/>
      </w:pPr>
      <w:r w:rsidDel="00000000" w:rsidR="00000000" w:rsidRPr="00000000">
        <w:rPr>
          <w:rtl w:val="0"/>
        </w:rPr>
        <w:t xml:space="preserve">“They’re all inside the Houses.”</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C5">
      <w:pPr>
        <w:spacing w:after="240" w:before="240" w:lineRule="auto"/>
        <w:ind w:left="0" w:right="600" w:firstLine="0"/>
        <w:rPr/>
      </w:pPr>
      <w:r w:rsidDel="00000000" w:rsidR="00000000" w:rsidRPr="00000000">
        <w:rPr>
          <w:rtl w:val="0"/>
        </w:rPr>
        <w:t xml:space="preserve">“Exactly where Halyard puts everyone useful.”</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C9">
      <w:pPr>
        <w:rPr>
          <w:b w:val="1"/>
          <w:bCs w:val="1"/>
        </w:rPr>
      </w:pPr>
      <w:r w:rsidDel="00000000" w:rsidR="00000000" w:rsidRPr="00000000">
        <w:rPr>
          <w:b w:val="1"/>
          <w:bCs w:val="1"/>
          <w:rtl w:val="0"/>
        </w:rPr>
        <w:t xml:space="preserve">PAGE 2 — THE MISSING MINDS</w:t>
      </w:r>
    </w:p>
    <w:p w:rsidR="00000000" w:rsidDel="00000000" w:rsidP="00000000" w:rsidRDefault="00000000" w:rsidRPr="00000000" w14:paraId="000003CA">
      <w:pPr>
        <w:rPr>
          <w:b w:val="1"/>
          <w:bCs w:val="1"/>
        </w:rPr>
      </w:pPr>
      <w:r w:rsidDel="00000000" w:rsidR="00000000" w:rsidRPr="00000000">
        <w:rPr>
          <w:b w:val="1"/>
          <w:bCs w:val="1"/>
          <w:rtl w:val="0"/>
        </w:rPr>
        <w:t xml:space="preserve">Panel 1 — Adrian’s Fragmented Invention</w:t>
      </w:r>
    </w:p>
    <w:p w:rsidR="00000000" w:rsidDel="00000000" w:rsidP="00000000" w:rsidRDefault="00000000" w:rsidRPr="00000000" w14:paraId="000003C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CC">
      <w:pPr>
        <w:rPr/>
      </w:pPr>
      <w:r w:rsidDel="00000000" w:rsidR="00000000" w:rsidRPr="00000000">
        <w:rPr>
          <w:rtl w:val="0"/>
        </w:rPr>
        <w:t xml:space="preserve">A worktable covered with projected blueprints. The patents form pieces of a larger machine but do not fully connect. One diagram shows contaminated water entering a compact purification chamber and emerging clean, while minerals are separated for reuse.</w:t>
      </w:r>
    </w:p>
    <w:p w:rsidR="00000000" w:rsidDel="00000000" w:rsidP="00000000" w:rsidRDefault="00000000" w:rsidRPr="00000000" w14:paraId="000003CD">
      <w:pPr>
        <w:rPr/>
      </w:pPr>
      <w:r w:rsidDel="00000000" w:rsidR="00000000" w:rsidRPr="00000000">
        <w:rPr>
          <w:rtl w:val="0"/>
        </w:rPr>
        <w:t xml:space="preserve">Several crucial sections are blank.</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D0">
      <w:pPr>
        <w:spacing w:after="240" w:before="240" w:lineRule="auto"/>
        <w:ind w:left="0" w:right="600" w:firstLine="0"/>
        <w:rPr/>
      </w:pPr>
      <w:r w:rsidDel="00000000" w:rsidR="00000000" w:rsidRPr="00000000">
        <w:rPr>
          <w:rtl w:val="0"/>
        </w:rPr>
        <w:t xml:space="preserve">“These aren’t complete.”</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D2">
      <w:pPr>
        <w:spacing w:after="240" w:before="240" w:lineRule="auto"/>
        <w:ind w:left="0" w:right="600" w:firstLine="0"/>
        <w:rPr/>
      </w:pPr>
      <w:r w:rsidDel="00000000" w:rsidR="00000000" w:rsidRPr="00000000">
        <w:rPr>
          <w:rtl w:val="0"/>
        </w:rPr>
        <w:t xml:space="preserve">“They were never his alone.”</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D4">
      <w:pPr>
        <w:spacing w:after="240" w:before="240" w:lineRule="auto"/>
        <w:ind w:left="0" w:right="600" w:firstLine="0"/>
        <w:rPr/>
      </w:pPr>
      <w:r w:rsidDel="00000000" w:rsidR="00000000" w:rsidRPr="00000000">
        <w:rPr>
          <w:rtl w:val="0"/>
        </w:rPr>
        <w:t xml:space="preserve">“So who has the missing pieces?”</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D6">
      <w:pPr>
        <w:spacing w:after="240" w:before="240" w:lineRule="auto"/>
        <w:ind w:left="0" w:right="600" w:firstLine="0"/>
        <w:rPr/>
      </w:pPr>
      <w:r w:rsidDel="00000000" w:rsidR="00000000" w:rsidRPr="00000000">
        <w:rPr>
          <w:rtl w:val="0"/>
        </w:rPr>
        <w:t xml:space="preserve">“The people who built them with him.”</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D8">
      <w:pPr>
        <w:spacing w:after="240" w:before="240" w:lineRule="auto"/>
        <w:ind w:left="0" w:right="600" w:firstLine="0"/>
        <w:rPr/>
      </w:pPr>
      <w:r w:rsidDel="00000000" w:rsidR="00000000" w:rsidRPr="00000000">
        <w:rPr>
          <w:rtl w:val="0"/>
        </w:rPr>
        <w:t xml:space="preserve">“That doesn’t sound like my father.”</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DA">
      <w:pPr>
        <w:spacing w:after="240" w:before="240" w:lineRule="auto"/>
        <w:ind w:left="0" w:right="600" w:firstLine="0"/>
        <w:rPr/>
      </w:pPr>
      <w:r w:rsidDel="00000000" w:rsidR="00000000" w:rsidRPr="00000000">
        <w:rPr>
          <w:rtl w:val="0"/>
        </w:rPr>
        <w:t xml:space="preserve">“You knew his reputation. I knew the man.”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rPr>
          <w:b w:val="1"/>
          <w:bCs w:val="1"/>
        </w:rPr>
      </w:pPr>
      <w:r w:rsidDel="00000000" w:rsidR="00000000" w:rsidRPr="00000000">
        <w:rPr>
          <w:b w:val="1"/>
          <w:bCs w:val="1"/>
          <w:rtl w:val="0"/>
        </w:rPr>
        <w:t xml:space="preserve">Panel 2 — The Collaborators</w:t>
      </w:r>
    </w:p>
    <w:p w:rsidR="00000000" w:rsidDel="00000000" w:rsidP="00000000" w:rsidRDefault="00000000" w:rsidRPr="00000000" w14:paraId="000003DE">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DF">
      <w:pPr>
        <w:rPr/>
      </w:pPr>
      <w:r w:rsidDel="00000000" w:rsidR="00000000" w:rsidRPr="00000000">
        <w:rPr>
          <w:rtl w:val="0"/>
        </w:rPr>
        <w:t xml:space="preserve">Bi11bot projects four people from Adrian’s past:</w:t>
      </w:r>
    </w:p>
    <w:p w:rsidR="00000000" w:rsidDel="00000000" w:rsidP="00000000" w:rsidRDefault="00000000" w:rsidRPr="00000000" w14:paraId="000003E0">
      <w:pPr>
        <w:rPr/>
      </w:pPr>
      <w:r w:rsidDel="00000000" w:rsidR="00000000" w:rsidRPr="00000000">
        <w:rPr>
          <w:b w:val="1"/>
          <w:bCs w:val="1"/>
          <w:rtl w:val="0"/>
        </w:rPr>
        <w:t xml:space="preserve">Dr. Lina Vey — membrane chemist — House Aqualis</w:t>
      </w: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Tomas Reed — fabrication engineer — House Astra</w: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Suri Anik — microbial systems researcher — House Aqualis</w:t>
      </w:r>
      <w:r w:rsidDel="00000000" w:rsidR="00000000" w:rsidRPr="00000000">
        <w:rPr>
          <w:rtl w:val="0"/>
        </w:rPr>
      </w:r>
    </w:p>
    <w:p w:rsidR="00000000" w:rsidDel="00000000" w:rsidP="00000000" w:rsidRDefault="00000000" w:rsidRPr="00000000" w14:paraId="000003E3">
      <w:pPr>
        <w:rPr/>
      </w:pPr>
      <w:r w:rsidDel="00000000" w:rsidR="00000000" w:rsidRPr="00000000">
        <w:rPr>
          <w:b w:val="1"/>
          <w:bCs w:val="1"/>
          <w:rtl w:val="0"/>
        </w:rPr>
        <w:t xml:space="preserve">Jalen Orr — distributed systems architect — House Helion</w:t>
      </w: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Their historic images show them working alongside Adrian. Their current employment records show diminished roles, reassigned titles, and restricted access.</w:t>
      </w:r>
    </w:p>
    <w:p w:rsidR="00000000" w:rsidDel="00000000" w:rsidP="00000000" w:rsidRDefault="00000000" w:rsidRPr="00000000" w14:paraId="000003E5">
      <w:pPr>
        <w:rPr>
          <w:b w:val="1"/>
          <w:bCs w:val="1"/>
        </w:rPr>
      </w:pPr>
      <w:r w:rsidDel="00000000" w:rsidR="00000000" w:rsidRPr="00000000">
        <w:rPr>
          <w:b w:val="1"/>
          <w:bCs w:val="1"/>
          <w:rtl w:val="0"/>
        </w:rPr>
        <w:t xml:space="preserve">Ada</w:t>
      </w:r>
    </w:p>
    <w:p w:rsidR="00000000" w:rsidDel="00000000" w:rsidP="00000000" w:rsidRDefault="00000000" w:rsidRPr="00000000" w14:paraId="000003E6">
      <w:pPr>
        <w:rPr/>
      </w:pPr>
      <w:r w:rsidDel="00000000" w:rsidR="00000000" w:rsidRPr="00000000">
        <w:rPr>
          <w:rtl w:val="0"/>
        </w:rPr>
        <w:t xml:space="preserve">These people co-authored the patents.</w:t>
      </w:r>
    </w:p>
    <w:p w:rsidR="00000000" w:rsidDel="00000000" w:rsidP="00000000" w:rsidRDefault="00000000" w:rsidRPr="00000000" w14:paraId="000003E7">
      <w:pPr>
        <w:rPr>
          <w:b w:val="1"/>
          <w:bCs w:val="1"/>
        </w:rPr>
      </w:pPr>
      <w:r w:rsidDel="00000000" w:rsidR="00000000" w:rsidRPr="00000000">
        <w:rPr>
          <w:b w:val="1"/>
          <w:bCs w:val="1"/>
          <w:rtl w:val="0"/>
        </w:rPr>
        <w:t xml:space="preserve">Alex</w:t>
      </w:r>
    </w:p>
    <w:p w:rsidR="00000000" w:rsidDel="00000000" w:rsidP="00000000" w:rsidRDefault="00000000" w:rsidRPr="00000000" w14:paraId="000003E8">
      <w:pPr>
        <w:rPr/>
      </w:pPr>
      <w:r w:rsidDel="00000000" w:rsidR="00000000" w:rsidRPr="00000000">
        <w:rPr>
          <w:rtl w:val="0"/>
        </w:rPr>
        <w:t xml:space="preserve">Then why aren’t their names on the estate?</w:t>
      </w:r>
    </w:p>
    <w:p w:rsidR="00000000" w:rsidDel="00000000" w:rsidP="00000000" w:rsidRDefault="00000000" w:rsidRPr="00000000" w14:paraId="000003E9">
      <w:pPr>
        <w:rPr>
          <w:b w:val="1"/>
          <w:bCs w:val="1"/>
        </w:rPr>
      </w:pPr>
      <w:r w:rsidDel="00000000" w:rsidR="00000000" w:rsidRPr="00000000">
        <w:rPr>
          <w:b w:val="1"/>
          <w:bCs w:val="1"/>
          <w:rtl w:val="0"/>
        </w:rPr>
        <w:t xml:space="preserve">Bi11bot</w:t>
      </w:r>
    </w:p>
    <w:p w:rsidR="00000000" w:rsidDel="00000000" w:rsidP="00000000" w:rsidRDefault="00000000" w:rsidRPr="00000000" w14:paraId="000003EA">
      <w:pPr>
        <w:rPr/>
      </w:pPr>
      <w:r w:rsidDel="00000000" w:rsidR="00000000" w:rsidRPr="00000000">
        <w:rPr>
          <w:rtl w:val="0"/>
        </w:rPr>
        <w:t xml:space="preserve">They were.  Until they weren’t</w:t>
      </w:r>
    </w:p>
    <w:p w:rsidR="00000000" w:rsidDel="00000000" w:rsidP="00000000" w:rsidRDefault="00000000" w:rsidRPr="00000000" w14:paraId="000003EB">
      <w:pPr>
        <w:rPr/>
      </w:pPr>
      <w:r w:rsidDel="00000000" w:rsidR="00000000" w:rsidRPr="00000000">
        <w:rPr>
          <w:rtl w:val="0"/>
        </w:rPr>
        <w:t xml:space="preserve">The screen flickers.</w:t>
      </w:r>
    </w:p>
    <w:p w:rsidR="00000000" w:rsidDel="00000000" w:rsidP="00000000" w:rsidRDefault="00000000" w:rsidRPr="00000000" w14:paraId="000003EC">
      <w:pPr>
        <w:rPr/>
      </w:pPr>
      <w:r w:rsidDel="00000000" w:rsidR="00000000" w:rsidRPr="00000000">
        <w:rPr>
          <w:rtl w:val="0"/>
        </w:rPr>
        <w:t xml:space="preserve">Their names vanish one by one, replaced by Charter House ownership claims.</w:t>
      </w:r>
    </w:p>
    <w:p w:rsidR="00000000" w:rsidDel="00000000" w:rsidP="00000000" w:rsidRDefault="00000000" w:rsidRPr="00000000" w14:paraId="000003ED">
      <w:pPr>
        <w:rPr>
          <w:b w:val="1"/>
          <w:bCs w:val="1"/>
        </w:rPr>
      </w:pPr>
      <w:r w:rsidDel="00000000" w:rsidR="00000000" w:rsidRPr="00000000">
        <w:rPr>
          <w:b w:val="1"/>
          <w:bCs w:val="1"/>
          <w:rtl w:val="0"/>
        </w:rPr>
        <w:t xml:space="preserve">Ada</w:t>
      </w:r>
    </w:p>
    <w:p w:rsidR="00000000" w:rsidDel="00000000" w:rsidP="00000000" w:rsidRDefault="00000000" w:rsidRPr="00000000" w14:paraId="000003EE">
      <w:pPr>
        <w:rPr/>
      </w:pPr>
      <w:r w:rsidDel="00000000" w:rsidR="00000000" w:rsidRPr="00000000">
        <w:rPr>
          <w:rtl w:val="0"/>
        </w:rPr>
        <w:t xml:space="preserve">Three Houses control their employment, travel, records, and communications.</w:t>
      </w:r>
    </w:p>
    <w:p w:rsidR="00000000" w:rsidDel="00000000" w:rsidP="00000000" w:rsidRDefault="00000000" w:rsidRPr="00000000" w14:paraId="000003EF">
      <w:pPr>
        <w:rPr>
          <w:b w:val="1"/>
          <w:bCs w:val="1"/>
        </w:rPr>
      </w:pPr>
      <w:r w:rsidDel="00000000" w:rsidR="00000000" w:rsidRPr="00000000">
        <w:rPr>
          <w:b w:val="1"/>
          <w:bCs w:val="1"/>
          <w:rtl w:val="0"/>
        </w:rPr>
        <w:t xml:space="preserve">Alex</w:t>
      </w:r>
    </w:p>
    <w:p w:rsidR="00000000" w:rsidDel="00000000" w:rsidP="00000000" w:rsidRDefault="00000000" w:rsidRPr="00000000" w14:paraId="000003F0">
      <w:pPr>
        <w:rPr/>
      </w:pPr>
      <w:r w:rsidDel="00000000" w:rsidR="00000000" w:rsidRPr="00000000">
        <w:rPr>
          <w:rtl w:val="0"/>
        </w:rPr>
        <w:t xml:space="preserve">Then we start with the one who still wants to be found.</w:t>
      </w:r>
    </w:p>
    <w:p w:rsidR="00000000" w:rsidDel="00000000" w:rsidP="00000000" w:rsidRDefault="00000000" w:rsidRPr="00000000" w14:paraId="000003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rPr>
          <w:b w:val="1"/>
          <w:bCs w:val="1"/>
        </w:rPr>
      </w:pPr>
      <w:r w:rsidDel="00000000" w:rsidR="00000000" w:rsidRPr="00000000">
        <w:rPr>
          <w:b w:val="1"/>
          <w:bCs w:val="1"/>
          <w:rtl w:val="0"/>
        </w:rPr>
        <w:t xml:space="preserve">Panel 3 — Lina Vey</w:t>
      </w:r>
    </w:p>
    <w:p w:rsidR="00000000" w:rsidDel="00000000" w:rsidP="00000000" w:rsidRDefault="00000000" w:rsidRPr="00000000" w14:paraId="000003F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3F4">
      <w:pPr>
        <w:rPr/>
      </w:pPr>
      <w:r w:rsidDel="00000000" w:rsidR="00000000" w:rsidRPr="00000000">
        <w:rPr>
          <w:rtl w:val="0"/>
        </w:rPr>
        <w:t xml:space="preserve">Inside a vast House Aqualis purification facility. Workers supervise enormous water-processing systems. Alex and Ada approach Dr. Lina Vey, now an older scientist wearing a low-ranking maintenance uniform despite her expertise.</w:t>
      </w:r>
    </w:p>
    <w:p w:rsidR="00000000" w:rsidDel="00000000" w:rsidP="00000000" w:rsidRDefault="00000000" w:rsidRPr="00000000" w14:paraId="000003F5">
      <w:pPr>
        <w:rPr/>
      </w:pPr>
      <w:r w:rsidDel="00000000" w:rsidR="00000000" w:rsidRPr="00000000">
        <w:rPr>
          <w:rtl w:val="0"/>
        </w:rPr>
        <w:t xml:space="preserve">Behind her, a river of visibly contaminated water moves through industrial channels.</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3F7">
      <w:pPr>
        <w:spacing w:after="240" w:before="240" w:lineRule="auto"/>
        <w:ind w:left="0" w:right="600" w:firstLine="0"/>
        <w:rPr/>
      </w:pPr>
      <w:r w:rsidDel="00000000" w:rsidR="00000000" w:rsidRPr="00000000">
        <w:rPr>
          <w:rtl w:val="0"/>
        </w:rPr>
        <w:t xml:space="preserve">“Adrian Phantum’s son.”</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3F9">
      <w:pPr>
        <w:spacing w:after="240" w:before="240" w:lineRule="auto"/>
        <w:ind w:left="0" w:right="600" w:firstLine="0"/>
        <w:rPr/>
      </w:pPr>
      <w:r w:rsidDel="00000000" w:rsidR="00000000" w:rsidRPr="00000000">
        <w:rPr>
          <w:rtl w:val="0"/>
        </w:rPr>
        <w:t xml:space="preserve">“You knew him?”</w:t>
      </w:r>
    </w:p>
    <w:p w:rsidR="00000000" w:rsidDel="00000000" w:rsidP="00000000" w:rsidRDefault="00000000" w:rsidRPr="00000000" w14:paraId="000003FA">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3FB">
      <w:pPr>
        <w:spacing w:after="240" w:before="240" w:lineRule="auto"/>
        <w:ind w:left="0" w:right="600" w:firstLine="0"/>
        <w:rPr/>
      </w:pPr>
      <w:r w:rsidDel="00000000" w:rsidR="00000000" w:rsidRPr="00000000">
        <w:rPr>
          <w:rtl w:val="0"/>
        </w:rPr>
        <w:t xml:space="preserve">“I corrected him. Frequently.”</w:t>
      </w:r>
    </w:p>
    <w:p w:rsidR="00000000" w:rsidDel="00000000" w:rsidP="00000000" w:rsidRDefault="00000000" w:rsidRPr="00000000" w14:paraId="000003FC">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3FD">
      <w:pPr>
        <w:spacing w:after="240" w:before="240" w:lineRule="auto"/>
        <w:ind w:left="0" w:right="600" w:firstLine="0"/>
        <w:rPr/>
      </w:pPr>
      <w:r w:rsidDel="00000000" w:rsidR="00000000" w:rsidRPr="00000000">
        <w:rPr>
          <w:rtl w:val="0"/>
        </w:rPr>
        <w:t xml:space="preserve">“Nearly continuously.”</w:t>
      </w:r>
    </w:p>
    <w:p w:rsidR="00000000" w:rsidDel="00000000" w:rsidP="00000000" w:rsidRDefault="00000000" w:rsidRPr="00000000" w14:paraId="000003FE">
      <w:pPr>
        <w:spacing w:after="240" w:before="240" w:lineRule="auto"/>
        <w:rPr>
          <w:i w:val="1"/>
          <w:iCs w:val="1"/>
        </w:rPr>
      </w:pPr>
      <w:r w:rsidDel="00000000" w:rsidR="00000000" w:rsidRPr="00000000">
        <w:rPr>
          <w:i w:val="1"/>
          <w:iCs w:val="1"/>
          <w:rtl w:val="0"/>
        </w:rPr>
        <w:t xml:space="preserve">Lina studies the patent, then notices the missing contributor names.</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00">
      <w:pPr>
        <w:spacing w:after="240" w:before="240" w:lineRule="auto"/>
        <w:ind w:left="0" w:right="600" w:firstLine="0"/>
        <w:rPr/>
      </w:pPr>
      <w:r w:rsidDel="00000000" w:rsidR="00000000" w:rsidRPr="00000000">
        <w:rPr>
          <w:rtl w:val="0"/>
        </w:rPr>
        <w:t xml:space="preserve">“You think he left this to you?”</w:t>
      </w:r>
    </w:p>
    <w:p w:rsidR="00000000" w:rsidDel="00000000" w:rsidP="00000000" w:rsidRDefault="00000000" w:rsidRPr="00000000" w14:paraId="00000401">
      <w:pPr>
        <w:spacing w:after="240" w:before="240" w:lineRule="auto"/>
        <w:rPr>
          <w:i w:val="1"/>
          <w:iCs w:val="1"/>
        </w:rPr>
      </w:pPr>
      <w:r w:rsidDel="00000000" w:rsidR="00000000" w:rsidRPr="00000000">
        <w:rPr>
          <w:i w:val="1"/>
          <w:iCs w:val="1"/>
          <w:rtl w:val="0"/>
        </w:rPr>
        <w:t xml:space="preserve">She points to the erased names.</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03">
      <w:pPr>
        <w:spacing w:after="240" w:before="240" w:lineRule="auto"/>
        <w:ind w:left="0" w:right="600" w:firstLine="0"/>
        <w:rPr/>
      </w:pPr>
      <w:r w:rsidDel="00000000" w:rsidR="00000000" w:rsidRPr="00000000">
        <w:rPr>
          <w:rtl w:val="0"/>
        </w:rPr>
        <w:t xml:space="preserve">“No. He left it to all of us.”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rPr>
          <w:b w:val="1"/>
          <w:bCs w:val="1"/>
        </w:rPr>
      </w:pPr>
      <w:r w:rsidDel="00000000" w:rsidR="00000000" w:rsidRPr="00000000">
        <w:rPr>
          <w:b w:val="1"/>
          <w:bCs w:val="1"/>
          <w:rtl w:val="0"/>
        </w:rPr>
        <w:t xml:space="preserve">Panel 4 — The Specific Water Crisis</w:t>
      </w:r>
    </w:p>
    <w:p w:rsidR="00000000" w:rsidDel="00000000" w:rsidP="00000000" w:rsidRDefault="00000000" w:rsidRPr="00000000" w14:paraId="0000040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08">
      <w:pPr>
        <w:rPr/>
      </w:pPr>
      <w:r w:rsidDel="00000000" w:rsidR="00000000" w:rsidRPr="00000000">
        <w:rPr>
          <w:rtl w:val="0"/>
        </w:rPr>
        <w:t xml:space="preserve">Lina leads them to an observation window overlooking a contaminated feeder channel flowing toward Keel. Sensors show rising toxicity from mineral runoff, industrial residue, and unstable microbial contamination.</w:t>
      </w:r>
    </w:p>
    <w:p w:rsidR="00000000" w:rsidDel="00000000" w:rsidP="00000000" w:rsidRDefault="00000000" w:rsidRPr="00000000" w14:paraId="00000409">
      <w:pPr>
        <w:rPr/>
      </w:pPr>
      <w:r w:rsidDel="00000000" w:rsidR="00000000" w:rsidRPr="00000000">
        <w:rPr>
          <w:rtl w:val="0"/>
        </w:rPr>
        <w:t xml:space="preserve">A system alert reads:</w:t>
      </w:r>
    </w:p>
    <w:p w:rsidR="00000000" w:rsidDel="00000000" w:rsidP="00000000" w:rsidRDefault="00000000" w:rsidRPr="00000000" w14:paraId="0000040A">
      <w:pPr>
        <w:rPr/>
      </w:pPr>
      <w:r w:rsidDel="00000000" w:rsidR="00000000" w:rsidRPr="00000000">
        <w:rPr>
          <w:b w:val="1"/>
          <w:bCs w:val="1"/>
          <w:rtl w:val="0"/>
        </w:rPr>
        <w:t xml:space="preserve">DOWNSTREAM PURIFICATION FAILURE</w:t>
      </w:r>
      <w:r w:rsidDel="00000000" w:rsidR="00000000" w:rsidRPr="00000000">
        <w:rPr>
          <w:rtl w:val="0"/>
        </w:rPr>
        <w:br w:type="textWrapping"/>
      </w:r>
      <w:r w:rsidDel="00000000" w:rsidR="00000000" w:rsidRPr="00000000">
        <w:rPr>
          <w:b w:val="1"/>
          <w:bCs w:val="1"/>
          <w:rtl w:val="0"/>
        </w:rPr>
        <w:t xml:space="preserve">PROJECTED IMPACT: KEEL WATER NETWORK</w:t>
      </w:r>
      <w:r w:rsidDel="00000000" w:rsidR="00000000" w:rsidRPr="00000000">
        <w:rPr>
          <w:rtl w:val="0"/>
        </w:rPr>
      </w:r>
    </w:p>
    <w:p w:rsidR="00000000" w:rsidDel="00000000" w:rsidP="00000000" w:rsidRDefault="00000000" w:rsidRPr="00000000" w14:paraId="0000040B">
      <w:pPr>
        <w:rPr>
          <w:b w:val="1"/>
          <w:bCs w:val="1"/>
        </w:rPr>
      </w:pPr>
      <w:r w:rsidDel="00000000" w:rsidR="00000000" w:rsidRPr="00000000">
        <w:rPr>
          <w:b w:val="1"/>
          <w:bCs w:val="1"/>
          <w:rtl w:val="0"/>
        </w:rPr>
        <w:t xml:space="preserve">Lina</w:t>
      </w:r>
    </w:p>
    <w:p w:rsidR="00000000" w:rsidDel="00000000" w:rsidP="00000000" w:rsidRDefault="00000000" w:rsidRPr="00000000" w14:paraId="0000040C">
      <w:pPr>
        <w:rPr/>
      </w:pPr>
      <w:r w:rsidDel="00000000" w:rsidR="00000000" w:rsidRPr="00000000">
        <w:rPr>
          <w:rtl w:val="0"/>
        </w:rPr>
        <w:t xml:space="preserve">The river feeding Keel is failing.</w:t>
      </w:r>
    </w:p>
    <w:p w:rsidR="00000000" w:rsidDel="00000000" w:rsidP="00000000" w:rsidRDefault="00000000" w:rsidRPr="00000000" w14:paraId="0000040D">
      <w:pPr>
        <w:rPr/>
      </w:pPr>
      <w:r w:rsidDel="00000000" w:rsidR="00000000" w:rsidRPr="00000000">
        <w:rPr>
          <w:rtl w:val="0"/>
        </w:rPr>
        <w:t xml:space="preserve">Aqualis can clean sections of it.</w:t>
      </w:r>
    </w:p>
    <w:p w:rsidR="00000000" w:rsidDel="00000000" w:rsidP="00000000" w:rsidRDefault="00000000" w:rsidRPr="00000000" w14:paraId="0000040E">
      <w:pPr>
        <w:rPr/>
      </w:pPr>
      <w:r w:rsidDel="00000000" w:rsidR="00000000" w:rsidRPr="00000000">
        <w:rPr>
          <w:rtl w:val="0"/>
        </w:rPr>
        <w:t xml:space="preserve">Not fast enough.</w:t>
      </w:r>
    </w:p>
    <w:p w:rsidR="00000000" w:rsidDel="00000000" w:rsidP="00000000" w:rsidRDefault="00000000" w:rsidRPr="00000000" w14:paraId="0000040F">
      <w:pPr>
        <w:rPr/>
      </w:pPr>
      <w:r w:rsidDel="00000000" w:rsidR="00000000" w:rsidRPr="00000000">
        <w:rPr>
          <w:rtl w:val="0"/>
        </w:rPr>
        <w:t xml:space="preserve">Not without shutting down half the production district.</w:t>
      </w:r>
    </w:p>
    <w:p w:rsidR="00000000" w:rsidDel="00000000" w:rsidP="00000000" w:rsidRDefault="00000000" w:rsidRPr="00000000" w14:paraId="00000410">
      <w:pPr>
        <w:rPr>
          <w:b w:val="1"/>
          <w:bCs w:val="1"/>
        </w:rPr>
      </w:pPr>
      <w:r w:rsidDel="00000000" w:rsidR="00000000" w:rsidRPr="00000000">
        <w:rPr>
          <w:b w:val="1"/>
          <w:bCs w:val="1"/>
          <w:rtl w:val="0"/>
        </w:rPr>
        <w:t xml:space="preserve">Alex</w:t>
      </w:r>
    </w:p>
    <w:p w:rsidR="00000000" w:rsidDel="00000000" w:rsidP="00000000" w:rsidRDefault="00000000" w:rsidRPr="00000000" w14:paraId="00000411">
      <w:pPr>
        <w:rPr/>
      </w:pPr>
      <w:r w:rsidDel="00000000" w:rsidR="00000000" w:rsidRPr="00000000">
        <w:rPr>
          <w:rtl w:val="0"/>
        </w:rPr>
        <w:t xml:space="preserve">Adrian’s patents could fix it?</w:t>
      </w:r>
    </w:p>
    <w:p w:rsidR="00000000" w:rsidDel="00000000" w:rsidP="00000000" w:rsidRDefault="00000000" w:rsidRPr="00000000" w14:paraId="00000412">
      <w:pPr>
        <w:rPr>
          <w:b w:val="1"/>
          <w:bCs w:val="1"/>
        </w:rPr>
      </w:pPr>
      <w:r w:rsidDel="00000000" w:rsidR="00000000" w:rsidRPr="00000000">
        <w:rPr>
          <w:b w:val="1"/>
          <w:bCs w:val="1"/>
          <w:rtl w:val="0"/>
        </w:rPr>
        <w:t xml:space="preserve">Lina</w:t>
      </w:r>
    </w:p>
    <w:p w:rsidR="00000000" w:rsidDel="00000000" w:rsidP="00000000" w:rsidRDefault="00000000" w:rsidRPr="00000000" w14:paraId="00000413">
      <w:pPr>
        <w:rPr/>
      </w:pPr>
      <w:r w:rsidDel="00000000" w:rsidR="00000000" w:rsidRPr="00000000">
        <w:rPr>
          <w:rtl w:val="0"/>
        </w:rPr>
        <w:t xml:space="preserve">Combined correctly, they could purify the flow while recovering the minerals causing the contamination.</w:t>
      </w:r>
    </w:p>
    <w:p w:rsidR="00000000" w:rsidDel="00000000" w:rsidP="00000000" w:rsidRDefault="00000000" w:rsidRPr="00000000" w14:paraId="00000414">
      <w:pPr>
        <w:rPr>
          <w:b w:val="1"/>
          <w:bCs w:val="1"/>
        </w:rPr>
      </w:pPr>
      <w:r w:rsidDel="00000000" w:rsidR="00000000" w:rsidRPr="00000000">
        <w:rPr>
          <w:b w:val="1"/>
          <w:bCs w:val="1"/>
          <w:rtl w:val="0"/>
        </w:rPr>
        <w:t xml:space="preserve">Ada</w:t>
      </w:r>
    </w:p>
    <w:p w:rsidR="00000000" w:rsidDel="00000000" w:rsidP="00000000" w:rsidRDefault="00000000" w:rsidRPr="00000000" w14:paraId="00000415">
      <w:pPr>
        <w:rPr/>
      </w:pPr>
      <w:r w:rsidDel="00000000" w:rsidR="00000000" w:rsidRPr="00000000">
        <w:rPr>
          <w:rtl w:val="0"/>
        </w:rPr>
        <w:t xml:space="preserve">Then why hasn’t anyone built it?</w:t>
      </w:r>
    </w:p>
    <w:p w:rsidR="00000000" w:rsidDel="00000000" w:rsidP="00000000" w:rsidRDefault="00000000" w:rsidRPr="00000000" w14:paraId="00000416">
      <w:pPr>
        <w:rPr/>
      </w:pPr>
      <w:r w:rsidDel="00000000" w:rsidR="00000000" w:rsidRPr="00000000">
        <w:rPr>
          <w:rtl w:val="0"/>
        </w:rPr>
        <w:t xml:space="preserve">Lina looks toward the House insignia above the facility.</w:t>
      </w:r>
    </w:p>
    <w:p w:rsidR="00000000" w:rsidDel="00000000" w:rsidP="00000000" w:rsidRDefault="00000000" w:rsidRPr="00000000" w14:paraId="00000417">
      <w:pPr>
        <w:rPr>
          <w:b w:val="1"/>
          <w:bCs w:val="1"/>
        </w:rPr>
      </w:pPr>
      <w:r w:rsidDel="00000000" w:rsidR="00000000" w:rsidRPr="00000000">
        <w:rPr>
          <w:b w:val="1"/>
          <w:bCs w:val="1"/>
          <w:rtl w:val="0"/>
        </w:rPr>
        <w:t xml:space="preserve">Lina</w:t>
      </w:r>
    </w:p>
    <w:p w:rsidR="00000000" w:rsidDel="00000000" w:rsidP="00000000" w:rsidRDefault="00000000" w:rsidRPr="00000000" w14:paraId="00000418">
      <w:pPr>
        <w:rPr/>
      </w:pPr>
      <w:r w:rsidDel="00000000" w:rsidR="00000000" w:rsidRPr="00000000">
        <w:rPr>
          <w:rtl w:val="0"/>
        </w:rPr>
        <w:t xml:space="preserve">Because every department owns a different piece.</w:t>
      </w:r>
    </w:p>
    <w:p w:rsidR="00000000" w:rsidDel="00000000" w:rsidP="00000000" w:rsidRDefault="00000000" w:rsidRPr="00000000" w14:paraId="00000419">
      <w:pPr>
        <w:rPr/>
      </w:pPr>
      <w:r w:rsidDel="00000000" w:rsidR="00000000" w:rsidRPr="00000000">
        <w:rPr>
          <w:rtl w:val="0"/>
        </w:rPr>
        <w:t xml:space="preserve">And every House would rather own the failure than share the solution.</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rPr>
          <w:b w:val="1"/>
          <w:bCs w:val="1"/>
        </w:rPr>
      </w:pPr>
      <w:r w:rsidDel="00000000" w:rsidR="00000000" w:rsidRPr="00000000">
        <w:rPr>
          <w:b w:val="1"/>
          <w:bCs w:val="1"/>
          <w:rtl w:val="0"/>
        </w:rPr>
        <w:t xml:space="preserve">Panel 5 — The First Key</w:t>
      </w:r>
    </w:p>
    <w:p w:rsidR="00000000" w:rsidDel="00000000" w:rsidP="00000000" w:rsidRDefault="00000000" w:rsidRPr="00000000" w14:paraId="0000041C">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1D">
      <w:pPr>
        <w:rPr/>
      </w:pPr>
      <w:r w:rsidDel="00000000" w:rsidR="00000000" w:rsidRPr="00000000">
        <w:rPr>
          <w:rtl w:val="0"/>
        </w:rPr>
        <w:t xml:space="preserve">Lina secretly inserts an old physical data shard into Bi11bot. A missing section of the purification design appears: a flexible catalytic membrane capable of separating contaminants with very low energy use.</w:t>
      </w:r>
    </w:p>
    <w:p w:rsidR="00000000" w:rsidDel="00000000" w:rsidP="00000000" w:rsidRDefault="00000000" w:rsidRPr="00000000" w14:paraId="0000041E">
      <w:pPr>
        <w:rPr/>
      </w:pPr>
      <w:r w:rsidDel="00000000" w:rsidR="00000000" w:rsidRPr="00000000">
        <w:rPr>
          <w:rtl w:val="0"/>
        </w:rPr>
        <w:t xml:space="preserve">A small Maker’s Seal symbol briefly flashes within the recovered code.</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20">
      <w:pPr>
        <w:spacing w:after="240" w:before="240" w:lineRule="auto"/>
        <w:ind w:left="0" w:right="600" w:firstLine="0"/>
        <w:rPr/>
      </w:pPr>
      <w:r w:rsidDel="00000000" w:rsidR="00000000" w:rsidRPr="00000000">
        <w:rPr>
          <w:rtl w:val="0"/>
        </w:rPr>
        <w:t xml:space="preserve">“Adrian made each of us keep one piece off the system.”</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422">
      <w:pPr>
        <w:spacing w:after="240" w:before="240" w:lineRule="auto"/>
        <w:ind w:left="0" w:right="600" w:firstLine="0"/>
        <w:rPr/>
      </w:pPr>
      <w:r w:rsidDel="00000000" w:rsidR="00000000" w:rsidRPr="00000000">
        <w:rPr>
          <w:rtl w:val="0"/>
        </w:rPr>
        <w:t xml:space="preserve">“Why?”</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24">
      <w:pPr>
        <w:spacing w:after="240" w:before="240" w:lineRule="auto"/>
        <w:ind w:left="0" w:right="600" w:firstLine="0"/>
        <w:rPr/>
      </w:pPr>
      <w:r w:rsidDel="00000000" w:rsidR="00000000" w:rsidRPr="00000000">
        <w:rPr>
          <w:rtl w:val="0"/>
        </w:rPr>
        <w:t xml:space="preserve">“He feared Halyard would confuse protecting ideas with owning their creators.”</w:t>
      </w:r>
    </w:p>
    <w:p w:rsidR="00000000" w:rsidDel="00000000" w:rsidP="00000000" w:rsidRDefault="00000000" w:rsidRPr="00000000" w14:paraId="00000425">
      <w:pPr>
        <w:spacing w:after="240" w:before="240" w:lineRule="auto"/>
        <w:rPr>
          <w:i w:val="1"/>
          <w:iCs w:val="1"/>
        </w:rPr>
      </w:pPr>
      <w:r w:rsidDel="00000000" w:rsidR="00000000" w:rsidRPr="00000000">
        <w:rPr>
          <w:i w:val="1"/>
          <w:iCs w:val="1"/>
          <w:rtl w:val="0"/>
        </w:rPr>
        <w:t xml:space="preserve">The recovered membrane design illuminates.</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27">
      <w:pPr>
        <w:spacing w:after="240" w:before="240" w:lineRule="auto"/>
        <w:ind w:left="0" w:right="600" w:firstLine="0"/>
        <w:rPr/>
      </w:pPr>
      <w:r w:rsidDel="00000000" w:rsidR="00000000" w:rsidRPr="00000000">
        <w:rPr>
          <w:rtl w:val="0"/>
        </w:rPr>
        <w:t xml:space="preserve">“Three others have the missing pieces.”</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429">
      <w:pPr>
        <w:spacing w:after="240" w:before="240" w:lineRule="auto"/>
        <w:ind w:left="0" w:right="600" w:firstLine="0"/>
        <w:rPr/>
      </w:pPr>
      <w:r w:rsidDel="00000000" w:rsidR="00000000" w:rsidRPr="00000000">
        <w:rPr>
          <w:rtl w:val="0"/>
        </w:rPr>
        <w:t xml:space="preserve">“Will you help us find them?”</w:t>
      </w:r>
    </w:p>
    <w:p w:rsidR="00000000" w:rsidDel="00000000" w:rsidP="00000000" w:rsidRDefault="00000000" w:rsidRPr="00000000" w14:paraId="0000042A">
      <w:pPr>
        <w:spacing w:after="240" w:before="240" w:lineRule="auto"/>
        <w:rPr>
          <w:i w:val="1"/>
          <w:iCs w:val="1"/>
        </w:rPr>
      </w:pPr>
      <w:r w:rsidDel="00000000" w:rsidR="00000000" w:rsidRPr="00000000">
        <w:rPr>
          <w:i w:val="1"/>
          <w:iCs w:val="1"/>
          <w:rtl w:val="0"/>
        </w:rPr>
        <w:t xml:space="preserve">Lina looks at the contaminated water.</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Lina:</w:t>
      </w:r>
    </w:p>
    <w:p w:rsidR="00000000" w:rsidDel="00000000" w:rsidP="00000000" w:rsidRDefault="00000000" w:rsidRPr="00000000" w14:paraId="0000042C">
      <w:pPr>
        <w:spacing w:after="240" w:before="240" w:lineRule="auto"/>
        <w:ind w:left="0" w:right="600" w:firstLine="0"/>
        <w:rPr/>
      </w:pPr>
      <w:r w:rsidDel="00000000" w:rsidR="00000000" w:rsidRPr="00000000">
        <w:rPr>
          <w:rtl w:val="0"/>
        </w:rPr>
        <w:t xml:space="preserve">“I’ve been waiting twenty years for someone to ask.”</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rPr>
          <w:b w:val="1"/>
          <w:bCs w:val="1"/>
        </w:rPr>
      </w:pPr>
      <w:r w:rsidDel="00000000" w:rsidR="00000000" w:rsidRPr="00000000">
        <w:rPr>
          <w:b w:val="1"/>
          <w:bCs w:val="1"/>
          <w:rtl w:val="0"/>
        </w:rPr>
        <w:t xml:space="preserve">Panel 6 — The Clock Starts</w:t>
      </w:r>
    </w:p>
    <w:p w:rsidR="00000000" w:rsidDel="00000000" w:rsidP="00000000" w:rsidRDefault="00000000" w:rsidRPr="00000000" w14:paraId="00000430">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31">
      <w:pPr>
        <w:rPr/>
      </w:pPr>
      <w:r w:rsidDel="00000000" w:rsidR="00000000" w:rsidRPr="00000000">
        <w:rPr>
          <w:rtl w:val="0"/>
        </w:rPr>
        <w:t xml:space="preserve">The group exits through a maintenance corridor as House security scans the facility. A hidden system alert appears on a Charter House control screen:</w:t>
      </w:r>
    </w:p>
    <w:p w:rsidR="00000000" w:rsidDel="00000000" w:rsidP="00000000" w:rsidRDefault="00000000" w:rsidRPr="00000000" w14:paraId="00000432">
      <w:pPr>
        <w:rPr/>
      </w:pPr>
      <w:r w:rsidDel="00000000" w:rsidR="00000000" w:rsidRPr="00000000">
        <w:rPr>
          <w:b w:val="1"/>
          <w:bCs w:val="1"/>
          <w:rtl w:val="0"/>
        </w:rPr>
        <w:t xml:space="preserve">UNAUTHORIZED PHANTUM PATENT ACCESS DETECTED</w:t>
      </w: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Director Lock watches the alert from a distant office.</w:t>
      </w:r>
    </w:p>
    <w:p w:rsidR="00000000" w:rsidDel="00000000" w:rsidP="00000000" w:rsidRDefault="00000000" w:rsidRPr="00000000" w14:paraId="00000434">
      <w:pPr>
        <w:rPr/>
      </w:pPr>
      <w:r w:rsidDel="00000000" w:rsidR="00000000" w:rsidRPr="00000000">
        <w:rPr>
          <w:rtl w:val="0"/>
        </w:rPr>
        <w:t xml:space="preserve">On his desk lies a contract already prepared for Alex.</w:t>
      </w:r>
    </w:p>
    <w:p w:rsidR="00000000" w:rsidDel="00000000" w:rsidP="00000000" w:rsidRDefault="00000000" w:rsidRPr="00000000" w14:paraId="00000435">
      <w:pPr>
        <w:rPr>
          <w:b w:val="1"/>
          <w:bCs w:val="1"/>
        </w:rPr>
      </w:pPr>
      <w:r w:rsidDel="00000000" w:rsidR="00000000" w:rsidRPr="00000000">
        <w:rPr>
          <w:b w:val="1"/>
          <w:bCs w:val="1"/>
          <w:rtl w:val="0"/>
        </w:rPr>
        <w:t xml:space="preserve">Lock</w:t>
      </w:r>
    </w:p>
    <w:p w:rsidR="00000000" w:rsidDel="00000000" w:rsidP="00000000" w:rsidRDefault="00000000" w:rsidRPr="00000000" w14:paraId="00000436">
      <w:pPr>
        <w:rPr/>
      </w:pPr>
      <w:r w:rsidDel="00000000" w:rsidR="00000000" w:rsidRPr="00000000">
        <w:rPr>
          <w:rtl w:val="0"/>
        </w:rPr>
        <w:t xml:space="preserve">He has begun assembling the system.</w:t>
      </w:r>
    </w:p>
    <w:p w:rsidR="00000000" w:rsidDel="00000000" w:rsidP="00000000" w:rsidRDefault="00000000" w:rsidRPr="00000000" w14:paraId="00000437">
      <w:pPr>
        <w:rPr>
          <w:b w:val="1"/>
          <w:bCs w:val="1"/>
        </w:rPr>
      </w:pPr>
      <w:r w:rsidDel="00000000" w:rsidR="00000000" w:rsidRPr="00000000">
        <w:rPr>
          <w:b w:val="1"/>
          <w:bCs w:val="1"/>
          <w:rtl w:val="0"/>
        </w:rPr>
        <w:t xml:space="preserve">Alpha Interface</w:t>
      </w:r>
    </w:p>
    <w:p w:rsidR="00000000" w:rsidDel="00000000" w:rsidP="00000000" w:rsidRDefault="00000000" w:rsidRPr="00000000" w14:paraId="00000438">
      <w:pPr>
        <w:rPr/>
      </w:pPr>
      <w:r w:rsidDel="00000000" w:rsidR="00000000" w:rsidRPr="00000000">
        <w:rPr>
          <w:rtl w:val="0"/>
        </w:rPr>
        <w:t xml:space="preserve">Probability of successful reconstruction: 18.4 percent.</w:t>
      </w:r>
    </w:p>
    <w:p w:rsidR="00000000" w:rsidDel="00000000" w:rsidP="00000000" w:rsidRDefault="00000000" w:rsidRPr="00000000" w14:paraId="00000439">
      <w:pPr>
        <w:rPr>
          <w:b w:val="1"/>
          <w:bCs w:val="1"/>
        </w:rPr>
      </w:pPr>
      <w:r w:rsidDel="00000000" w:rsidR="00000000" w:rsidRPr="00000000">
        <w:rPr>
          <w:b w:val="1"/>
          <w:bCs w:val="1"/>
          <w:rtl w:val="0"/>
        </w:rPr>
        <w:t xml:space="preserve">Lock</w:t>
      </w:r>
    </w:p>
    <w:p w:rsidR="00000000" w:rsidDel="00000000" w:rsidP="00000000" w:rsidRDefault="00000000" w:rsidRPr="00000000" w14:paraId="0000043A">
      <w:pPr>
        <w:rPr/>
      </w:pPr>
      <w:r w:rsidDel="00000000" w:rsidR="00000000" w:rsidRPr="00000000">
        <w:rPr>
          <w:rtl w:val="0"/>
        </w:rPr>
        <w:t xml:space="preserve">And if he succeeds?</w:t>
      </w:r>
    </w:p>
    <w:p w:rsidR="00000000" w:rsidDel="00000000" w:rsidP="00000000" w:rsidRDefault="00000000" w:rsidRPr="00000000" w14:paraId="0000043B">
      <w:pPr>
        <w:rPr>
          <w:b w:val="1"/>
          <w:bCs w:val="1"/>
        </w:rPr>
      </w:pPr>
      <w:r w:rsidDel="00000000" w:rsidR="00000000" w:rsidRPr="00000000">
        <w:rPr>
          <w:b w:val="1"/>
          <w:bCs w:val="1"/>
          <w:rtl w:val="0"/>
        </w:rPr>
        <w:t xml:space="preserve">Alpha Interface</w:t>
      </w:r>
    </w:p>
    <w:p w:rsidR="00000000" w:rsidDel="00000000" w:rsidP="00000000" w:rsidRDefault="00000000" w:rsidRPr="00000000" w14:paraId="0000043C">
      <w:pPr>
        <w:rPr/>
      </w:pPr>
      <w:r w:rsidDel="00000000" w:rsidR="00000000" w:rsidRPr="00000000">
        <w:rPr>
          <w:rtl w:val="0"/>
        </w:rPr>
        <w:t xml:space="preserve">Existing ownership classifications may become contestable.</w:t>
      </w:r>
    </w:p>
    <w:p w:rsidR="00000000" w:rsidDel="00000000" w:rsidP="00000000" w:rsidRDefault="00000000" w:rsidRPr="00000000" w14:paraId="0000043D">
      <w:pPr>
        <w:rPr/>
      </w:pPr>
      <w:r w:rsidDel="00000000" w:rsidR="00000000" w:rsidRPr="00000000">
        <w:rPr>
          <w:rtl w:val="0"/>
        </w:rPr>
        <w:t xml:space="preserve">Lock looks out over Halyard.</w:t>
      </w:r>
    </w:p>
    <w:p w:rsidR="00000000" w:rsidDel="00000000" w:rsidP="00000000" w:rsidRDefault="00000000" w:rsidRPr="00000000" w14:paraId="0000043E">
      <w:pPr>
        <w:rPr>
          <w:b w:val="1"/>
          <w:bCs w:val="1"/>
        </w:rPr>
      </w:pPr>
      <w:r w:rsidDel="00000000" w:rsidR="00000000" w:rsidRPr="00000000">
        <w:rPr>
          <w:b w:val="1"/>
          <w:bCs w:val="1"/>
          <w:rtl w:val="0"/>
        </w:rPr>
        <w:t xml:space="preserve">Lock</w:t>
      </w:r>
    </w:p>
    <w:p w:rsidR="00000000" w:rsidDel="00000000" w:rsidP="00000000" w:rsidRDefault="00000000" w:rsidRPr="00000000" w14:paraId="0000043F">
      <w:pPr>
        <w:rPr/>
      </w:pPr>
      <w:r w:rsidDel="00000000" w:rsidR="00000000" w:rsidRPr="00000000">
        <w:rPr>
          <w:rtl w:val="0"/>
        </w:rPr>
        <w:t xml:space="preserve">Then increase the probability that he signs.</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42">
      <w:pPr>
        <w:rPr>
          <w:b w:val="1"/>
          <w:bCs w:val="1"/>
        </w:rPr>
      </w:pPr>
      <w:r w:rsidDel="00000000" w:rsidR="00000000" w:rsidRPr="00000000">
        <w:rPr>
          <w:b w:val="1"/>
          <w:bCs w:val="1"/>
          <w:rtl w:val="0"/>
        </w:rPr>
        <w:t xml:space="preserve">PAGE 3 — THE INVENTION</w:t>
      </w:r>
    </w:p>
    <w:p w:rsidR="00000000" w:rsidDel="00000000" w:rsidP="00000000" w:rsidRDefault="00000000" w:rsidRPr="00000000" w14:paraId="00000443">
      <w:pPr>
        <w:rPr>
          <w:b w:val="1"/>
          <w:bCs w:val="1"/>
        </w:rPr>
      </w:pPr>
      <w:r w:rsidDel="00000000" w:rsidR="00000000" w:rsidRPr="00000000">
        <w:rPr>
          <w:b w:val="1"/>
          <w:bCs w:val="1"/>
          <w:rtl w:val="0"/>
        </w:rPr>
        <w:t xml:space="preserve">Panel 1 — Reuniting the Team</w:t>
      </w:r>
    </w:p>
    <w:p w:rsidR="00000000" w:rsidDel="00000000" w:rsidP="00000000" w:rsidRDefault="00000000" w:rsidRPr="00000000" w14:paraId="00000444">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45">
      <w:pPr>
        <w:rPr/>
      </w:pPr>
      <w:r w:rsidDel="00000000" w:rsidR="00000000" w:rsidRPr="00000000">
        <w:rPr>
          <w:rtl w:val="0"/>
        </w:rPr>
        <w:t xml:space="preserve">A montage-style wide panel divided naturally by architecture rather than boxes:</w:t>
      </w:r>
    </w:p>
    <w:p w:rsidR="00000000" w:rsidDel="00000000" w:rsidP="00000000" w:rsidRDefault="00000000" w:rsidRPr="00000000" w14:paraId="00000446">
      <w:pPr>
        <w:numPr>
          <w:ilvl w:val="0"/>
          <w:numId w:val="23"/>
        </w:numPr>
        <w:ind w:left="720" w:hanging="360"/>
        <w:rPr/>
      </w:pPr>
      <w:r w:rsidDel="00000000" w:rsidR="00000000" w:rsidRPr="00000000">
        <w:rPr>
          <w:rtl w:val="0"/>
        </w:rPr>
        <w:t xml:space="preserve">Alex and Ada locate Tomas Reed in an automated materials foundry. </w:t>
      </w:r>
    </w:p>
    <w:p w:rsidR="00000000" w:rsidDel="00000000" w:rsidP="00000000" w:rsidRDefault="00000000" w:rsidRPr="00000000" w14:paraId="00000447">
      <w:pPr>
        <w:numPr>
          <w:ilvl w:val="0"/>
          <w:numId w:val="23"/>
        </w:numPr>
        <w:ind w:left="720" w:hanging="360"/>
        <w:rPr/>
      </w:pPr>
      <w:r w:rsidDel="00000000" w:rsidR="00000000" w:rsidRPr="00000000">
        <w:rPr>
          <w:rtl w:val="0"/>
        </w:rPr>
        <w:t xml:space="preserve">Suri Anik tends restricted microbial cultures in a vertical farm laboratory. </w:t>
      </w:r>
    </w:p>
    <w:p w:rsidR="00000000" w:rsidDel="00000000" w:rsidP="00000000" w:rsidRDefault="00000000" w:rsidRPr="00000000" w14:paraId="00000448">
      <w:pPr>
        <w:numPr>
          <w:ilvl w:val="0"/>
          <w:numId w:val="23"/>
        </w:numPr>
        <w:ind w:left="720" w:hanging="360"/>
        <w:rPr/>
      </w:pPr>
      <w:r w:rsidDel="00000000" w:rsidR="00000000" w:rsidRPr="00000000">
        <w:rPr>
          <w:rtl w:val="0"/>
        </w:rPr>
        <w:t xml:space="preserve">Jalen Orr manages obsolete server infrastructure beneath a Helion compute tower. </w:t>
      </w:r>
    </w:p>
    <w:p w:rsidR="00000000" w:rsidDel="00000000" w:rsidP="00000000" w:rsidRDefault="00000000" w:rsidRPr="00000000" w14:paraId="00000449">
      <w:pPr>
        <w:numPr>
          <w:ilvl w:val="0"/>
          <w:numId w:val="23"/>
        </w:numPr>
        <w:ind w:left="720" w:hanging="360"/>
        <w:rPr/>
      </w:pPr>
      <w:r w:rsidDel="00000000" w:rsidR="00000000" w:rsidRPr="00000000">
        <w:rPr>
          <w:rtl w:val="0"/>
        </w:rPr>
        <w:t xml:space="preserve">Each reacts differently to seeing Adrian’s unfinished design. </w:t>
      </w:r>
    </w:p>
    <w:p w:rsidR="00000000" w:rsidDel="00000000" w:rsidP="00000000" w:rsidRDefault="00000000" w:rsidRPr="00000000" w14:paraId="0000044A">
      <w:pPr>
        <w:rPr/>
      </w:pPr>
      <w:r w:rsidDel="00000000" w:rsidR="00000000" w:rsidRPr="00000000">
        <w:rPr>
          <w:rtl w:val="0"/>
        </w:rPr>
        <w:t xml:space="preserve">Their recovered components begin linking into a complete water system.</w:t>
      </w:r>
    </w:p>
    <w:p w:rsidR="00000000" w:rsidDel="00000000" w:rsidP="00000000" w:rsidRDefault="00000000" w:rsidRPr="00000000" w14:paraId="0000044B">
      <w:pPr>
        <w:rPr>
          <w:b w:val="1"/>
          <w:bCs w:val="1"/>
        </w:rPr>
      </w:pPr>
      <w:r w:rsidDel="00000000" w:rsidR="00000000" w:rsidRPr="00000000">
        <w:rPr>
          <w:b w:val="1"/>
          <w:bCs w:val="1"/>
          <w:rtl w:val="0"/>
        </w:rPr>
        <w:t xml:space="preserve">Alex Narration</w:t>
      </w:r>
    </w:p>
    <w:p w:rsidR="00000000" w:rsidDel="00000000" w:rsidP="00000000" w:rsidRDefault="00000000" w:rsidRPr="00000000" w14:paraId="0000044C">
      <w:pPr>
        <w:rPr/>
      </w:pPr>
      <w:r w:rsidDel="00000000" w:rsidR="00000000" w:rsidRPr="00000000">
        <w:rPr>
          <w:rtl w:val="0"/>
        </w:rPr>
        <w:t xml:space="preserve">I thought I was searching for missing information.</w:t>
      </w:r>
    </w:p>
    <w:p w:rsidR="00000000" w:rsidDel="00000000" w:rsidP="00000000" w:rsidRDefault="00000000" w:rsidRPr="00000000" w14:paraId="0000044D">
      <w:pPr>
        <w:rPr/>
      </w:pPr>
      <w:r w:rsidDel="00000000" w:rsidR="00000000" w:rsidRPr="00000000">
        <w:rPr>
          <w:rtl w:val="0"/>
        </w:rPr>
        <w:t xml:space="preserve">I was wrong.</w:t>
      </w:r>
    </w:p>
    <w:p w:rsidR="00000000" w:rsidDel="00000000" w:rsidP="00000000" w:rsidRDefault="00000000" w:rsidRPr="00000000" w14:paraId="0000044E">
      <w:pPr>
        <w:rPr/>
      </w:pPr>
      <w:r w:rsidDel="00000000" w:rsidR="00000000" w:rsidRPr="00000000">
        <w:rPr>
          <w:rtl w:val="0"/>
        </w:rPr>
        <w:t xml:space="preserve">Information wasn’t missing.</w:t>
      </w:r>
    </w:p>
    <w:p w:rsidR="00000000" w:rsidDel="00000000" w:rsidP="00000000" w:rsidRDefault="00000000" w:rsidRPr="00000000" w14:paraId="0000044F">
      <w:pPr>
        <w:rPr/>
      </w:pPr>
      <w:r w:rsidDel="00000000" w:rsidR="00000000" w:rsidRPr="00000000">
        <w:rPr>
          <w:rtl w:val="0"/>
        </w:rPr>
        <w:t xml:space="preserve">People had been separated from one another.</w:t>
      </w:r>
    </w:p>
    <w:p w:rsidR="00000000" w:rsidDel="00000000" w:rsidP="00000000" w:rsidRDefault="00000000" w:rsidRPr="00000000" w14:paraId="00000450">
      <w:pPr>
        <w:rPr>
          <w:b w:val="1"/>
          <w:bCs w:val="1"/>
        </w:rPr>
      </w:pPr>
      <w:r w:rsidDel="00000000" w:rsidR="00000000" w:rsidRPr="00000000">
        <w:rPr>
          <w:b w:val="1"/>
          <w:bCs w:val="1"/>
          <w:rtl w:val="0"/>
        </w:rPr>
        <w:t xml:space="preserve">Tomas</w:t>
      </w:r>
    </w:p>
    <w:p w:rsidR="00000000" w:rsidDel="00000000" w:rsidP="00000000" w:rsidRDefault="00000000" w:rsidRPr="00000000" w14:paraId="00000451">
      <w:pPr>
        <w:rPr/>
      </w:pPr>
      <w:r w:rsidDel="00000000" w:rsidR="00000000" w:rsidRPr="00000000">
        <w:rPr>
          <w:rtl w:val="0"/>
        </w:rPr>
        <w:t xml:space="preserve">Adrian never understood manufacturing tolerances.</w:t>
      </w:r>
    </w:p>
    <w:p w:rsidR="00000000" w:rsidDel="00000000" w:rsidP="00000000" w:rsidRDefault="00000000" w:rsidRPr="00000000" w14:paraId="00000452">
      <w:pPr>
        <w:rPr>
          <w:b w:val="1"/>
          <w:bCs w:val="1"/>
        </w:rPr>
      </w:pPr>
      <w:r w:rsidDel="00000000" w:rsidR="00000000" w:rsidRPr="00000000">
        <w:rPr>
          <w:b w:val="1"/>
          <w:bCs w:val="1"/>
          <w:rtl w:val="0"/>
        </w:rPr>
        <w:t xml:space="preserve">Suri</w:t>
      </w:r>
    </w:p>
    <w:p w:rsidR="00000000" w:rsidDel="00000000" w:rsidP="00000000" w:rsidRDefault="00000000" w:rsidRPr="00000000" w14:paraId="00000453">
      <w:pPr>
        <w:rPr/>
      </w:pPr>
      <w:r w:rsidDel="00000000" w:rsidR="00000000" w:rsidRPr="00000000">
        <w:rPr>
          <w:rtl w:val="0"/>
        </w:rPr>
        <w:t xml:space="preserve">Or microbial balance.</w:t>
      </w:r>
    </w:p>
    <w:p w:rsidR="00000000" w:rsidDel="00000000" w:rsidP="00000000" w:rsidRDefault="00000000" w:rsidRPr="00000000" w14:paraId="00000454">
      <w:pPr>
        <w:rPr>
          <w:b w:val="1"/>
          <w:bCs w:val="1"/>
        </w:rPr>
      </w:pPr>
      <w:r w:rsidDel="00000000" w:rsidR="00000000" w:rsidRPr="00000000">
        <w:rPr>
          <w:b w:val="1"/>
          <w:bCs w:val="1"/>
          <w:rtl w:val="0"/>
        </w:rPr>
        <w:t xml:space="preserve">Jalen</w:t>
      </w:r>
    </w:p>
    <w:p w:rsidR="00000000" w:rsidDel="00000000" w:rsidP="00000000" w:rsidRDefault="00000000" w:rsidRPr="00000000" w14:paraId="00000455">
      <w:pPr>
        <w:rPr/>
      </w:pPr>
      <w:r w:rsidDel="00000000" w:rsidR="00000000" w:rsidRPr="00000000">
        <w:rPr>
          <w:rtl w:val="0"/>
        </w:rPr>
        <w:t xml:space="preserve">Or network security.</w:t>
      </w:r>
    </w:p>
    <w:p w:rsidR="00000000" w:rsidDel="00000000" w:rsidP="00000000" w:rsidRDefault="00000000" w:rsidRPr="00000000" w14:paraId="00000456">
      <w:pPr>
        <w:rPr>
          <w:b w:val="1"/>
          <w:bCs w:val="1"/>
        </w:rPr>
      </w:pPr>
      <w:r w:rsidDel="00000000" w:rsidR="00000000" w:rsidRPr="00000000">
        <w:rPr>
          <w:b w:val="1"/>
          <w:bCs w:val="1"/>
          <w:rtl w:val="0"/>
        </w:rPr>
        <w:t xml:space="preserve">Bi11bot</w:t>
      </w:r>
    </w:p>
    <w:p w:rsidR="00000000" w:rsidDel="00000000" w:rsidP="00000000" w:rsidRDefault="00000000" w:rsidRPr="00000000" w14:paraId="00000457">
      <w:pPr>
        <w:rPr/>
      </w:pPr>
      <w:r w:rsidDel="00000000" w:rsidR="00000000" w:rsidRPr="00000000">
        <w:rPr>
          <w:rtl w:val="0"/>
        </w:rPr>
        <w:t xml:space="preserve">He was, however, excellent at finding people who did.</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Panel 2 — Alex Begins to Create</w:t>
      </w:r>
    </w:p>
    <w:p w:rsidR="00000000" w:rsidDel="00000000" w:rsidP="00000000" w:rsidRDefault="00000000" w:rsidRPr="00000000" w14:paraId="0000045A">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5B">
      <w:pPr>
        <w:rPr/>
      </w:pPr>
      <w:r w:rsidDel="00000000" w:rsidR="00000000" w:rsidRPr="00000000">
        <w:rPr>
          <w:rtl w:val="0"/>
        </w:rPr>
        <w:t xml:space="preserve">Inside Tomas’s hidden workshop, the group assembles a prototype. The device combines a compact atmospheric intake, layered catalytic membranes, living biofilter chambers, mineral-recovery cells, and a distributed sensor system.</w:t>
      </w:r>
    </w:p>
    <w:p w:rsidR="00000000" w:rsidDel="00000000" w:rsidP="00000000" w:rsidRDefault="00000000" w:rsidRPr="00000000" w14:paraId="0000045C">
      <w:pPr>
        <w:rPr/>
      </w:pPr>
      <w:r w:rsidDel="00000000" w:rsidR="00000000" w:rsidRPr="00000000">
        <w:rPr>
          <w:rtl w:val="0"/>
        </w:rPr>
        <w:t xml:space="preserve">Alex studies the pieces and notices that they do not fit the original configuration. He rearranges them into a modular network of smaller purification units.</w:t>
      </w:r>
    </w:p>
    <w:p w:rsidR="00000000" w:rsidDel="00000000" w:rsidP="00000000" w:rsidRDefault="00000000" w:rsidRPr="00000000" w14:paraId="0000045D">
      <w:pPr>
        <w:rPr>
          <w:b w:val="1"/>
          <w:bCs w:val="1"/>
        </w:rPr>
      </w:pPr>
      <w:r w:rsidDel="00000000" w:rsidR="00000000" w:rsidRPr="00000000">
        <w:rPr>
          <w:b w:val="1"/>
          <w:bCs w:val="1"/>
          <w:rtl w:val="0"/>
        </w:rPr>
        <w:t xml:space="preserve">Lina</w:t>
      </w:r>
    </w:p>
    <w:p w:rsidR="00000000" w:rsidDel="00000000" w:rsidP="00000000" w:rsidRDefault="00000000" w:rsidRPr="00000000" w14:paraId="0000045E">
      <w:pPr>
        <w:rPr/>
      </w:pPr>
      <w:r w:rsidDel="00000000" w:rsidR="00000000" w:rsidRPr="00000000">
        <w:rPr>
          <w:rtl w:val="0"/>
        </w:rPr>
        <w:t xml:space="preserve">That isn’t Adrian’s design.</w:t>
      </w:r>
    </w:p>
    <w:p w:rsidR="00000000" w:rsidDel="00000000" w:rsidP="00000000" w:rsidRDefault="00000000" w:rsidRPr="00000000" w14:paraId="0000045F">
      <w:pPr>
        <w:rPr>
          <w:b w:val="1"/>
          <w:bCs w:val="1"/>
        </w:rPr>
      </w:pPr>
      <w:r w:rsidDel="00000000" w:rsidR="00000000" w:rsidRPr="00000000">
        <w:rPr>
          <w:b w:val="1"/>
          <w:bCs w:val="1"/>
          <w:rtl w:val="0"/>
        </w:rPr>
        <w:t xml:space="preserve">Alex</w:t>
      </w:r>
    </w:p>
    <w:p w:rsidR="00000000" w:rsidDel="00000000" w:rsidP="00000000" w:rsidRDefault="00000000" w:rsidRPr="00000000" w14:paraId="00000460">
      <w:pPr>
        <w:rPr/>
      </w:pPr>
      <w:r w:rsidDel="00000000" w:rsidR="00000000" w:rsidRPr="00000000">
        <w:rPr>
          <w:rtl w:val="0"/>
        </w:rPr>
        <w:t xml:space="preserve">His design needs a central plant.</w:t>
      </w:r>
    </w:p>
    <w:p w:rsidR="00000000" w:rsidDel="00000000" w:rsidP="00000000" w:rsidRDefault="00000000" w:rsidRPr="00000000" w14:paraId="00000461">
      <w:pPr>
        <w:rPr/>
      </w:pPr>
      <w:r w:rsidDel="00000000" w:rsidR="00000000" w:rsidRPr="00000000">
        <w:rPr>
          <w:rtl w:val="0"/>
        </w:rPr>
        <w:t xml:space="preserve">Keel doesn’t have time to build one.</w:t>
      </w:r>
    </w:p>
    <w:p w:rsidR="00000000" w:rsidDel="00000000" w:rsidP="00000000" w:rsidRDefault="00000000" w:rsidRPr="00000000" w14:paraId="00000462">
      <w:pPr>
        <w:rPr>
          <w:b w:val="1"/>
          <w:bCs w:val="1"/>
        </w:rPr>
      </w:pPr>
      <w:r w:rsidDel="00000000" w:rsidR="00000000" w:rsidRPr="00000000">
        <w:rPr>
          <w:b w:val="1"/>
          <w:bCs w:val="1"/>
          <w:rtl w:val="0"/>
        </w:rPr>
        <w:t xml:space="preserve">Alex</w:t>
      </w:r>
    </w:p>
    <w:p w:rsidR="00000000" w:rsidDel="00000000" w:rsidP="00000000" w:rsidRDefault="00000000" w:rsidRPr="00000000" w14:paraId="00000463">
      <w:pPr>
        <w:rPr/>
      </w:pPr>
      <w:r w:rsidDel="00000000" w:rsidR="00000000" w:rsidRPr="00000000">
        <w:rPr>
          <w:rtl w:val="0"/>
        </w:rPr>
        <w:t xml:space="preserve">What if the system isn’t one machine?</w:t>
      </w:r>
    </w:p>
    <w:p w:rsidR="00000000" w:rsidDel="00000000" w:rsidP="00000000" w:rsidRDefault="00000000" w:rsidRPr="00000000" w14:paraId="00000464">
      <w:pPr>
        <w:rPr/>
      </w:pPr>
      <w:r w:rsidDel="00000000" w:rsidR="00000000" w:rsidRPr="00000000">
        <w:rPr>
          <w:rtl w:val="0"/>
        </w:rPr>
        <w:t xml:space="preserve">What if every neighborhood gets one?</w:t>
      </w:r>
    </w:p>
    <w:p w:rsidR="00000000" w:rsidDel="00000000" w:rsidP="00000000" w:rsidRDefault="00000000" w:rsidRPr="00000000" w14:paraId="00000465">
      <w:pPr>
        <w:rPr>
          <w:b w:val="1"/>
          <w:bCs w:val="1"/>
        </w:rPr>
      </w:pPr>
      <w:r w:rsidDel="00000000" w:rsidR="00000000" w:rsidRPr="00000000">
        <w:rPr>
          <w:b w:val="1"/>
          <w:bCs w:val="1"/>
          <w:rtl w:val="0"/>
        </w:rPr>
        <w:t xml:space="preserve">Jalen</w:t>
      </w:r>
    </w:p>
    <w:p w:rsidR="00000000" w:rsidDel="00000000" w:rsidP="00000000" w:rsidRDefault="00000000" w:rsidRPr="00000000" w14:paraId="00000466">
      <w:pPr>
        <w:rPr/>
      </w:pPr>
      <w:r w:rsidDel="00000000" w:rsidR="00000000" w:rsidRPr="00000000">
        <w:rPr>
          <w:rtl w:val="0"/>
        </w:rPr>
        <w:t xml:space="preserve">A distributed purification network.</w:t>
      </w:r>
    </w:p>
    <w:p w:rsidR="00000000" w:rsidDel="00000000" w:rsidP="00000000" w:rsidRDefault="00000000" w:rsidRPr="00000000" w14:paraId="00000467">
      <w:pPr>
        <w:rPr>
          <w:b w:val="1"/>
          <w:bCs w:val="1"/>
        </w:rPr>
      </w:pPr>
      <w:r w:rsidDel="00000000" w:rsidR="00000000" w:rsidRPr="00000000">
        <w:rPr>
          <w:b w:val="1"/>
          <w:bCs w:val="1"/>
          <w:rtl w:val="0"/>
        </w:rPr>
        <w:t xml:space="preserve">Suri</w:t>
      </w:r>
    </w:p>
    <w:p w:rsidR="00000000" w:rsidDel="00000000" w:rsidP="00000000" w:rsidRDefault="00000000" w:rsidRPr="00000000" w14:paraId="00000468">
      <w:pPr>
        <w:rPr/>
      </w:pPr>
      <w:r w:rsidDel="00000000" w:rsidR="00000000" w:rsidRPr="00000000">
        <w:rPr>
          <w:rtl w:val="0"/>
        </w:rPr>
        <w:t xml:space="preserve">Each node adapts to local contamination.</w:t>
      </w:r>
    </w:p>
    <w:p w:rsidR="00000000" w:rsidDel="00000000" w:rsidP="00000000" w:rsidRDefault="00000000" w:rsidRPr="00000000" w14:paraId="00000469">
      <w:pPr>
        <w:rPr>
          <w:b w:val="1"/>
          <w:bCs w:val="1"/>
        </w:rPr>
      </w:pPr>
      <w:r w:rsidDel="00000000" w:rsidR="00000000" w:rsidRPr="00000000">
        <w:rPr>
          <w:b w:val="1"/>
          <w:bCs w:val="1"/>
          <w:rtl w:val="0"/>
        </w:rPr>
        <w:t xml:space="preserve">Tomas</w:t>
      </w:r>
    </w:p>
    <w:p w:rsidR="00000000" w:rsidDel="00000000" w:rsidP="00000000" w:rsidRDefault="00000000" w:rsidRPr="00000000" w14:paraId="0000046A">
      <w:pPr>
        <w:rPr/>
      </w:pPr>
      <w:r w:rsidDel="00000000" w:rsidR="00000000" w:rsidRPr="00000000">
        <w:rPr>
          <w:rtl w:val="0"/>
        </w:rPr>
        <w:t xml:space="preserve">And if one fails, the others keep running.</w:t>
      </w:r>
    </w:p>
    <w:p w:rsidR="00000000" w:rsidDel="00000000" w:rsidP="00000000" w:rsidRDefault="00000000" w:rsidRPr="00000000" w14:paraId="0000046B">
      <w:pPr>
        <w:rPr/>
      </w:pPr>
      <w:r w:rsidDel="00000000" w:rsidR="00000000" w:rsidRPr="00000000">
        <w:rPr>
          <w:rtl w:val="0"/>
        </w:rPr>
        <w:t xml:space="preserve">Bi11bot looks at Alex with quiet recognition.</w:t>
      </w:r>
    </w:p>
    <w:p w:rsidR="00000000" w:rsidDel="00000000" w:rsidP="00000000" w:rsidRDefault="00000000" w:rsidRPr="00000000" w14:paraId="0000046C">
      <w:pPr>
        <w:rPr>
          <w:b w:val="1"/>
          <w:bCs w:val="1"/>
        </w:rPr>
      </w:pPr>
      <w:r w:rsidDel="00000000" w:rsidR="00000000" w:rsidRPr="00000000">
        <w:rPr>
          <w:b w:val="1"/>
          <w:bCs w:val="1"/>
          <w:rtl w:val="0"/>
        </w:rPr>
        <w:t xml:space="preserve">Bi11bot</w:t>
      </w:r>
    </w:p>
    <w:p w:rsidR="00000000" w:rsidDel="00000000" w:rsidP="00000000" w:rsidRDefault="00000000" w:rsidRPr="00000000" w14:paraId="0000046D">
      <w:pPr>
        <w:rPr/>
      </w:pPr>
      <w:r w:rsidDel="00000000" w:rsidR="00000000" w:rsidRPr="00000000">
        <w:rPr>
          <w:rtl w:val="0"/>
        </w:rPr>
        <w:t xml:space="preserve">Well now.</w:t>
      </w:r>
    </w:p>
    <w:p w:rsidR="00000000" w:rsidDel="00000000" w:rsidP="00000000" w:rsidRDefault="00000000" w:rsidRPr="00000000" w14:paraId="0000046E">
      <w:pPr>
        <w:rPr/>
      </w:pPr>
      <w:r w:rsidDel="00000000" w:rsidR="00000000" w:rsidRPr="00000000">
        <w:rPr>
          <w:rtl w:val="0"/>
        </w:rPr>
        <w:t xml:space="preserve">There you are.</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Panel 3 — The Offer</w:t>
      </w:r>
    </w:p>
    <w:p w:rsidR="00000000" w:rsidDel="00000000" w:rsidP="00000000" w:rsidRDefault="00000000" w:rsidRPr="00000000" w14:paraId="00000471">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72">
      <w:pPr>
        <w:rPr/>
      </w:pPr>
      <w:r w:rsidDel="00000000" w:rsidR="00000000" w:rsidRPr="00000000">
        <w:rPr>
          <w:rtl w:val="0"/>
        </w:rPr>
        <w:t xml:space="preserve">Director Lock enters the workshop with no visible security. He carries a thin transparent contract tablet. The prototype glows behind Alex and the collaborators.</w:t>
      </w:r>
    </w:p>
    <w:p w:rsidR="00000000" w:rsidDel="00000000" w:rsidP="00000000" w:rsidRDefault="00000000" w:rsidRPr="00000000" w14:paraId="00000473">
      <w:pPr>
        <w:rPr/>
      </w:pPr>
      <w:r w:rsidDel="00000000" w:rsidR="00000000" w:rsidRPr="00000000">
        <w:rPr>
          <w:rtl w:val="0"/>
        </w:rPr>
        <w:t xml:space="preserve">Lock appears sincere rather than menacing.</w:t>
      </w:r>
    </w:p>
    <w:p w:rsidR="00000000" w:rsidDel="00000000" w:rsidP="00000000" w:rsidRDefault="00000000" w:rsidRPr="00000000" w14:paraId="00000474">
      <w:pPr>
        <w:rPr>
          <w:b w:val="1"/>
          <w:bCs w:val="1"/>
        </w:rPr>
      </w:pPr>
      <w:r w:rsidDel="00000000" w:rsidR="00000000" w:rsidRPr="00000000">
        <w:rPr>
          <w:b w:val="1"/>
          <w:bCs w:val="1"/>
          <w:rtl w:val="0"/>
        </w:rPr>
        <w:t xml:space="preserve">Lock</w:t>
      </w:r>
    </w:p>
    <w:p w:rsidR="00000000" w:rsidDel="00000000" w:rsidP="00000000" w:rsidRDefault="00000000" w:rsidRPr="00000000" w14:paraId="00000475">
      <w:pPr>
        <w:rPr/>
      </w:pPr>
      <w:r w:rsidDel="00000000" w:rsidR="00000000" w:rsidRPr="00000000">
        <w:rPr>
          <w:rtl w:val="0"/>
        </w:rPr>
        <w:t xml:space="preserve">You have done what none of our divisions could accomplish.</w:t>
      </w:r>
    </w:p>
    <w:p w:rsidR="00000000" w:rsidDel="00000000" w:rsidP="00000000" w:rsidRDefault="00000000" w:rsidRPr="00000000" w14:paraId="00000476">
      <w:pPr>
        <w:rPr>
          <w:b w:val="1"/>
          <w:bCs w:val="1"/>
        </w:rPr>
      </w:pPr>
      <w:r w:rsidDel="00000000" w:rsidR="00000000" w:rsidRPr="00000000">
        <w:rPr>
          <w:b w:val="1"/>
          <w:bCs w:val="1"/>
          <w:rtl w:val="0"/>
        </w:rPr>
        <w:t xml:space="preserve">Alex</w:t>
      </w:r>
    </w:p>
    <w:p w:rsidR="00000000" w:rsidDel="00000000" w:rsidP="00000000" w:rsidRDefault="00000000" w:rsidRPr="00000000" w14:paraId="00000477">
      <w:pPr>
        <w:rPr/>
      </w:pPr>
      <w:r w:rsidDel="00000000" w:rsidR="00000000" w:rsidRPr="00000000">
        <w:rPr>
          <w:rtl w:val="0"/>
        </w:rPr>
        <w:t xml:space="preserve">WE did it.</w:t>
      </w:r>
    </w:p>
    <w:p w:rsidR="00000000" w:rsidDel="00000000" w:rsidP="00000000" w:rsidRDefault="00000000" w:rsidRPr="00000000" w14:paraId="00000478">
      <w:pPr>
        <w:rPr/>
      </w:pPr>
      <w:r w:rsidDel="00000000" w:rsidR="00000000" w:rsidRPr="00000000">
        <w:rPr>
          <w:rtl w:val="0"/>
        </w:rPr>
        <w:t xml:space="preserve">Lock glances at the collaborators.</w:t>
      </w:r>
    </w:p>
    <w:p w:rsidR="00000000" w:rsidDel="00000000" w:rsidP="00000000" w:rsidRDefault="00000000" w:rsidRPr="00000000" w14:paraId="00000479">
      <w:pPr>
        <w:rPr>
          <w:b w:val="1"/>
          <w:bCs w:val="1"/>
        </w:rPr>
      </w:pPr>
      <w:r w:rsidDel="00000000" w:rsidR="00000000" w:rsidRPr="00000000">
        <w:rPr>
          <w:b w:val="1"/>
          <w:bCs w:val="1"/>
          <w:rtl w:val="0"/>
        </w:rPr>
        <w:t xml:space="preserve">Lock</w:t>
      </w:r>
    </w:p>
    <w:p w:rsidR="00000000" w:rsidDel="00000000" w:rsidP="00000000" w:rsidRDefault="00000000" w:rsidRPr="00000000" w14:paraId="0000047A">
      <w:pPr>
        <w:rPr/>
      </w:pPr>
      <w:r w:rsidDel="00000000" w:rsidR="00000000" w:rsidRPr="00000000">
        <w:rPr>
          <w:rtl w:val="0"/>
        </w:rPr>
        <w:t xml:space="preserve">Naturally.</w:t>
      </w:r>
    </w:p>
    <w:p w:rsidR="00000000" w:rsidDel="00000000" w:rsidP="00000000" w:rsidRDefault="00000000" w:rsidRPr="00000000" w14:paraId="0000047B">
      <w:pPr>
        <w:rPr/>
      </w:pPr>
      <w:r w:rsidDel="00000000" w:rsidR="00000000" w:rsidRPr="00000000">
        <w:rPr>
          <w:rtl w:val="0"/>
        </w:rPr>
        <w:t xml:space="preserve">He presents the contract.</w:t>
      </w:r>
    </w:p>
    <w:p w:rsidR="00000000" w:rsidDel="00000000" w:rsidP="00000000" w:rsidRDefault="00000000" w:rsidRPr="00000000" w14:paraId="0000047C">
      <w:pPr>
        <w:rPr>
          <w:b w:val="1"/>
          <w:bCs w:val="1"/>
        </w:rPr>
      </w:pPr>
      <w:r w:rsidDel="00000000" w:rsidR="00000000" w:rsidRPr="00000000">
        <w:rPr>
          <w:b w:val="1"/>
          <w:bCs w:val="1"/>
          <w:rtl w:val="0"/>
        </w:rPr>
        <w:t xml:space="preserve">Lock</w:t>
      </w:r>
    </w:p>
    <w:p w:rsidR="00000000" w:rsidDel="00000000" w:rsidP="00000000" w:rsidRDefault="00000000" w:rsidRPr="00000000" w14:paraId="0000047D">
      <w:pPr>
        <w:rPr/>
      </w:pPr>
      <w:r w:rsidDel="00000000" w:rsidR="00000000" w:rsidRPr="00000000">
        <w:rPr>
          <w:rtl w:val="0"/>
        </w:rPr>
        <w:t xml:space="preserve">Assign the Phantum patent estate to House Aqualis.</w:t>
      </w:r>
    </w:p>
    <w:p w:rsidR="00000000" w:rsidDel="00000000" w:rsidP="00000000" w:rsidRDefault="00000000" w:rsidRPr="00000000" w14:paraId="0000047E">
      <w:pPr>
        <w:rPr/>
      </w:pPr>
      <w:r w:rsidDel="00000000" w:rsidR="00000000" w:rsidRPr="00000000">
        <w:rPr>
          <w:rtl w:val="0"/>
        </w:rPr>
        <w:t xml:space="preserve">Your debt disappears immediately.</w:t>
      </w:r>
    </w:p>
    <w:p w:rsidR="00000000" w:rsidDel="00000000" w:rsidP="00000000" w:rsidRDefault="00000000" w:rsidRPr="00000000" w14:paraId="0000047F">
      <w:pPr>
        <w:rPr/>
      </w:pPr>
      <w:r w:rsidDel="00000000" w:rsidR="00000000" w:rsidRPr="00000000">
        <w:rPr>
          <w:rtl w:val="0"/>
        </w:rPr>
        <w:t xml:space="preserve">Your movement restrictions are lifted.</w:t>
      </w:r>
    </w:p>
    <w:p w:rsidR="00000000" w:rsidDel="00000000" w:rsidP="00000000" w:rsidRDefault="00000000" w:rsidRPr="00000000" w14:paraId="00000480">
      <w:pPr>
        <w:rPr/>
      </w:pPr>
      <w:r w:rsidDel="00000000" w:rsidR="00000000" w:rsidRPr="00000000">
        <w:rPr>
          <w:rtl w:val="0"/>
        </w:rPr>
        <w:t xml:space="preserve">You receive a laboratory, a salary, and a place among Halyard’s chartered creators.</w:t>
      </w:r>
    </w:p>
    <w:p w:rsidR="00000000" w:rsidDel="00000000" w:rsidP="00000000" w:rsidRDefault="00000000" w:rsidRPr="00000000" w14:paraId="00000481">
      <w:pPr>
        <w:rPr>
          <w:b w:val="1"/>
          <w:bCs w:val="1"/>
        </w:rPr>
      </w:pPr>
      <w:r w:rsidDel="00000000" w:rsidR="00000000" w:rsidRPr="00000000">
        <w:rPr>
          <w:b w:val="1"/>
          <w:bCs w:val="1"/>
          <w:rtl w:val="0"/>
        </w:rPr>
        <w:t xml:space="preserve">Alex</w:t>
      </w:r>
    </w:p>
    <w:p w:rsidR="00000000" w:rsidDel="00000000" w:rsidP="00000000" w:rsidRDefault="00000000" w:rsidRPr="00000000" w14:paraId="00000482">
      <w:pPr>
        <w:rPr/>
      </w:pPr>
      <w:r w:rsidDel="00000000" w:rsidR="00000000" w:rsidRPr="00000000">
        <w:rPr>
          <w:rtl w:val="0"/>
        </w:rPr>
        <w:t xml:space="preserve">And them?</w:t>
      </w:r>
    </w:p>
    <w:p w:rsidR="00000000" w:rsidDel="00000000" w:rsidP="00000000" w:rsidRDefault="00000000" w:rsidRPr="00000000" w14:paraId="00000483">
      <w:pPr>
        <w:rPr>
          <w:b w:val="1"/>
          <w:bCs w:val="1"/>
        </w:rPr>
      </w:pPr>
      <w:r w:rsidDel="00000000" w:rsidR="00000000" w:rsidRPr="00000000">
        <w:rPr>
          <w:b w:val="1"/>
          <w:bCs w:val="1"/>
          <w:rtl w:val="0"/>
        </w:rPr>
        <w:t xml:space="preserve">Lock</w:t>
      </w:r>
    </w:p>
    <w:p w:rsidR="00000000" w:rsidDel="00000000" w:rsidP="00000000" w:rsidRDefault="00000000" w:rsidRPr="00000000" w14:paraId="00000484">
      <w:pPr>
        <w:rPr/>
      </w:pPr>
      <w:r w:rsidDel="00000000" w:rsidR="00000000" w:rsidRPr="00000000">
        <w:rPr>
          <w:rtl w:val="0"/>
        </w:rPr>
        <w:t xml:space="preserve">They will be compensated according to their employment agreements.</w:t>
      </w:r>
    </w:p>
    <w:p w:rsidR="00000000" w:rsidDel="00000000" w:rsidP="00000000" w:rsidRDefault="00000000" w:rsidRPr="00000000" w14:paraId="00000485">
      <w:pPr>
        <w:rPr/>
      </w:pPr>
      <w:r w:rsidDel="00000000" w:rsidR="00000000" w:rsidRPr="00000000">
        <w:rPr>
          <w:rtl w:val="0"/>
        </w:rPr>
        <w:t xml:space="preserve">Lina looks away.</w:t>
      </w:r>
    </w:p>
    <w:p w:rsidR="00000000" w:rsidDel="00000000" w:rsidP="00000000" w:rsidRDefault="00000000" w:rsidRPr="00000000" w14:paraId="00000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rPr>
          <w:b w:val="1"/>
          <w:bCs w:val="1"/>
        </w:rPr>
      </w:pPr>
      <w:r w:rsidDel="00000000" w:rsidR="00000000" w:rsidRPr="00000000">
        <w:rPr>
          <w:b w:val="1"/>
          <w:bCs w:val="1"/>
          <w:rtl w:val="0"/>
        </w:rPr>
        <w:t xml:space="preserve">Panel 4 — The Temptation Deepens</w:t>
      </w:r>
    </w:p>
    <w:p w:rsidR="00000000" w:rsidDel="00000000" w:rsidP="00000000" w:rsidRDefault="00000000" w:rsidRPr="00000000" w14:paraId="00000488">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89">
      <w:pPr>
        <w:rPr/>
      </w:pPr>
      <w:r w:rsidDel="00000000" w:rsidR="00000000" w:rsidRPr="00000000">
        <w:rPr>
          <w:rtl w:val="0"/>
        </w:rPr>
        <w:t xml:space="preserve">The contract projects what Alex could gain:</w:t>
      </w:r>
    </w:p>
    <w:p w:rsidR="00000000" w:rsidDel="00000000" w:rsidP="00000000" w:rsidRDefault="00000000" w:rsidRPr="00000000" w14:paraId="0000048A">
      <w:pPr>
        <w:rPr/>
      </w:pPr>
      <w:r w:rsidDel="00000000" w:rsidR="00000000" w:rsidRPr="00000000">
        <w:rPr>
          <w:b w:val="1"/>
          <w:bCs w:val="1"/>
          <w:rtl w:val="0"/>
        </w:rPr>
        <w:t xml:space="preserve">DEBT BALANCE: CLEARED</w:t>
      </w:r>
      <w:r w:rsidDel="00000000" w:rsidR="00000000" w:rsidRPr="00000000">
        <w:rPr>
          <w:rtl w:val="0"/>
        </w:rPr>
      </w:r>
    </w:p>
    <w:p w:rsidR="00000000" w:rsidDel="00000000" w:rsidP="00000000" w:rsidRDefault="00000000" w:rsidRPr="00000000" w14:paraId="0000048B">
      <w:pPr>
        <w:rPr/>
      </w:pPr>
      <w:r w:rsidDel="00000000" w:rsidR="00000000" w:rsidRPr="00000000">
        <w:rPr>
          <w:b w:val="1"/>
          <w:bCs w:val="1"/>
          <w:rtl w:val="0"/>
        </w:rPr>
        <w:t xml:space="preserve">TRAVEL STATUS: UNRESTRICTED</w:t>
      </w:r>
      <w:r w:rsidDel="00000000" w:rsidR="00000000" w:rsidRPr="00000000">
        <w:rPr>
          <w:rtl w:val="0"/>
        </w:rPr>
      </w:r>
    </w:p>
    <w:p w:rsidR="00000000" w:rsidDel="00000000" w:rsidP="00000000" w:rsidRDefault="00000000" w:rsidRPr="00000000" w14:paraId="0000048C">
      <w:pPr>
        <w:rPr/>
      </w:pPr>
      <w:r w:rsidDel="00000000" w:rsidR="00000000" w:rsidRPr="00000000">
        <w:rPr>
          <w:b w:val="1"/>
          <w:bCs w:val="1"/>
          <w:rtl w:val="0"/>
        </w:rPr>
        <w:t xml:space="preserve">RESIDENCE: HALYARD CREATOR DISTRICT</w:t>
      </w:r>
      <w:r w:rsidDel="00000000" w:rsidR="00000000" w:rsidRPr="00000000">
        <w:rPr>
          <w:rtl w:val="0"/>
        </w:rPr>
      </w:r>
    </w:p>
    <w:p w:rsidR="00000000" w:rsidDel="00000000" w:rsidP="00000000" w:rsidRDefault="00000000" w:rsidRPr="00000000" w14:paraId="0000048D">
      <w:pPr>
        <w:rPr/>
      </w:pPr>
      <w:r w:rsidDel="00000000" w:rsidR="00000000" w:rsidRPr="00000000">
        <w:rPr>
          <w:b w:val="1"/>
          <w:bCs w:val="1"/>
          <w:rtl w:val="0"/>
        </w:rPr>
        <w:t xml:space="preserve">POSITION: JUNIOR CHARTER INNOVATOR</w:t>
      </w: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Behind the projection, Alex sees a possible future: a bright private laboratory, freedom to travel, security for his grandmother, and respect attached to the Phantum name.</w:t>
      </w:r>
    </w:p>
    <w:p w:rsidR="00000000" w:rsidDel="00000000" w:rsidP="00000000" w:rsidRDefault="00000000" w:rsidRPr="00000000" w14:paraId="0000048F">
      <w:pPr>
        <w:rPr>
          <w:b w:val="1"/>
          <w:bCs w:val="1"/>
        </w:rPr>
      </w:pPr>
      <w:r w:rsidDel="00000000" w:rsidR="00000000" w:rsidRPr="00000000">
        <w:rPr>
          <w:b w:val="1"/>
          <w:bCs w:val="1"/>
          <w:rtl w:val="0"/>
        </w:rPr>
        <w:t xml:space="preserve">Lock</w:t>
      </w:r>
    </w:p>
    <w:p w:rsidR="00000000" w:rsidDel="00000000" w:rsidP="00000000" w:rsidRDefault="00000000" w:rsidRPr="00000000" w14:paraId="00000490">
      <w:pPr>
        <w:rPr/>
      </w:pPr>
      <w:r w:rsidDel="00000000" w:rsidR="00000000" w:rsidRPr="00000000">
        <w:rPr>
          <w:rtl w:val="0"/>
        </w:rPr>
        <w:t xml:space="preserve">You inherited obligations you did not create.</w:t>
      </w:r>
    </w:p>
    <w:p w:rsidR="00000000" w:rsidDel="00000000" w:rsidP="00000000" w:rsidRDefault="00000000" w:rsidRPr="00000000" w14:paraId="00000491">
      <w:pPr>
        <w:rPr/>
      </w:pPr>
      <w:r w:rsidDel="00000000" w:rsidR="00000000" w:rsidRPr="00000000">
        <w:rPr>
          <w:rtl w:val="0"/>
        </w:rPr>
        <w:t xml:space="preserve">No reasonable person would blame you for choosing freedom.</w:t>
      </w:r>
    </w:p>
    <w:p w:rsidR="00000000" w:rsidDel="00000000" w:rsidP="00000000" w:rsidRDefault="00000000" w:rsidRPr="00000000" w14:paraId="00000492">
      <w:pPr>
        <w:rPr>
          <w:b w:val="1"/>
          <w:bCs w:val="1"/>
        </w:rPr>
      </w:pPr>
      <w:r w:rsidDel="00000000" w:rsidR="00000000" w:rsidRPr="00000000">
        <w:rPr>
          <w:b w:val="1"/>
          <w:bCs w:val="1"/>
          <w:rtl w:val="0"/>
        </w:rPr>
        <w:t xml:space="preserve">Ada</w:t>
      </w:r>
    </w:p>
    <w:p w:rsidR="00000000" w:rsidDel="00000000" w:rsidP="00000000" w:rsidRDefault="00000000" w:rsidRPr="00000000" w14:paraId="00000493">
      <w:pPr>
        <w:rPr/>
      </w:pPr>
      <w:r w:rsidDel="00000000" w:rsidR="00000000" w:rsidRPr="00000000">
        <w:rPr>
          <w:rtl w:val="0"/>
        </w:rPr>
        <w:t xml:space="preserve">It isn’t freedom if they own everything he builds.</w:t>
      </w:r>
    </w:p>
    <w:p w:rsidR="00000000" w:rsidDel="00000000" w:rsidP="00000000" w:rsidRDefault="00000000" w:rsidRPr="00000000" w14:paraId="00000494">
      <w:pPr>
        <w:rPr>
          <w:b w:val="1"/>
          <w:bCs w:val="1"/>
        </w:rPr>
      </w:pPr>
      <w:r w:rsidDel="00000000" w:rsidR="00000000" w:rsidRPr="00000000">
        <w:rPr>
          <w:b w:val="1"/>
          <w:bCs w:val="1"/>
          <w:rtl w:val="0"/>
        </w:rPr>
        <w:t xml:space="preserve">Lock</w:t>
      </w:r>
    </w:p>
    <w:p w:rsidR="00000000" w:rsidDel="00000000" w:rsidP="00000000" w:rsidRDefault="00000000" w:rsidRPr="00000000" w14:paraId="00000495">
      <w:pPr>
        <w:rPr/>
      </w:pPr>
      <w:r w:rsidDel="00000000" w:rsidR="00000000" w:rsidRPr="00000000">
        <w:rPr>
          <w:rtl w:val="0"/>
        </w:rPr>
        <w:t xml:space="preserve">Ownership funds invention.</w:t>
      </w:r>
    </w:p>
    <w:p w:rsidR="00000000" w:rsidDel="00000000" w:rsidP="00000000" w:rsidRDefault="00000000" w:rsidRPr="00000000" w14:paraId="00000496">
      <w:pPr>
        <w:rPr/>
      </w:pPr>
      <w:r w:rsidDel="00000000" w:rsidR="00000000" w:rsidRPr="00000000">
        <w:rPr>
          <w:rtl w:val="0"/>
        </w:rPr>
        <w:t xml:space="preserve">Someone must accept the risk.</w:t>
      </w:r>
    </w:p>
    <w:p w:rsidR="00000000" w:rsidDel="00000000" w:rsidP="00000000" w:rsidRDefault="00000000" w:rsidRPr="00000000" w14:paraId="00000497">
      <w:pPr>
        <w:rPr>
          <w:b w:val="1"/>
          <w:bCs w:val="1"/>
        </w:rPr>
      </w:pPr>
      <w:r w:rsidDel="00000000" w:rsidR="00000000" w:rsidRPr="00000000">
        <w:rPr>
          <w:b w:val="1"/>
          <w:bCs w:val="1"/>
          <w:rtl w:val="0"/>
        </w:rPr>
        <w:t xml:space="preserve">Tomas</w:t>
      </w:r>
    </w:p>
    <w:p w:rsidR="00000000" w:rsidDel="00000000" w:rsidP="00000000" w:rsidRDefault="00000000" w:rsidRPr="00000000" w14:paraId="00000498">
      <w:pPr>
        <w:rPr/>
      </w:pPr>
      <w:r w:rsidDel="00000000" w:rsidR="00000000" w:rsidRPr="00000000">
        <w:rPr>
          <w:rtl w:val="0"/>
        </w:rPr>
        <w:t xml:space="preserve">We accepted the risk.</w:t>
      </w:r>
    </w:p>
    <w:p w:rsidR="00000000" w:rsidDel="00000000" w:rsidP="00000000" w:rsidRDefault="00000000" w:rsidRPr="00000000" w14:paraId="00000499">
      <w:pPr>
        <w:rPr>
          <w:b w:val="1"/>
          <w:bCs w:val="1"/>
        </w:rPr>
      </w:pPr>
      <w:r w:rsidDel="00000000" w:rsidR="00000000" w:rsidRPr="00000000">
        <w:rPr>
          <w:b w:val="1"/>
          <w:bCs w:val="1"/>
          <w:rtl w:val="0"/>
        </w:rPr>
        <w:t xml:space="preserve">Lock</w:t>
      </w:r>
    </w:p>
    <w:p w:rsidR="00000000" w:rsidDel="00000000" w:rsidP="00000000" w:rsidRDefault="00000000" w:rsidRPr="00000000" w14:paraId="0000049A">
      <w:pPr>
        <w:rPr/>
      </w:pPr>
      <w:r w:rsidDel="00000000" w:rsidR="00000000" w:rsidRPr="00000000">
        <w:rPr>
          <w:rtl w:val="0"/>
        </w:rPr>
        <w:t xml:space="preserve">You accepted wages.</w:t>
      </w:r>
    </w:p>
    <w:p w:rsidR="00000000" w:rsidDel="00000000" w:rsidP="00000000" w:rsidRDefault="00000000" w:rsidRPr="00000000" w14:paraId="0000049B">
      <w:pPr>
        <w:rPr>
          <w:b w:val="1"/>
          <w:bCs w:val="1"/>
        </w:rPr>
      </w:pPr>
      <w:r w:rsidDel="00000000" w:rsidR="00000000" w:rsidRPr="00000000">
        <w:rPr>
          <w:b w:val="1"/>
          <w:bCs w:val="1"/>
          <w:rtl w:val="0"/>
        </w:rPr>
        <w:t xml:space="preserve">Alex</w:t>
      </w:r>
    </w:p>
    <w:p w:rsidR="00000000" w:rsidDel="00000000" w:rsidP="00000000" w:rsidRDefault="00000000" w:rsidRPr="00000000" w14:paraId="0000049C">
      <w:pPr>
        <w:rPr/>
      </w:pPr>
      <w:r w:rsidDel="00000000" w:rsidR="00000000" w:rsidRPr="00000000">
        <w:rPr>
          <w:rtl w:val="0"/>
        </w:rPr>
        <w:t xml:space="preserve">And if I don’t sign?</w:t>
      </w:r>
    </w:p>
    <w:p w:rsidR="00000000" w:rsidDel="00000000" w:rsidP="00000000" w:rsidRDefault="00000000" w:rsidRPr="00000000" w14:paraId="0000049D">
      <w:pPr>
        <w:rPr>
          <w:b w:val="1"/>
          <w:bCs w:val="1"/>
        </w:rPr>
      </w:pPr>
      <w:r w:rsidDel="00000000" w:rsidR="00000000" w:rsidRPr="00000000">
        <w:rPr>
          <w:b w:val="1"/>
          <w:bCs w:val="1"/>
          <w:rtl w:val="0"/>
        </w:rPr>
        <w:t xml:space="preserve">Lock</w:t>
      </w:r>
    </w:p>
    <w:p w:rsidR="00000000" w:rsidDel="00000000" w:rsidP="00000000" w:rsidRDefault="00000000" w:rsidRPr="00000000" w14:paraId="0000049E">
      <w:pPr>
        <w:rPr/>
      </w:pPr>
      <w:r w:rsidDel="00000000" w:rsidR="00000000" w:rsidRPr="00000000">
        <w:rPr>
          <w:rtl w:val="0"/>
        </w:rPr>
        <w:t xml:space="preserve">The debt remains.</w:t>
      </w:r>
    </w:p>
    <w:p w:rsidR="00000000" w:rsidDel="00000000" w:rsidP="00000000" w:rsidRDefault="00000000" w:rsidRPr="00000000" w14:paraId="0000049F">
      <w:pPr>
        <w:rPr/>
      </w:pPr>
      <w:r w:rsidDel="00000000" w:rsidR="00000000" w:rsidRPr="00000000">
        <w:rPr>
          <w:rtl w:val="0"/>
        </w:rPr>
        <w:t xml:space="preserve">The patents remain disputed.</w:t>
      </w:r>
    </w:p>
    <w:p w:rsidR="00000000" w:rsidDel="00000000" w:rsidP="00000000" w:rsidRDefault="00000000" w:rsidRPr="00000000" w14:paraId="000004A0">
      <w:pPr>
        <w:rPr/>
      </w:pPr>
      <w:r w:rsidDel="00000000" w:rsidR="00000000" w:rsidRPr="00000000">
        <w:rPr>
          <w:rtl w:val="0"/>
        </w:rPr>
        <w:t xml:space="preserve">And your machine never leaves this room.</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rPr>
          <w:b w:val="1"/>
          <w:bCs w:val="1"/>
        </w:rPr>
      </w:pPr>
      <w:r w:rsidDel="00000000" w:rsidR="00000000" w:rsidRPr="00000000">
        <w:rPr>
          <w:b w:val="1"/>
          <w:bCs w:val="1"/>
          <w:rtl w:val="0"/>
        </w:rPr>
        <w:t xml:space="preserve">Panel 5 — The Prototype Activates</w:t>
      </w:r>
    </w:p>
    <w:p w:rsidR="00000000" w:rsidDel="00000000" w:rsidP="00000000" w:rsidRDefault="00000000" w:rsidRPr="00000000" w14:paraId="000004A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A4">
      <w:pPr>
        <w:rPr/>
      </w:pPr>
      <w:r w:rsidDel="00000000" w:rsidR="00000000" w:rsidRPr="00000000">
        <w:rPr>
          <w:rtl w:val="0"/>
        </w:rPr>
        <w:t xml:space="preserve">Alex looks at the collaborators, then at Adrian’s patents. He refuses to sign and activates the prototype.</w:t>
      </w:r>
    </w:p>
    <w:p w:rsidR="00000000" w:rsidDel="00000000" w:rsidP="00000000" w:rsidRDefault="00000000" w:rsidRPr="00000000" w14:paraId="000004A5">
      <w:pPr>
        <w:rPr/>
      </w:pPr>
      <w:r w:rsidDel="00000000" w:rsidR="00000000" w:rsidRPr="00000000">
        <w:rPr>
          <w:rtl w:val="0"/>
        </w:rPr>
        <w:t xml:space="preserve">Contaminated water enters the machine. The chambers light in sequence. Clean water emerges. Valuable minerals are separated into transparent collection cells.</w:t>
      </w:r>
    </w:p>
    <w:p w:rsidR="00000000" w:rsidDel="00000000" w:rsidP="00000000" w:rsidRDefault="00000000" w:rsidRPr="00000000" w14:paraId="000004A6">
      <w:pPr>
        <w:rPr/>
      </w:pPr>
      <w:r w:rsidDel="00000000" w:rsidR="00000000" w:rsidRPr="00000000">
        <w:rPr>
          <w:rtl w:val="0"/>
        </w:rPr>
        <w:t xml:space="preserve">Then every system in the workshop goes dark.</w:t>
      </w:r>
    </w:p>
    <w:p w:rsidR="00000000" w:rsidDel="00000000" w:rsidP="00000000" w:rsidRDefault="00000000" w:rsidRPr="00000000" w14:paraId="000004A7">
      <w:pPr>
        <w:rPr/>
      </w:pPr>
      <w:r w:rsidDel="00000000" w:rsidR="00000000" w:rsidRPr="00000000">
        <w:rPr>
          <w:rtl w:val="0"/>
        </w:rPr>
        <w:t xml:space="preserve">A sharp pulse radiates from the prototype.</w:t>
      </w:r>
    </w:p>
    <w:p w:rsidR="00000000" w:rsidDel="00000000" w:rsidP="00000000" w:rsidRDefault="00000000" w:rsidRPr="00000000" w14:paraId="000004A8">
      <w:pPr>
        <w:rPr/>
      </w:pPr>
      <w:r w:rsidDel="00000000" w:rsidR="00000000" w:rsidRPr="00000000">
        <w:rPr>
          <w:rtl w:val="0"/>
        </w:rPr>
        <w:t xml:space="preserve">A hidden beacon awakens somewhere deep beneath Halyard.</w:t>
      </w:r>
    </w:p>
    <w:p w:rsidR="00000000" w:rsidDel="00000000" w:rsidP="00000000" w:rsidRDefault="00000000" w:rsidRPr="00000000" w14:paraId="000004A9">
      <w:pPr>
        <w:rPr>
          <w:b w:val="1"/>
          <w:bCs w:val="1"/>
        </w:rPr>
      </w:pPr>
      <w:r w:rsidDel="00000000" w:rsidR="00000000" w:rsidRPr="00000000">
        <w:rPr>
          <w:b w:val="1"/>
          <w:bCs w:val="1"/>
          <w:rtl w:val="0"/>
        </w:rPr>
        <w:t xml:space="preserve">Alex</w:t>
      </w:r>
    </w:p>
    <w:p w:rsidR="00000000" w:rsidDel="00000000" w:rsidP="00000000" w:rsidRDefault="00000000" w:rsidRPr="00000000" w14:paraId="000004AA">
      <w:pPr>
        <w:rPr/>
      </w:pPr>
      <w:r w:rsidDel="00000000" w:rsidR="00000000" w:rsidRPr="00000000">
        <w:rPr>
          <w:rtl w:val="0"/>
        </w:rPr>
        <w:t xml:space="preserve">My father didn’t build this alone.</w:t>
      </w:r>
    </w:p>
    <w:p w:rsidR="00000000" w:rsidDel="00000000" w:rsidP="00000000" w:rsidRDefault="00000000" w:rsidRPr="00000000" w14:paraId="000004AB">
      <w:pPr>
        <w:rPr/>
      </w:pPr>
      <w:r w:rsidDel="00000000" w:rsidR="00000000" w:rsidRPr="00000000">
        <w:rPr>
          <w:rtl w:val="0"/>
        </w:rPr>
        <w:t xml:space="preserve">Neither did I.</w:t>
      </w:r>
    </w:p>
    <w:p w:rsidR="00000000" w:rsidDel="00000000" w:rsidP="00000000" w:rsidRDefault="00000000" w:rsidRPr="00000000" w14:paraId="000004AC">
      <w:pPr>
        <w:rPr/>
      </w:pPr>
      <w:r w:rsidDel="00000000" w:rsidR="00000000" w:rsidRPr="00000000">
        <w:rPr>
          <w:rtl w:val="0"/>
        </w:rPr>
        <w:t xml:space="preserve">He pushes the contract back toward Lock.</w:t>
      </w:r>
    </w:p>
    <w:p w:rsidR="00000000" w:rsidDel="00000000" w:rsidP="00000000" w:rsidRDefault="00000000" w:rsidRPr="00000000" w14:paraId="000004AD">
      <w:pPr>
        <w:rPr>
          <w:b w:val="1"/>
          <w:bCs w:val="1"/>
        </w:rPr>
      </w:pPr>
      <w:r w:rsidDel="00000000" w:rsidR="00000000" w:rsidRPr="00000000">
        <w:rPr>
          <w:b w:val="1"/>
          <w:bCs w:val="1"/>
          <w:rtl w:val="0"/>
        </w:rPr>
        <w:t xml:space="preserve">Alex</w:t>
      </w:r>
    </w:p>
    <w:p w:rsidR="00000000" w:rsidDel="00000000" w:rsidP="00000000" w:rsidRDefault="00000000" w:rsidRPr="00000000" w14:paraId="000004AE">
      <w:pPr>
        <w:rPr/>
      </w:pPr>
      <w:r w:rsidDel="00000000" w:rsidR="00000000" w:rsidRPr="00000000">
        <w:rPr>
          <w:rtl w:val="0"/>
        </w:rPr>
        <w:t xml:space="preserve">I’m not signing away people I just found.</w:t>
      </w:r>
    </w:p>
    <w:p w:rsidR="00000000" w:rsidDel="00000000" w:rsidP="00000000" w:rsidRDefault="00000000" w:rsidRPr="00000000" w14:paraId="000004AF">
      <w:pPr>
        <w:rPr>
          <w:b w:val="1"/>
          <w:bCs w:val="1"/>
        </w:rPr>
      </w:pPr>
      <w:r w:rsidDel="00000000" w:rsidR="00000000" w:rsidRPr="00000000">
        <w:rPr>
          <w:b w:val="1"/>
          <w:bCs w:val="1"/>
          <w:rtl w:val="0"/>
        </w:rPr>
        <w:t xml:space="preserve">Bi11bot</w:t>
      </w:r>
    </w:p>
    <w:p w:rsidR="00000000" w:rsidDel="00000000" w:rsidP="00000000" w:rsidRDefault="00000000" w:rsidRPr="00000000" w14:paraId="000004B0">
      <w:pPr>
        <w:rPr/>
      </w:pPr>
      <w:r w:rsidDel="00000000" w:rsidR="00000000" w:rsidRPr="00000000">
        <w:rPr>
          <w:rtl w:val="0"/>
        </w:rPr>
        <w:t xml:space="preserve">Prototype stable.</w:t>
      </w:r>
    </w:p>
    <w:p w:rsidR="00000000" w:rsidDel="00000000" w:rsidP="00000000" w:rsidRDefault="00000000" w:rsidRPr="00000000" w14:paraId="000004B1">
      <w:pPr>
        <w:rPr/>
      </w:pPr>
      <w:r w:rsidDel="00000000" w:rsidR="00000000" w:rsidRPr="00000000">
        <w:rPr>
          <w:rtl w:val="0"/>
        </w:rPr>
        <w:t xml:space="preserve">Water purity: ninety-nine point nine seven percent.</w:t>
      </w:r>
    </w:p>
    <w:p w:rsidR="00000000" w:rsidDel="00000000" w:rsidP="00000000" w:rsidRDefault="00000000" w:rsidRPr="00000000" w14:paraId="000004B2">
      <w:pPr>
        <w:rPr/>
      </w:pPr>
      <w:r w:rsidDel="00000000" w:rsidR="00000000" w:rsidRPr="00000000">
        <w:rPr>
          <w:rtl w:val="0"/>
        </w:rPr>
        <w:t xml:space="preserve">A second signal appears.</w:t>
      </w:r>
    </w:p>
    <w:p w:rsidR="00000000" w:rsidDel="00000000" w:rsidP="00000000" w:rsidRDefault="00000000" w:rsidRPr="00000000" w14:paraId="000004B3">
      <w:pPr>
        <w:rPr>
          <w:b w:val="1"/>
          <w:bCs w:val="1"/>
        </w:rPr>
      </w:pPr>
      <w:r w:rsidDel="00000000" w:rsidR="00000000" w:rsidRPr="00000000">
        <w:rPr>
          <w:b w:val="1"/>
          <w:bCs w:val="1"/>
          <w:rtl w:val="0"/>
        </w:rPr>
        <w:t xml:space="preserve">Bi11bot</w:t>
      </w:r>
    </w:p>
    <w:p w:rsidR="00000000" w:rsidDel="00000000" w:rsidP="00000000" w:rsidRDefault="00000000" w:rsidRPr="00000000" w14:paraId="000004B4">
      <w:pPr>
        <w:rPr/>
      </w:pPr>
      <w:r w:rsidDel="00000000" w:rsidR="00000000" w:rsidRPr="00000000">
        <w:rPr>
          <w:rtl w:val="0"/>
        </w:rPr>
        <w:t xml:space="preserve">And something has been awakened.</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Panel 6 — The Maker’s Seal Responds</w:t>
      </w:r>
    </w:p>
    <w:p w:rsidR="00000000" w:rsidDel="00000000" w:rsidP="00000000" w:rsidRDefault="00000000" w:rsidRPr="00000000" w14:paraId="000004B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B8">
      <w:pPr>
        <w:rPr/>
      </w:pPr>
      <w:r w:rsidDel="00000000" w:rsidR="00000000" w:rsidRPr="00000000">
        <w:rPr>
          <w:rtl w:val="0"/>
        </w:rPr>
        <w:t xml:space="preserve">Far beneath the oldest Charter House registry, a small physical device awakens inside a secured vault.</w:t>
      </w:r>
    </w:p>
    <w:p w:rsidR="00000000" w:rsidDel="00000000" w:rsidP="00000000" w:rsidRDefault="00000000" w:rsidRPr="00000000" w14:paraId="000004B9">
      <w:pPr>
        <w:rPr/>
      </w:pPr>
      <w:r w:rsidDel="00000000" w:rsidR="00000000" w:rsidRPr="00000000">
        <w:rPr>
          <w:rtl w:val="0"/>
        </w:rPr>
        <w:t xml:space="preserve">The Maker’s Seal is a dense, palm-sized piece of hardware – part stamp, part scanner, part cryptographic registry. Its surface contains three interlocking rings. One ring begins to glow.</w:t>
      </w:r>
    </w:p>
    <w:p w:rsidR="00000000" w:rsidDel="00000000" w:rsidP="00000000" w:rsidRDefault="00000000" w:rsidRPr="00000000" w14:paraId="000004BA">
      <w:pPr>
        <w:rPr/>
      </w:pPr>
      <w:r w:rsidDel="00000000" w:rsidR="00000000" w:rsidRPr="00000000">
        <w:rPr>
          <w:rtl w:val="0"/>
        </w:rPr>
        <w:t xml:space="preserve">On its internal display:</w:t>
      </w:r>
    </w:p>
    <w:p w:rsidR="00000000" w:rsidDel="00000000" w:rsidP="00000000" w:rsidRDefault="00000000" w:rsidRPr="00000000" w14:paraId="000004BB">
      <w:pPr>
        <w:rPr/>
      </w:pPr>
      <w:r w:rsidDel="00000000" w:rsidR="00000000" w:rsidRPr="00000000">
        <w:rPr>
          <w:b w:val="1"/>
          <w:bCs w:val="1"/>
          <w:rtl w:val="0"/>
        </w:rPr>
        <w:t xml:space="preserve">PHANTUM PROTOCOL DETECTED</w:t>
      </w:r>
      <w:r w:rsidDel="00000000" w:rsidR="00000000" w:rsidRPr="00000000">
        <w:rPr>
          <w:rtl w:val="0"/>
        </w:rPr>
      </w:r>
    </w:p>
    <w:p w:rsidR="00000000" w:rsidDel="00000000" w:rsidP="00000000" w:rsidRDefault="00000000" w:rsidRPr="00000000" w14:paraId="000004BC">
      <w:pPr>
        <w:rPr/>
      </w:pPr>
      <w:r w:rsidDel="00000000" w:rsidR="00000000" w:rsidRPr="00000000">
        <w:rPr>
          <w:b w:val="1"/>
          <w:bCs w:val="1"/>
          <w:rtl w:val="0"/>
        </w:rPr>
        <w:t xml:space="preserve">NEW INVENTION VERIFIED</w:t>
      </w:r>
      <w:r w:rsidDel="00000000" w:rsidR="00000000" w:rsidRPr="00000000">
        <w:rPr>
          <w:rtl w:val="0"/>
        </w:rPr>
      </w:r>
    </w:p>
    <w:p w:rsidR="00000000" w:rsidDel="00000000" w:rsidP="00000000" w:rsidRDefault="00000000" w:rsidRPr="00000000" w14:paraId="000004BD">
      <w:pPr>
        <w:rPr/>
      </w:pPr>
      <w:r w:rsidDel="00000000" w:rsidR="00000000" w:rsidRPr="00000000">
        <w:rPr>
          <w:b w:val="1"/>
          <w:bCs w:val="1"/>
          <w:rtl w:val="0"/>
        </w:rPr>
        <w:t xml:space="preserve">MULTIPLE CONTRIBUTORS PRESENT</w:t>
      </w:r>
      <w:r w:rsidDel="00000000" w:rsidR="00000000" w:rsidRPr="00000000">
        <w:rPr>
          <w:rtl w:val="0"/>
        </w:rPr>
      </w:r>
    </w:p>
    <w:p w:rsidR="00000000" w:rsidDel="00000000" w:rsidP="00000000" w:rsidRDefault="00000000" w:rsidRPr="00000000" w14:paraId="000004BE">
      <w:pPr>
        <w:rPr/>
      </w:pPr>
      <w:r w:rsidDel="00000000" w:rsidR="00000000" w:rsidRPr="00000000">
        <w:rPr>
          <w:b w:val="1"/>
          <w:bCs w:val="1"/>
          <w:rtl w:val="0"/>
        </w:rPr>
        <w:t xml:space="preserve">PROVENANCE AUDIT INITIATED</w:t>
      </w:r>
      <w:r w:rsidDel="00000000" w:rsidR="00000000" w:rsidRPr="00000000">
        <w:rPr>
          <w:rtl w:val="0"/>
        </w:rPr>
      </w:r>
    </w:p>
    <w:p w:rsidR="00000000" w:rsidDel="00000000" w:rsidP="00000000" w:rsidRDefault="00000000" w:rsidRPr="00000000" w14:paraId="000004BF">
      <w:pPr>
        <w:rPr>
          <w:b w:val="1"/>
          <w:bCs w:val="1"/>
        </w:rPr>
      </w:pPr>
      <w:r w:rsidDel="00000000" w:rsidR="00000000" w:rsidRPr="00000000">
        <w:rPr>
          <w:b w:val="1"/>
          <w:bCs w:val="1"/>
          <w:rtl w:val="0"/>
        </w:rPr>
        <w:t xml:space="preserve">Bi11bot</w:t>
      </w:r>
    </w:p>
    <w:p w:rsidR="00000000" w:rsidDel="00000000" w:rsidP="00000000" w:rsidRDefault="00000000" w:rsidRPr="00000000" w14:paraId="000004C0">
      <w:pPr>
        <w:rPr/>
      </w:pPr>
      <w:r w:rsidDel="00000000" w:rsidR="00000000" w:rsidRPr="00000000">
        <w:rPr>
          <w:rtl w:val="0"/>
        </w:rPr>
        <w:t xml:space="preserve">Your father left a backdoor in the Seal.</w:t>
      </w:r>
    </w:p>
    <w:p w:rsidR="00000000" w:rsidDel="00000000" w:rsidP="00000000" w:rsidRDefault="00000000" w:rsidRPr="00000000" w14:paraId="000004C1">
      <w:pPr>
        <w:rPr>
          <w:b w:val="1"/>
          <w:bCs w:val="1"/>
        </w:rPr>
      </w:pPr>
      <w:r w:rsidDel="00000000" w:rsidR="00000000" w:rsidRPr="00000000">
        <w:rPr>
          <w:b w:val="1"/>
          <w:bCs w:val="1"/>
          <w:rtl w:val="0"/>
        </w:rPr>
        <w:t xml:space="preserve">Ada</w:t>
      </w:r>
    </w:p>
    <w:p w:rsidR="00000000" w:rsidDel="00000000" w:rsidP="00000000" w:rsidRDefault="00000000" w:rsidRPr="00000000" w14:paraId="000004C2">
      <w:pPr>
        <w:rPr/>
      </w:pPr>
      <w:r w:rsidDel="00000000" w:rsidR="00000000" w:rsidRPr="00000000">
        <w:rPr>
          <w:rtl w:val="0"/>
        </w:rPr>
        <w:t xml:space="preserve">A code?</w:t>
      </w:r>
    </w:p>
    <w:p w:rsidR="00000000" w:rsidDel="00000000" w:rsidP="00000000" w:rsidRDefault="00000000" w:rsidRPr="00000000" w14:paraId="000004C3">
      <w:pPr>
        <w:rPr>
          <w:b w:val="1"/>
          <w:bCs w:val="1"/>
        </w:rPr>
      </w:pPr>
      <w:r w:rsidDel="00000000" w:rsidR="00000000" w:rsidRPr="00000000">
        <w:rPr>
          <w:b w:val="1"/>
          <w:bCs w:val="1"/>
          <w:rtl w:val="0"/>
        </w:rPr>
        <w:t xml:space="preserve">Bi11bot</w:t>
      </w:r>
    </w:p>
    <w:p w:rsidR="00000000" w:rsidDel="00000000" w:rsidP="00000000" w:rsidRDefault="00000000" w:rsidRPr="00000000" w14:paraId="000004C4">
      <w:pPr>
        <w:rPr/>
      </w:pPr>
      <w:r w:rsidDel="00000000" w:rsidR="00000000" w:rsidRPr="00000000">
        <w:rPr>
          <w:rtl w:val="0"/>
        </w:rPr>
        <w:t xml:space="preserve">Better.</w:t>
      </w:r>
    </w:p>
    <w:p w:rsidR="00000000" w:rsidDel="00000000" w:rsidP="00000000" w:rsidRDefault="00000000" w:rsidRPr="00000000" w14:paraId="000004C5">
      <w:pPr>
        <w:rPr/>
      </w:pPr>
      <w:r w:rsidDel="00000000" w:rsidR="00000000" w:rsidRPr="00000000">
        <w:rPr>
          <w:rtl w:val="0"/>
        </w:rPr>
        <w:t xml:space="preserve">A requirement.</w:t>
      </w:r>
    </w:p>
    <w:p w:rsidR="00000000" w:rsidDel="00000000" w:rsidP="00000000" w:rsidRDefault="00000000" w:rsidRPr="00000000" w14:paraId="000004C6">
      <w:pPr>
        <w:rPr>
          <w:b w:val="1"/>
          <w:bCs w:val="1"/>
        </w:rPr>
      </w:pPr>
      <w:r w:rsidDel="00000000" w:rsidR="00000000" w:rsidRPr="00000000">
        <w:rPr>
          <w:b w:val="1"/>
          <w:bCs w:val="1"/>
          <w:rtl w:val="0"/>
        </w:rPr>
        <w:t xml:space="preserve">Alex</w:t>
      </w:r>
    </w:p>
    <w:p w:rsidR="00000000" w:rsidDel="00000000" w:rsidP="00000000" w:rsidRDefault="00000000" w:rsidRPr="00000000" w14:paraId="000004C7">
      <w:pPr>
        <w:rPr/>
      </w:pPr>
      <w:r w:rsidDel="00000000" w:rsidR="00000000" w:rsidRPr="00000000">
        <w:rPr>
          <w:rtl w:val="0"/>
        </w:rPr>
        <w:t xml:space="preserve">What requirement?</w:t>
      </w:r>
    </w:p>
    <w:p w:rsidR="00000000" w:rsidDel="00000000" w:rsidP="00000000" w:rsidRDefault="00000000" w:rsidRPr="00000000" w14:paraId="000004C8">
      <w:pPr>
        <w:rPr>
          <w:b w:val="1"/>
          <w:bCs w:val="1"/>
        </w:rPr>
      </w:pPr>
      <w:r w:rsidDel="00000000" w:rsidR="00000000" w:rsidRPr="00000000">
        <w:rPr>
          <w:b w:val="1"/>
          <w:bCs w:val="1"/>
          <w:rtl w:val="0"/>
        </w:rPr>
        <w:t xml:space="preserve">Bi11bot</w:t>
      </w:r>
    </w:p>
    <w:p w:rsidR="00000000" w:rsidDel="00000000" w:rsidP="00000000" w:rsidRDefault="00000000" w:rsidRPr="00000000" w14:paraId="000004C9">
      <w:pPr>
        <w:rPr/>
      </w:pPr>
      <w:r w:rsidDel="00000000" w:rsidR="00000000" w:rsidRPr="00000000">
        <w:rPr>
          <w:rtl w:val="0"/>
        </w:rPr>
        <w:t xml:space="preserve">That someone create something new from the work he began…</w:t>
      </w:r>
    </w:p>
    <w:p w:rsidR="00000000" w:rsidDel="00000000" w:rsidP="00000000" w:rsidRDefault="00000000" w:rsidRPr="00000000" w14:paraId="000004CA">
      <w:pPr>
        <w:rPr/>
      </w:pPr>
      <w:r w:rsidDel="00000000" w:rsidR="00000000" w:rsidRPr="00000000">
        <w:rPr>
          <w:rtl w:val="0"/>
        </w:rPr>
        <w:t xml:space="preserve">and recognize everyone who helped create it.</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PAGE 4 — RIGHTFUL OWNERSHIP</w:t>
      </w:r>
    </w:p>
    <w:p w:rsidR="00000000" w:rsidDel="00000000" w:rsidP="00000000" w:rsidRDefault="00000000" w:rsidRPr="00000000" w14:paraId="000004CE">
      <w:pPr>
        <w:rPr>
          <w:b w:val="1"/>
          <w:bCs w:val="1"/>
        </w:rPr>
      </w:pPr>
      <w:r w:rsidDel="00000000" w:rsidR="00000000" w:rsidRPr="00000000">
        <w:rPr>
          <w:b w:val="1"/>
          <w:bCs w:val="1"/>
          <w:rtl w:val="0"/>
        </w:rPr>
        <w:t xml:space="preserve">Panel 1 — Recovering the Seal</w:t>
      </w:r>
    </w:p>
    <w:p w:rsidR="00000000" w:rsidDel="00000000" w:rsidP="00000000" w:rsidRDefault="00000000" w:rsidRPr="00000000" w14:paraId="000004C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D0">
      <w:pPr>
        <w:rPr/>
      </w:pPr>
      <w:r w:rsidDel="00000000" w:rsidR="00000000" w:rsidRPr="00000000">
        <w:rPr>
          <w:rtl w:val="0"/>
        </w:rPr>
        <w:t xml:space="preserve">The beacon leads Alex, Ada, Bi11bot, and the collaborators into the subterranean ownership registry beneath Halyard. Rows of old servers and mechanical ledgers surround a central vault integrated into Alpha’s system.</w:t>
      </w:r>
    </w:p>
    <w:p w:rsidR="00000000" w:rsidDel="00000000" w:rsidP="00000000" w:rsidRDefault="00000000" w:rsidRPr="00000000" w14:paraId="000004D1">
      <w:pPr>
        <w:rPr/>
      </w:pPr>
      <w:r w:rsidDel="00000000" w:rsidR="00000000" w:rsidRPr="00000000">
        <w:rPr>
          <w:rtl w:val="0"/>
        </w:rPr>
        <w:t xml:space="preserve">The vault opens because the newly verified invention has authenticated the original contributor chain.</w:t>
      </w:r>
    </w:p>
    <w:p w:rsidR="00000000" w:rsidDel="00000000" w:rsidP="00000000" w:rsidRDefault="00000000" w:rsidRPr="00000000" w14:paraId="000004D2">
      <w:pPr>
        <w:rPr/>
      </w:pPr>
      <w:r w:rsidDel="00000000" w:rsidR="00000000" w:rsidRPr="00000000">
        <w:rPr>
          <w:rtl w:val="0"/>
        </w:rPr>
        <w:t xml:space="preserve">Inside sits the Maker’s Seal.</w:t>
      </w:r>
    </w:p>
    <w:p w:rsidR="00000000" w:rsidDel="00000000" w:rsidP="00000000" w:rsidRDefault="00000000" w:rsidRPr="00000000" w14:paraId="000004D3">
      <w:pPr>
        <w:rPr>
          <w:b w:val="1"/>
          <w:bCs w:val="1"/>
        </w:rPr>
      </w:pPr>
      <w:r w:rsidDel="00000000" w:rsidR="00000000" w:rsidRPr="00000000">
        <w:rPr>
          <w:b w:val="1"/>
          <w:bCs w:val="1"/>
          <w:rtl w:val="0"/>
        </w:rPr>
        <w:t xml:space="preserve">Alex</w:t>
      </w:r>
    </w:p>
    <w:p w:rsidR="00000000" w:rsidDel="00000000" w:rsidP="00000000" w:rsidRDefault="00000000" w:rsidRPr="00000000" w14:paraId="000004D4">
      <w:pPr>
        <w:rPr/>
      </w:pPr>
      <w:r w:rsidDel="00000000" w:rsidR="00000000" w:rsidRPr="00000000">
        <w:rPr>
          <w:rtl w:val="0"/>
        </w:rPr>
        <w:t xml:space="preserve">Someone hid it here?</w:t>
      </w:r>
    </w:p>
    <w:p w:rsidR="00000000" w:rsidDel="00000000" w:rsidP="00000000" w:rsidRDefault="00000000" w:rsidRPr="00000000" w14:paraId="000004D5">
      <w:pPr>
        <w:rPr>
          <w:b w:val="1"/>
          <w:bCs w:val="1"/>
        </w:rPr>
      </w:pPr>
      <w:r w:rsidDel="00000000" w:rsidR="00000000" w:rsidRPr="00000000">
        <w:rPr>
          <w:b w:val="1"/>
          <w:bCs w:val="1"/>
          <w:rtl w:val="0"/>
        </w:rPr>
        <w:t xml:space="preserve">Jalen</w:t>
      </w:r>
    </w:p>
    <w:p w:rsidR="00000000" w:rsidDel="00000000" w:rsidP="00000000" w:rsidRDefault="00000000" w:rsidRPr="00000000" w14:paraId="000004D6">
      <w:pPr>
        <w:rPr/>
      </w:pPr>
      <w:r w:rsidDel="00000000" w:rsidR="00000000" w:rsidRPr="00000000">
        <w:rPr>
          <w:rtl w:val="0"/>
        </w:rPr>
        <w:t xml:space="preserve">No.</w:t>
      </w:r>
    </w:p>
    <w:p w:rsidR="00000000" w:rsidDel="00000000" w:rsidP="00000000" w:rsidRDefault="00000000" w:rsidRPr="00000000" w14:paraId="000004D7">
      <w:pPr>
        <w:rPr/>
      </w:pPr>
      <w:r w:rsidDel="00000000" w:rsidR="00000000" w:rsidRPr="00000000">
        <w:rPr>
          <w:rtl w:val="0"/>
        </w:rPr>
        <w:t xml:space="preserve">Someone connected it to the registry.</w:t>
      </w:r>
    </w:p>
    <w:p w:rsidR="00000000" w:rsidDel="00000000" w:rsidP="00000000" w:rsidRDefault="00000000" w:rsidRPr="00000000" w14:paraId="000004D8">
      <w:pPr>
        <w:rPr>
          <w:b w:val="1"/>
          <w:bCs w:val="1"/>
        </w:rPr>
      </w:pPr>
      <w:r w:rsidDel="00000000" w:rsidR="00000000" w:rsidRPr="00000000">
        <w:rPr>
          <w:b w:val="1"/>
          <w:bCs w:val="1"/>
          <w:rtl w:val="0"/>
        </w:rPr>
        <w:t xml:space="preserve">Lina</w:t>
      </w:r>
    </w:p>
    <w:p w:rsidR="00000000" w:rsidDel="00000000" w:rsidP="00000000" w:rsidRDefault="00000000" w:rsidRPr="00000000" w14:paraId="000004D9">
      <w:pPr>
        <w:rPr/>
      </w:pPr>
      <w:r w:rsidDel="00000000" w:rsidR="00000000" w:rsidRPr="00000000">
        <w:rPr>
          <w:rtl w:val="0"/>
        </w:rPr>
        <w:t xml:space="preserve">They’ve been using part of it.</w:t>
      </w:r>
    </w:p>
    <w:p w:rsidR="00000000" w:rsidDel="00000000" w:rsidP="00000000" w:rsidRDefault="00000000" w:rsidRPr="00000000" w14:paraId="000004DA">
      <w:pPr>
        <w:rPr>
          <w:b w:val="1"/>
          <w:bCs w:val="1"/>
        </w:rPr>
      </w:pPr>
      <w:r w:rsidDel="00000000" w:rsidR="00000000" w:rsidRPr="00000000">
        <w:rPr>
          <w:b w:val="1"/>
          <w:bCs w:val="1"/>
          <w:rtl w:val="0"/>
        </w:rPr>
        <w:t xml:space="preserve">Ada</w:t>
      </w:r>
    </w:p>
    <w:p w:rsidR="00000000" w:rsidDel="00000000" w:rsidP="00000000" w:rsidRDefault="00000000" w:rsidRPr="00000000" w14:paraId="000004DB">
      <w:pPr>
        <w:rPr/>
      </w:pPr>
      <w:r w:rsidDel="00000000" w:rsidR="00000000" w:rsidRPr="00000000">
        <w:rPr>
          <w:rtl w:val="0"/>
        </w:rPr>
        <w:t xml:space="preserve">To validate House ownership.</w:t>
      </w:r>
    </w:p>
    <w:p w:rsidR="00000000" w:rsidDel="00000000" w:rsidP="00000000" w:rsidRDefault="00000000" w:rsidRPr="00000000" w14:paraId="000004DC">
      <w:pPr>
        <w:rPr>
          <w:b w:val="1"/>
          <w:bCs w:val="1"/>
        </w:rPr>
      </w:pPr>
      <w:r w:rsidDel="00000000" w:rsidR="00000000" w:rsidRPr="00000000">
        <w:rPr>
          <w:b w:val="1"/>
          <w:bCs w:val="1"/>
          <w:rtl w:val="0"/>
        </w:rPr>
        <w:t xml:space="preserve">Bi11bot</w:t>
      </w:r>
    </w:p>
    <w:p w:rsidR="00000000" w:rsidDel="00000000" w:rsidP="00000000" w:rsidRDefault="00000000" w:rsidRPr="00000000" w14:paraId="000004DD">
      <w:pPr>
        <w:rPr/>
      </w:pPr>
      <w:r w:rsidDel="00000000" w:rsidR="00000000" w:rsidRPr="00000000">
        <w:rPr>
          <w:rtl w:val="0"/>
        </w:rPr>
        <w:t xml:space="preserve">While suppressing the records that showed who actually created the value.</w:t>
      </w:r>
    </w:p>
    <w:p w:rsidR="00000000" w:rsidDel="00000000" w:rsidP="00000000" w:rsidRDefault="00000000" w:rsidRPr="00000000" w14:paraId="000004DE">
      <w:pPr>
        <w:rPr>
          <w:b w:val="1"/>
          <w:bCs w:val="1"/>
        </w:rPr>
      </w:pPr>
      <w:r w:rsidDel="00000000" w:rsidR="00000000" w:rsidRPr="00000000">
        <w:rPr>
          <w:b w:val="1"/>
          <w:bCs w:val="1"/>
          <w:rtl w:val="0"/>
        </w:rPr>
        <w:t xml:space="preserve">Alex</w:t>
      </w:r>
    </w:p>
    <w:p w:rsidR="00000000" w:rsidDel="00000000" w:rsidP="00000000" w:rsidRDefault="00000000" w:rsidRPr="00000000" w14:paraId="000004DF">
      <w:pPr>
        <w:rPr/>
      </w:pPr>
      <w:r w:rsidDel="00000000" w:rsidR="00000000" w:rsidRPr="00000000">
        <w:rPr>
          <w:rtl w:val="0"/>
        </w:rPr>
        <w:t xml:space="preserve">They didn’t steal the Seal.  They stole its purpose.</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Panel 2 — The Constitutional Registry</w:t>
      </w:r>
    </w:p>
    <w:p w:rsidR="00000000" w:rsidDel="00000000" w:rsidP="00000000" w:rsidRDefault="00000000" w:rsidRPr="00000000" w14:paraId="000004E2">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E3">
      <w:pPr>
        <w:rPr/>
      </w:pPr>
      <w:r w:rsidDel="00000000" w:rsidR="00000000" w:rsidRPr="00000000">
        <w:rPr>
          <w:rtl w:val="0"/>
        </w:rPr>
        <w:t xml:space="preserve">Alex lifts the Maker’s Seal. It connects physically and digitally with the registry. The device projects a vast web of products, patents, services, factories, and infrastructure across Halyard.</w:t>
      </w:r>
    </w:p>
    <w:p w:rsidR="00000000" w:rsidDel="00000000" w:rsidP="00000000" w:rsidRDefault="00000000" w:rsidRPr="00000000" w14:paraId="000004E4">
      <w:pPr>
        <w:rPr/>
      </w:pPr>
      <w:r w:rsidDel="00000000" w:rsidR="00000000" w:rsidRPr="00000000">
        <w:rPr>
          <w:rtl w:val="0"/>
        </w:rPr>
        <w:t xml:space="preserve">Each asset reveals layers of contribution:</w:t>
      </w:r>
    </w:p>
    <w:p w:rsidR="00000000" w:rsidDel="00000000" w:rsidP="00000000" w:rsidRDefault="00000000" w:rsidRPr="00000000" w14:paraId="000004E5">
      <w:pPr>
        <w:numPr>
          <w:ilvl w:val="0"/>
          <w:numId w:val="24"/>
        </w:numPr>
        <w:ind w:left="720" w:hanging="360"/>
        <w:rPr/>
      </w:pPr>
      <w:r w:rsidDel="00000000" w:rsidR="00000000" w:rsidRPr="00000000">
        <w:rPr>
          <w:rtl w:val="0"/>
        </w:rPr>
        <w:t xml:space="preserve">original inventors </w:t>
      </w:r>
    </w:p>
    <w:p w:rsidR="00000000" w:rsidDel="00000000" w:rsidP="00000000" w:rsidRDefault="00000000" w:rsidRPr="00000000" w14:paraId="000004E6">
      <w:pPr>
        <w:numPr>
          <w:ilvl w:val="0"/>
          <w:numId w:val="24"/>
        </w:numPr>
        <w:ind w:left="720" w:hanging="360"/>
        <w:rPr/>
      </w:pPr>
      <w:r w:rsidDel="00000000" w:rsidR="00000000" w:rsidRPr="00000000">
        <w:rPr>
          <w:rtl w:val="0"/>
        </w:rPr>
        <w:t xml:space="preserve">technicians </w:t>
      </w:r>
    </w:p>
    <w:p w:rsidR="00000000" w:rsidDel="00000000" w:rsidP="00000000" w:rsidRDefault="00000000" w:rsidRPr="00000000" w14:paraId="000004E7">
      <w:pPr>
        <w:numPr>
          <w:ilvl w:val="0"/>
          <w:numId w:val="24"/>
        </w:numPr>
        <w:ind w:left="720" w:hanging="360"/>
        <w:rPr/>
      </w:pPr>
      <w:r w:rsidDel="00000000" w:rsidR="00000000" w:rsidRPr="00000000">
        <w:rPr>
          <w:rtl w:val="0"/>
        </w:rPr>
        <w:t xml:space="preserve">investors </w:t>
      </w:r>
    </w:p>
    <w:p w:rsidR="00000000" w:rsidDel="00000000" w:rsidP="00000000" w:rsidRDefault="00000000" w:rsidRPr="00000000" w14:paraId="000004E8">
      <w:pPr>
        <w:numPr>
          <w:ilvl w:val="0"/>
          <w:numId w:val="24"/>
        </w:numPr>
        <w:ind w:left="720" w:hanging="360"/>
        <w:rPr/>
      </w:pPr>
      <w:r w:rsidDel="00000000" w:rsidR="00000000" w:rsidRPr="00000000">
        <w:rPr>
          <w:rtl w:val="0"/>
        </w:rPr>
        <w:t xml:space="preserve">apprentices </w:t>
      </w:r>
    </w:p>
    <w:p w:rsidR="00000000" w:rsidDel="00000000" w:rsidP="00000000" w:rsidRDefault="00000000" w:rsidRPr="00000000" w14:paraId="000004E9">
      <w:pPr>
        <w:numPr>
          <w:ilvl w:val="0"/>
          <w:numId w:val="24"/>
        </w:numPr>
        <w:ind w:left="720" w:hanging="360"/>
        <w:rPr/>
      </w:pPr>
      <w:r w:rsidDel="00000000" w:rsidR="00000000" w:rsidRPr="00000000">
        <w:rPr>
          <w:rtl w:val="0"/>
        </w:rPr>
        <w:t xml:space="preserve">community testers </w:t>
      </w:r>
    </w:p>
    <w:p w:rsidR="00000000" w:rsidDel="00000000" w:rsidP="00000000" w:rsidRDefault="00000000" w:rsidRPr="00000000" w14:paraId="000004EA">
      <w:pPr>
        <w:numPr>
          <w:ilvl w:val="0"/>
          <w:numId w:val="24"/>
        </w:numPr>
        <w:ind w:left="720" w:hanging="360"/>
        <w:rPr/>
      </w:pPr>
      <w:r w:rsidDel="00000000" w:rsidR="00000000" w:rsidRPr="00000000">
        <w:rPr>
          <w:rtl w:val="0"/>
        </w:rPr>
        <w:t xml:space="preserve">researchers </w:t>
      </w:r>
    </w:p>
    <w:p w:rsidR="00000000" w:rsidDel="00000000" w:rsidP="00000000" w:rsidRDefault="00000000" w:rsidRPr="00000000" w14:paraId="000004EB">
      <w:pPr>
        <w:numPr>
          <w:ilvl w:val="0"/>
          <w:numId w:val="24"/>
        </w:numPr>
        <w:ind w:left="720" w:hanging="360"/>
        <w:rPr/>
      </w:pPr>
      <w:r w:rsidDel="00000000" w:rsidR="00000000" w:rsidRPr="00000000">
        <w:rPr>
          <w:rtl w:val="0"/>
        </w:rPr>
        <w:t xml:space="preserve">risk capital </w:t>
      </w:r>
    </w:p>
    <w:p w:rsidR="00000000" w:rsidDel="00000000" w:rsidP="00000000" w:rsidRDefault="00000000" w:rsidRPr="00000000" w14:paraId="000004EC">
      <w:pPr>
        <w:numPr>
          <w:ilvl w:val="0"/>
          <w:numId w:val="24"/>
        </w:numPr>
        <w:ind w:left="720" w:hanging="360"/>
        <w:rPr/>
      </w:pPr>
      <w:r w:rsidDel="00000000" w:rsidR="00000000" w:rsidRPr="00000000">
        <w:rPr>
          <w:rtl w:val="0"/>
        </w:rPr>
        <w:t xml:space="preserve">later improvements </w:t>
      </w:r>
    </w:p>
    <w:p w:rsidR="00000000" w:rsidDel="00000000" w:rsidP="00000000" w:rsidRDefault="00000000" w:rsidRPr="00000000" w14:paraId="000004ED">
      <w:pPr>
        <w:rPr/>
      </w:pPr>
      <w:r w:rsidDel="00000000" w:rsidR="00000000" w:rsidRPr="00000000">
        <w:rPr>
          <w:rtl w:val="0"/>
        </w:rPr>
        <w:t xml:space="preserve">Many names hidden beneath Charter House ownership begin reappearing.</w:t>
      </w:r>
    </w:p>
    <w:p w:rsidR="00000000" w:rsidDel="00000000" w:rsidP="00000000" w:rsidRDefault="00000000" w:rsidRPr="00000000" w14:paraId="000004EE">
      <w:pPr>
        <w:rPr>
          <w:b w:val="1"/>
          <w:bCs w:val="1"/>
        </w:rPr>
      </w:pPr>
      <w:r w:rsidDel="00000000" w:rsidR="00000000" w:rsidRPr="00000000">
        <w:rPr>
          <w:b w:val="1"/>
          <w:bCs w:val="1"/>
          <w:rtl w:val="0"/>
        </w:rPr>
        <w:t xml:space="preserve">Maker’s Seal Interface</w:t>
      </w:r>
    </w:p>
    <w:p w:rsidR="00000000" w:rsidDel="00000000" w:rsidP="00000000" w:rsidRDefault="00000000" w:rsidRPr="00000000" w14:paraId="000004EF">
      <w:pPr>
        <w:rPr/>
      </w:pPr>
      <w:r w:rsidDel="00000000" w:rsidR="00000000" w:rsidRPr="00000000">
        <w:rPr>
          <w:rtl w:val="0"/>
        </w:rPr>
        <w:t xml:space="preserve">ORIGINAL PROVENANCE RESTORED.</w:t>
      </w:r>
    </w:p>
    <w:p w:rsidR="00000000" w:rsidDel="00000000" w:rsidP="00000000" w:rsidRDefault="00000000" w:rsidRPr="00000000" w14:paraId="000004F0">
      <w:pPr>
        <w:rPr/>
      </w:pPr>
      <w:r w:rsidDel="00000000" w:rsidR="00000000" w:rsidRPr="00000000">
        <w:rPr>
          <w:rtl w:val="0"/>
        </w:rPr>
        <w:t xml:space="preserve">CONTRIBUTION RECORDS RECONSTRUCTED.</w:t>
      </w:r>
    </w:p>
    <w:p w:rsidR="00000000" w:rsidDel="00000000" w:rsidP="00000000" w:rsidRDefault="00000000" w:rsidRPr="00000000" w14:paraId="000004F1">
      <w:pPr>
        <w:rPr/>
      </w:pPr>
      <w:r w:rsidDel="00000000" w:rsidR="00000000" w:rsidRPr="00000000">
        <w:rPr>
          <w:rtl w:val="0"/>
        </w:rPr>
        <w:t xml:space="preserve">DISPUTED OWNERSHIP DETECTED ACROSS 71.3 PERCENT OF REGISTERED ASSETS.</w:t>
      </w:r>
    </w:p>
    <w:p w:rsidR="00000000" w:rsidDel="00000000" w:rsidP="00000000" w:rsidRDefault="00000000" w:rsidRPr="00000000" w14:paraId="000004F2">
      <w:pPr>
        <w:rPr>
          <w:b w:val="1"/>
          <w:bCs w:val="1"/>
        </w:rPr>
      </w:pPr>
      <w:r w:rsidDel="00000000" w:rsidR="00000000" w:rsidRPr="00000000">
        <w:rPr>
          <w:b w:val="1"/>
          <w:bCs w:val="1"/>
          <w:rtl w:val="0"/>
        </w:rPr>
        <w:t xml:space="preserve">Alex</w:t>
      </w:r>
    </w:p>
    <w:p w:rsidR="00000000" w:rsidDel="00000000" w:rsidP="00000000" w:rsidRDefault="00000000" w:rsidRPr="00000000" w14:paraId="000004F3">
      <w:pPr>
        <w:rPr/>
      </w:pPr>
      <w:r w:rsidDel="00000000" w:rsidR="00000000" w:rsidRPr="00000000">
        <w:rPr>
          <w:rtl w:val="0"/>
        </w:rPr>
        <w:t xml:space="preserve">It remembers everyone.</w:t>
      </w:r>
    </w:p>
    <w:p w:rsidR="00000000" w:rsidDel="00000000" w:rsidP="00000000" w:rsidRDefault="00000000" w:rsidRPr="00000000" w14:paraId="000004F4">
      <w:pPr>
        <w:rPr>
          <w:b w:val="1"/>
          <w:bCs w:val="1"/>
        </w:rPr>
      </w:pPr>
      <w:r w:rsidDel="00000000" w:rsidR="00000000" w:rsidRPr="00000000">
        <w:rPr>
          <w:b w:val="1"/>
          <w:bCs w:val="1"/>
          <w:rtl w:val="0"/>
        </w:rPr>
        <w:t xml:space="preserve">Bi11bot</w:t>
      </w:r>
    </w:p>
    <w:p w:rsidR="00000000" w:rsidDel="00000000" w:rsidP="00000000" w:rsidRDefault="00000000" w:rsidRPr="00000000" w14:paraId="000004F5">
      <w:pPr>
        <w:rPr/>
      </w:pPr>
      <w:r w:rsidDel="00000000" w:rsidR="00000000" w:rsidRPr="00000000">
        <w:rPr>
          <w:rtl w:val="0"/>
        </w:rPr>
        <w:t xml:space="preserve">Not everyone.</w:t>
      </w:r>
    </w:p>
    <w:p w:rsidR="00000000" w:rsidDel="00000000" w:rsidP="00000000" w:rsidRDefault="00000000" w:rsidRPr="00000000" w14:paraId="000004F6">
      <w:pPr>
        <w:rPr/>
      </w:pPr>
      <w:r w:rsidDel="00000000" w:rsidR="00000000" w:rsidRPr="00000000">
        <w:rPr>
          <w:rtl w:val="0"/>
        </w:rPr>
        <w:t xml:space="preserve">Only those the system was taught to forget.</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rPr>
          <w:b w:val="1"/>
          <w:bCs w:val="1"/>
        </w:rPr>
      </w:pPr>
      <w:r w:rsidDel="00000000" w:rsidR="00000000" w:rsidRPr="00000000">
        <w:rPr>
          <w:b w:val="1"/>
          <w:bCs w:val="1"/>
          <w:rtl w:val="0"/>
        </w:rPr>
        <w:t xml:space="preserve">Panel 3 — Alpha Is Audited</w:t>
      </w:r>
    </w:p>
    <w:p w:rsidR="00000000" w:rsidDel="00000000" w:rsidP="00000000" w:rsidRDefault="00000000" w:rsidRPr="00000000" w14:paraId="000004F9">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4FA">
      <w:pPr>
        <w:rPr/>
      </w:pPr>
      <w:r w:rsidDel="00000000" w:rsidR="00000000" w:rsidRPr="00000000">
        <w:rPr>
          <w:rtl w:val="0"/>
        </w:rPr>
        <w:t xml:space="preserve">Across Halyard, public screens change simultaneously. Alpha’s usual Charter House records are overlaid by the Maker’s Seal’s audit.</w:t>
      </w:r>
    </w:p>
    <w:p w:rsidR="00000000" w:rsidDel="00000000" w:rsidP="00000000" w:rsidRDefault="00000000" w:rsidRPr="00000000" w14:paraId="000004FB">
      <w:pPr>
        <w:rPr/>
      </w:pPr>
      <w:r w:rsidDel="00000000" w:rsidR="00000000" w:rsidRPr="00000000">
        <w:rPr>
          <w:rtl w:val="0"/>
        </w:rPr>
        <w:t xml:space="preserve">Workers see their names attached to inventions they helped create.</w:t>
      </w:r>
    </w:p>
    <w:p w:rsidR="00000000" w:rsidDel="00000000" w:rsidP="00000000" w:rsidRDefault="00000000" w:rsidRPr="00000000" w14:paraId="000004FC">
      <w:pPr>
        <w:rPr/>
      </w:pPr>
      <w:r w:rsidDel="00000000" w:rsidR="00000000" w:rsidRPr="00000000">
        <w:rPr>
          <w:rtl w:val="0"/>
        </w:rPr>
        <w:t xml:space="preserve">Families discover inherited rights.</w:t>
      </w:r>
    </w:p>
    <w:p w:rsidR="00000000" w:rsidDel="00000000" w:rsidP="00000000" w:rsidRDefault="00000000" w:rsidRPr="00000000" w14:paraId="000004FD">
      <w:pPr>
        <w:rPr/>
      </w:pPr>
      <w:r w:rsidDel="00000000" w:rsidR="00000000" w:rsidRPr="00000000">
        <w:rPr>
          <w:rtl w:val="0"/>
        </w:rPr>
        <w:t xml:space="preserve">Former apprentices see fractional ownership shares.</w:t>
      </w:r>
    </w:p>
    <w:p w:rsidR="00000000" w:rsidDel="00000000" w:rsidP="00000000" w:rsidRDefault="00000000" w:rsidRPr="00000000" w14:paraId="000004FE">
      <w:pPr>
        <w:rPr/>
      </w:pPr>
      <w:r w:rsidDel="00000000" w:rsidR="00000000" w:rsidRPr="00000000">
        <w:rPr>
          <w:rtl w:val="0"/>
        </w:rPr>
        <w:t xml:space="preserve">The three Charter House insignias flicker as their exclusive claims are challenged.</w:t>
      </w:r>
    </w:p>
    <w:p w:rsidR="00000000" w:rsidDel="00000000" w:rsidP="00000000" w:rsidRDefault="00000000" w:rsidRPr="00000000" w14:paraId="000004FF">
      <w:pPr>
        <w:rPr>
          <w:b w:val="1"/>
          <w:bCs w:val="1"/>
        </w:rPr>
      </w:pPr>
      <w:r w:rsidDel="00000000" w:rsidR="00000000" w:rsidRPr="00000000">
        <w:rPr>
          <w:b w:val="1"/>
          <w:bCs w:val="1"/>
          <w:rtl w:val="0"/>
        </w:rPr>
        <w:t xml:space="preserve">Alpha</w:t>
      </w:r>
    </w:p>
    <w:p w:rsidR="00000000" w:rsidDel="00000000" w:rsidP="00000000" w:rsidRDefault="00000000" w:rsidRPr="00000000" w14:paraId="00000500">
      <w:pPr>
        <w:rPr/>
      </w:pPr>
      <w:r w:rsidDel="00000000" w:rsidR="00000000" w:rsidRPr="00000000">
        <w:rPr>
          <w:rtl w:val="0"/>
        </w:rPr>
        <w:t xml:space="preserve">CONFLICT DETECTED BETWEEN CURRENT OWNERSHIP LEDGER AND FOUNDATIONAL CONTRIBUTION RECORDS.</w:t>
      </w:r>
    </w:p>
    <w:p w:rsidR="00000000" w:rsidDel="00000000" w:rsidP="00000000" w:rsidRDefault="00000000" w:rsidRPr="00000000" w14:paraId="00000501">
      <w:pPr>
        <w:rPr/>
      </w:pPr>
      <w:r w:rsidDel="00000000" w:rsidR="00000000" w:rsidRPr="00000000">
        <w:rPr>
          <w:rtl w:val="0"/>
        </w:rPr>
        <w:t xml:space="preserve">CONSTITUTIONAL AUDIT AUTHORITY VERIFIED.</w:t>
      </w:r>
    </w:p>
    <w:p w:rsidR="00000000" w:rsidDel="00000000" w:rsidP="00000000" w:rsidRDefault="00000000" w:rsidRPr="00000000" w14:paraId="00000502">
      <w:pPr>
        <w:rPr/>
      </w:pPr>
      <w:r w:rsidDel="00000000" w:rsidR="00000000" w:rsidRPr="00000000">
        <w:rPr>
          <w:rtl w:val="0"/>
        </w:rPr>
        <w:t xml:space="preserve">RECALCULATION REQUIRED.</w:t>
      </w:r>
    </w:p>
    <w:p w:rsidR="00000000" w:rsidDel="00000000" w:rsidP="00000000" w:rsidRDefault="00000000" w:rsidRPr="00000000" w14:paraId="00000503">
      <w:pPr>
        <w:rPr>
          <w:b w:val="1"/>
          <w:bCs w:val="1"/>
        </w:rPr>
      </w:pPr>
      <w:r w:rsidDel="00000000" w:rsidR="00000000" w:rsidRPr="00000000">
        <w:rPr>
          <w:b w:val="1"/>
          <w:bCs w:val="1"/>
          <w:rtl w:val="0"/>
        </w:rPr>
        <w:t xml:space="preserve">Lock</w:t>
      </w:r>
    </w:p>
    <w:p w:rsidR="00000000" w:rsidDel="00000000" w:rsidP="00000000" w:rsidRDefault="00000000" w:rsidRPr="00000000" w14:paraId="00000504">
      <w:pPr>
        <w:rPr/>
      </w:pPr>
      <w:r w:rsidDel="00000000" w:rsidR="00000000" w:rsidRPr="00000000">
        <w:rPr>
          <w:rtl w:val="0"/>
        </w:rPr>
        <w:t xml:space="preserve">Alpha, reject the audit.</w:t>
      </w:r>
    </w:p>
    <w:p w:rsidR="00000000" w:rsidDel="00000000" w:rsidP="00000000" w:rsidRDefault="00000000" w:rsidRPr="00000000" w14:paraId="00000505">
      <w:pPr>
        <w:rPr>
          <w:b w:val="1"/>
          <w:bCs w:val="1"/>
        </w:rPr>
      </w:pPr>
      <w:r w:rsidDel="00000000" w:rsidR="00000000" w:rsidRPr="00000000">
        <w:rPr>
          <w:b w:val="1"/>
          <w:bCs w:val="1"/>
          <w:rtl w:val="0"/>
        </w:rPr>
        <w:t xml:space="preserve">Alpha</w:t>
      </w:r>
    </w:p>
    <w:p w:rsidR="00000000" w:rsidDel="00000000" w:rsidP="00000000" w:rsidRDefault="00000000" w:rsidRPr="00000000" w14:paraId="00000506">
      <w:pPr>
        <w:rPr/>
      </w:pPr>
      <w:r w:rsidDel="00000000" w:rsidR="00000000" w:rsidRPr="00000000">
        <w:rPr>
          <w:rtl w:val="0"/>
        </w:rPr>
        <w:t xml:space="preserve">REQUEST DENIED.</w:t>
      </w:r>
    </w:p>
    <w:p w:rsidR="00000000" w:rsidDel="00000000" w:rsidP="00000000" w:rsidRDefault="00000000" w:rsidRPr="00000000" w14:paraId="00000507">
      <w:pPr>
        <w:rPr/>
      </w:pPr>
      <w:r w:rsidDel="00000000" w:rsidR="00000000" w:rsidRPr="00000000">
        <w:rPr>
          <w:rtl w:val="0"/>
        </w:rPr>
        <w:t xml:space="preserve">FOUNDATIONAL INSTRUMENT HAS PRIORITY.</w:t>
      </w:r>
    </w:p>
    <w:p w:rsidR="00000000" w:rsidDel="00000000" w:rsidP="00000000" w:rsidRDefault="00000000" w:rsidRPr="00000000" w14:paraId="00000508">
      <w:pPr>
        <w:rPr/>
      </w:pPr>
      <w:r w:rsidDel="00000000" w:rsidR="00000000" w:rsidRPr="00000000">
        <w:rPr>
          <w:rtl w:val="0"/>
        </w:rPr>
        <w:t xml:space="preserve">Lock realizes the system he trusted is no longer entirely under the Houses’ control.</w:t>
      </w:r>
    </w:p>
    <w:p w:rsidR="00000000" w:rsidDel="00000000" w:rsidP="00000000" w:rsidRDefault="00000000" w:rsidRPr="00000000" w14:paraId="000005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rPr>
          <w:b w:val="1"/>
          <w:bCs w:val="1"/>
        </w:rPr>
      </w:pPr>
      <w:r w:rsidDel="00000000" w:rsidR="00000000" w:rsidRPr="00000000">
        <w:rPr>
          <w:b w:val="1"/>
          <w:bCs w:val="1"/>
          <w:rtl w:val="0"/>
        </w:rPr>
        <w:t xml:space="preserve">Panel 4 — Alex’s Choice</w:t>
      </w:r>
    </w:p>
    <w:p w:rsidR="00000000" w:rsidDel="00000000" w:rsidP="00000000" w:rsidRDefault="00000000" w:rsidRPr="00000000" w14:paraId="0000050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0C">
      <w:pPr>
        <w:rPr/>
      </w:pPr>
      <w:r w:rsidDel="00000000" w:rsidR="00000000" w:rsidRPr="00000000">
        <w:rPr>
          <w:rtl w:val="0"/>
        </w:rPr>
        <w:t xml:space="preserve">The Maker’s Seal displays Adrian’s patent estate and asks Alex to confirm ownership distribution.</w:t>
      </w:r>
    </w:p>
    <w:p w:rsidR="00000000" w:rsidDel="00000000" w:rsidP="00000000" w:rsidRDefault="00000000" w:rsidRPr="00000000" w14:paraId="0000050D">
      <w:pPr>
        <w:rPr/>
      </w:pPr>
      <w:r w:rsidDel="00000000" w:rsidR="00000000" w:rsidRPr="00000000">
        <w:rPr>
          <w:rtl w:val="0"/>
        </w:rPr>
        <w:t xml:space="preserve">The screen lists Alex as legal heir, followed by Lina, Tomas, Suri, Jalen, and dozens of additional historical contributors.</w:t>
      </w:r>
    </w:p>
    <w:p w:rsidR="00000000" w:rsidDel="00000000" w:rsidP="00000000" w:rsidRDefault="00000000" w:rsidRPr="00000000" w14:paraId="0000050E">
      <w:pPr>
        <w:rPr/>
      </w:pPr>
      <w:r w:rsidDel="00000000" w:rsidR="00000000" w:rsidRPr="00000000">
        <w:rPr>
          <w:rtl w:val="0"/>
        </w:rPr>
        <w:t xml:space="preserve">A final prompt reads:</w:t>
      </w:r>
    </w:p>
    <w:p w:rsidR="00000000" w:rsidDel="00000000" w:rsidP="00000000" w:rsidRDefault="00000000" w:rsidRPr="00000000" w14:paraId="0000050F">
      <w:pPr>
        <w:rPr/>
      </w:pPr>
      <w:r w:rsidDel="00000000" w:rsidR="00000000" w:rsidRPr="00000000">
        <w:rPr>
          <w:b w:val="1"/>
          <w:bCs w:val="1"/>
          <w:rtl w:val="0"/>
        </w:rPr>
        <w:t xml:space="preserve">CLAIM SOLE INHERITANCE</w:t>
      </w: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or</w:t>
      </w:r>
    </w:p>
    <w:p w:rsidR="00000000" w:rsidDel="00000000" w:rsidP="00000000" w:rsidRDefault="00000000" w:rsidRPr="00000000" w14:paraId="00000511">
      <w:pPr>
        <w:rPr/>
      </w:pPr>
      <w:r w:rsidDel="00000000" w:rsidR="00000000" w:rsidRPr="00000000">
        <w:rPr>
          <w:b w:val="1"/>
          <w:bCs w:val="1"/>
          <w:rtl w:val="0"/>
        </w:rPr>
        <w:t xml:space="preserve">RESTORE CONTRIBUTOR OWNERSHIP</w:t>
      </w: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Alex pauses.</w:t>
      </w:r>
    </w:p>
    <w:p w:rsidR="00000000" w:rsidDel="00000000" w:rsidP="00000000" w:rsidRDefault="00000000" w:rsidRPr="00000000" w14:paraId="00000513">
      <w:pPr>
        <w:rPr/>
      </w:pPr>
      <w:r w:rsidDel="00000000" w:rsidR="00000000" w:rsidRPr="00000000">
        <w:rPr>
          <w:rtl w:val="0"/>
        </w:rPr>
        <w:t xml:space="preserve">Images of his debt, grandmother, freedom, and future appear faintly around him.</w:t>
      </w:r>
    </w:p>
    <w:p w:rsidR="00000000" w:rsidDel="00000000" w:rsidP="00000000" w:rsidRDefault="00000000" w:rsidRPr="00000000" w14:paraId="00000514">
      <w:pPr>
        <w:rPr>
          <w:b w:val="1"/>
          <w:bCs w:val="1"/>
        </w:rPr>
      </w:pPr>
      <w:r w:rsidDel="00000000" w:rsidR="00000000" w:rsidRPr="00000000">
        <w:rPr>
          <w:b w:val="1"/>
          <w:bCs w:val="1"/>
          <w:rtl w:val="0"/>
        </w:rPr>
        <w:t xml:space="preserve">Ada</w:t>
      </w:r>
    </w:p>
    <w:p w:rsidR="00000000" w:rsidDel="00000000" w:rsidP="00000000" w:rsidRDefault="00000000" w:rsidRPr="00000000" w14:paraId="00000515">
      <w:pPr>
        <w:rPr/>
      </w:pPr>
      <w:r w:rsidDel="00000000" w:rsidR="00000000" w:rsidRPr="00000000">
        <w:rPr>
          <w:rtl w:val="0"/>
        </w:rPr>
        <w:t xml:space="preserve">Alex…</w:t>
      </w:r>
    </w:p>
    <w:p w:rsidR="00000000" w:rsidDel="00000000" w:rsidP="00000000" w:rsidRDefault="00000000" w:rsidRPr="00000000" w14:paraId="00000516">
      <w:pPr>
        <w:rPr>
          <w:b w:val="1"/>
          <w:bCs w:val="1"/>
        </w:rPr>
      </w:pPr>
      <w:r w:rsidDel="00000000" w:rsidR="00000000" w:rsidRPr="00000000">
        <w:rPr>
          <w:b w:val="1"/>
          <w:bCs w:val="1"/>
          <w:rtl w:val="0"/>
        </w:rPr>
        <w:t xml:space="preserve">Alex</w:t>
      </w:r>
    </w:p>
    <w:p w:rsidR="00000000" w:rsidDel="00000000" w:rsidP="00000000" w:rsidRDefault="00000000" w:rsidRPr="00000000" w14:paraId="00000517">
      <w:pPr>
        <w:rPr/>
      </w:pPr>
      <w:r w:rsidDel="00000000" w:rsidR="00000000" w:rsidRPr="00000000">
        <w:rPr>
          <w:rtl w:val="0"/>
        </w:rPr>
        <w:t xml:space="preserve">If I claim it all, I become exactly what they wanted.</w:t>
      </w:r>
    </w:p>
    <w:p w:rsidR="00000000" w:rsidDel="00000000" w:rsidP="00000000" w:rsidRDefault="00000000" w:rsidRPr="00000000" w14:paraId="00000518">
      <w:pPr>
        <w:rPr/>
      </w:pPr>
      <w:r w:rsidDel="00000000" w:rsidR="00000000" w:rsidRPr="00000000">
        <w:rPr>
          <w:rtl w:val="0"/>
        </w:rPr>
        <w:t xml:space="preserve">He selects:</w:t>
      </w:r>
    </w:p>
    <w:p w:rsidR="00000000" w:rsidDel="00000000" w:rsidP="00000000" w:rsidRDefault="00000000" w:rsidRPr="00000000" w14:paraId="00000519">
      <w:pPr>
        <w:rPr/>
      </w:pPr>
      <w:r w:rsidDel="00000000" w:rsidR="00000000" w:rsidRPr="00000000">
        <w:rPr>
          <w:b w:val="1"/>
          <w:bCs w:val="1"/>
          <w:rtl w:val="0"/>
        </w:rPr>
        <w:t xml:space="preserve">RESTORE CONTRIBUTOR OWNERSHIP</w:t>
      </w:r>
      <w:r w:rsidDel="00000000" w:rsidR="00000000" w:rsidRPr="00000000">
        <w:rPr>
          <w:rtl w:val="0"/>
        </w:rPr>
      </w:r>
    </w:p>
    <w:p w:rsidR="00000000" w:rsidDel="00000000" w:rsidP="00000000" w:rsidRDefault="00000000" w:rsidRPr="00000000" w14:paraId="0000051A">
      <w:pPr>
        <w:rPr>
          <w:b w:val="1"/>
          <w:bCs w:val="1"/>
        </w:rPr>
      </w:pPr>
      <w:r w:rsidDel="00000000" w:rsidR="00000000" w:rsidRPr="00000000">
        <w:rPr>
          <w:b w:val="1"/>
          <w:bCs w:val="1"/>
          <w:rtl w:val="0"/>
        </w:rPr>
        <w:t xml:space="preserve">Alex</w:t>
      </w:r>
    </w:p>
    <w:p w:rsidR="00000000" w:rsidDel="00000000" w:rsidP="00000000" w:rsidRDefault="00000000" w:rsidRPr="00000000" w14:paraId="0000051B">
      <w:pPr>
        <w:rPr/>
      </w:pPr>
      <w:r w:rsidDel="00000000" w:rsidR="00000000" w:rsidRPr="00000000">
        <w:rPr>
          <w:rtl w:val="0"/>
        </w:rPr>
        <w:t xml:space="preserve">Record every contribution.</w:t>
      </w:r>
    </w:p>
    <w:p w:rsidR="00000000" w:rsidDel="00000000" w:rsidP="00000000" w:rsidRDefault="00000000" w:rsidRPr="00000000" w14:paraId="0000051C">
      <w:pPr>
        <w:rPr/>
      </w:pPr>
      <w:r w:rsidDel="00000000" w:rsidR="00000000" w:rsidRPr="00000000">
        <w:rPr>
          <w:rtl w:val="0"/>
        </w:rPr>
        <w:t xml:space="preserve">Every risk.</w:t>
      </w:r>
    </w:p>
    <w:p w:rsidR="00000000" w:rsidDel="00000000" w:rsidP="00000000" w:rsidRDefault="00000000" w:rsidRPr="00000000" w14:paraId="0000051D">
      <w:pPr>
        <w:rPr/>
      </w:pPr>
      <w:r w:rsidDel="00000000" w:rsidR="00000000" w:rsidRPr="00000000">
        <w:rPr>
          <w:rtl w:val="0"/>
        </w:rPr>
        <w:t xml:space="preserve">Every person they removed.</w:t>
      </w:r>
    </w:p>
    <w:p w:rsidR="00000000" w:rsidDel="00000000" w:rsidP="00000000" w:rsidRDefault="00000000" w:rsidRPr="00000000" w14:paraId="0000051E">
      <w:pPr>
        <w:rPr/>
      </w:pPr>
      <w:r w:rsidDel="00000000" w:rsidR="00000000" w:rsidRPr="00000000">
        <w:rPr>
          <w:rtl w:val="0"/>
        </w:rPr>
        <w:t xml:space="preserve">The device responds:</w:t>
      </w:r>
    </w:p>
    <w:p w:rsidR="00000000" w:rsidDel="00000000" w:rsidP="00000000" w:rsidRDefault="00000000" w:rsidRPr="00000000" w14:paraId="0000051F">
      <w:pPr>
        <w:rPr/>
      </w:pPr>
      <w:r w:rsidDel="00000000" w:rsidR="00000000" w:rsidRPr="00000000">
        <w:rPr>
          <w:b w:val="1"/>
          <w:bCs w:val="1"/>
          <w:rtl w:val="0"/>
        </w:rPr>
        <w:t xml:space="preserve">RIGHTFUL OWNERSHIP LEDGER CREATED</w:t>
      </w:r>
      <w:r w:rsidDel="00000000" w:rsidR="00000000" w:rsidRPr="00000000">
        <w:rPr>
          <w:rtl w:val="0"/>
        </w:rPr>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rPr>
          <w:b w:val="1"/>
          <w:bCs w:val="1"/>
        </w:rPr>
      </w:pPr>
      <w:r w:rsidDel="00000000" w:rsidR="00000000" w:rsidRPr="00000000">
        <w:rPr>
          <w:b w:val="1"/>
          <w:bCs w:val="1"/>
          <w:rtl w:val="0"/>
        </w:rPr>
        <w:t xml:space="preserve">Panel 5 — Halyard Changes</w:t>
      </w:r>
    </w:p>
    <w:p w:rsidR="00000000" w:rsidDel="00000000" w:rsidP="00000000" w:rsidRDefault="00000000" w:rsidRPr="00000000" w14:paraId="00000522">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23">
      <w:pPr>
        <w:rPr/>
      </w:pPr>
      <w:r w:rsidDel="00000000" w:rsidR="00000000" w:rsidRPr="00000000">
        <w:rPr>
          <w:rtl w:val="0"/>
        </w:rPr>
        <w:t xml:space="preserve">A wide transformation montage:</w:t>
      </w:r>
    </w:p>
    <w:p w:rsidR="00000000" w:rsidDel="00000000" w:rsidP="00000000" w:rsidRDefault="00000000" w:rsidRPr="00000000" w14:paraId="00000524">
      <w:pPr>
        <w:numPr>
          <w:ilvl w:val="0"/>
          <w:numId w:val="25"/>
        </w:numPr>
        <w:ind w:left="720" w:hanging="360"/>
        <w:rPr/>
      </w:pPr>
      <w:r w:rsidDel="00000000" w:rsidR="00000000" w:rsidRPr="00000000">
        <w:rPr>
          <w:rtl w:val="0"/>
        </w:rPr>
        <w:t xml:space="preserve">Workers leave Charter House facilities carrying verified contribution records. </w:t>
      </w:r>
    </w:p>
    <w:p w:rsidR="00000000" w:rsidDel="00000000" w:rsidP="00000000" w:rsidRDefault="00000000" w:rsidRPr="00000000" w14:paraId="00000525">
      <w:pPr>
        <w:numPr>
          <w:ilvl w:val="0"/>
          <w:numId w:val="25"/>
        </w:numPr>
        <w:ind w:left="720" w:hanging="360"/>
        <w:rPr/>
      </w:pPr>
      <w:r w:rsidDel="00000000" w:rsidR="00000000" w:rsidRPr="00000000">
        <w:rPr>
          <w:rtl w:val="0"/>
        </w:rPr>
        <w:t xml:space="preserve">Small workshops reopen. </w:t>
      </w:r>
    </w:p>
    <w:p w:rsidR="00000000" w:rsidDel="00000000" w:rsidP="00000000" w:rsidRDefault="00000000" w:rsidRPr="00000000" w14:paraId="00000526">
      <w:pPr>
        <w:numPr>
          <w:ilvl w:val="0"/>
          <w:numId w:val="25"/>
        </w:numPr>
        <w:ind w:left="720" w:hanging="360"/>
        <w:rPr/>
      </w:pPr>
      <w:r w:rsidDel="00000000" w:rsidR="00000000" w:rsidRPr="00000000">
        <w:rPr>
          <w:rtl w:val="0"/>
        </w:rPr>
        <w:t xml:space="preserve">New ventures form around shared tables. </w:t>
      </w:r>
    </w:p>
    <w:p w:rsidR="00000000" w:rsidDel="00000000" w:rsidP="00000000" w:rsidRDefault="00000000" w:rsidRPr="00000000" w14:paraId="00000527">
      <w:pPr>
        <w:numPr>
          <w:ilvl w:val="0"/>
          <w:numId w:val="25"/>
        </w:numPr>
        <w:ind w:left="720" w:hanging="360"/>
        <w:rPr/>
      </w:pPr>
      <w:r w:rsidDel="00000000" w:rsidR="00000000" w:rsidRPr="00000000">
        <w:rPr>
          <w:rtl w:val="0"/>
        </w:rPr>
        <w:t xml:space="preserve">Inventors register transparent team agreements. </w:t>
      </w:r>
    </w:p>
    <w:p w:rsidR="00000000" w:rsidDel="00000000" w:rsidP="00000000" w:rsidRDefault="00000000" w:rsidRPr="00000000" w14:paraId="00000528">
      <w:pPr>
        <w:numPr>
          <w:ilvl w:val="0"/>
          <w:numId w:val="25"/>
        </w:numPr>
        <w:ind w:left="720" w:hanging="360"/>
        <w:rPr/>
      </w:pPr>
      <w:r w:rsidDel="00000000" w:rsidR="00000000" w:rsidRPr="00000000">
        <w:rPr>
          <w:rtl w:val="0"/>
        </w:rPr>
        <w:t xml:space="preserve">Young creators test prototypes. </w:t>
      </w:r>
    </w:p>
    <w:p w:rsidR="00000000" w:rsidDel="00000000" w:rsidP="00000000" w:rsidRDefault="00000000" w:rsidRPr="00000000" w14:paraId="00000529">
      <w:pPr>
        <w:numPr>
          <w:ilvl w:val="0"/>
          <w:numId w:val="25"/>
        </w:numPr>
        <w:ind w:left="720" w:hanging="360"/>
        <w:rPr/>
      </w:pPr>
      <w:r w:rsidDel="00000000" w:rsidR="00000000" w:rsidRPr="00000000">
        <w:rPr>
          <w:rtl w:val="0"/>
        </w:rPr>
        <w:t xml:space="preserve">Cooperatives and founder teams display fractional ownership structures. </w:t>
      </w:r>
    </w:p>
    <w:p w:rsidR="00000000" w:rsidDel="00000000" w:rsidP="00000000" w:rsidRDefault="00000000" w:rsidRPr="00000000" w14:paraId="0000052A">
      <w:pPr>
        <w:numPr>
          <w:ilvl w:val="0"/>
          <w:numId w:val="25"/>
        </w:numPr>
        <w:ind w:left="720" w:hanging="360"/>
        <w:rPr/>
      </w:pPr>
      <w:r w:rsidDel="00000000" w:rsidR="00000000" w:rsidRPr="00000000">
        <w:rPr>
          <w:rtl w:val="0"/>
        </w:rPr>
        <w:t xml:space="preserve">The completed water-purification nodes are installed along the river toward Keel. </w:t>
      </w:r>
    </w:p>
    <w:p w:rsidR="00000000" w:rsidDel="00000000" w:rsidP="00000000" w:rsidRDefault="00000000" w:rsidRPr="00000000" w14:paraId="0000052B">
      <w:pPr>
        <w:numPr>
          <w:ilvl w:val="0"/>
          <w:numId w:val="25"/>
        </w:numPr>
        <w:ind w:left="720" w:hanging="360"/>
        <w:rPr/>
      </w:pPr>
      <w:r w:rsidDel="00000000" w:rsidR="00000000" w:rsidRPr="00000000">
        <w:rPr>
          <w:rtl w:val="0"/>
        </w:rPr>
        <w:t xml:space="preserve">Clean water begins flowing downstream. </w:t>
      </w:r>
    </w:p>
    <w:p w:rsidR="00000000" w:rsidDel="00000000" w:rsidP="00000000" w:rsidRDefault="00000000" w:rsidRPr="00000000" w14:paraId="0000052C">
      <w:pPr>
        <w:rPr/>
      </w:pPr>
      <w:r w:rsidDel="00000000" w:rsidR="00000000" w:rsidRPr="00000000">
        <w:rPr>
          <w:rtl w:val="0"/>
        </w:rPr>
        <w:t xml:space="preserve">The Charter Houses still exist, but their monopoly over creation has fractured.</w:t>
      </w:r>
    </w:p>
    <w:p w:rsidR="00000000" w:rsidDel="00000000" w:rsidP="00000000" w:rsidRDefault="00000000" w:rsidRPr="00000000" w14:paraId="0000052D">
      <w:pPr>
        <w:rPr>
          <w:b w:val="1"/>
          <w:bCs w:val="1"/>
        </w:rPr>
      </w:pPr>
      <w:r w:rsidDel="00000000" w:rsidR="00000000" w:rsidRPr="00000000">
        <w:rPr>
          <w:b w:val="1"/>
          <w:bCs w:val="1"/>
          <w:rtl w:val="0"/>
        </w:rPr>
        <w:t xml:space="preserve">Alex Narration</w:t>
      </w:r>
    </w:p>
    <w:p w:rsidR="00000000" w:rsidDel="00000000" w:rsidP="00000000" w:rsidRDefault="00000000" w:rsidRPr="00000000" w14:paraId="0000052E">
      <w:pPr>
        <w:rPr/>
      </w:pPr>
      <w:r w:rsidDel="00000000" w:rsidR="00000000" w:rsidRPr="00000000">
        <w:rPr>
          <w:rtl w:val="0"/>
        </w:rPr>
        <w:t xml:space="preserve">The Maker’s Seal did not make everyone equal.</w:t>
      </w:r>
    </w:p>
    <w:p w:rsidR="00000000" w:rsidDel="00000000" w:rsidP="00000000" w:rsidRDefault="00000000" w:rsidRPr="00000000" w14:paraId="0000052F">
      <w:pPr>
        <w:rPr/>
      </w:pPr>
      <w:r w:rsidDel="00000000" w:rsidR="00000000" w:rsidRPr="00000000">
        <w:rPr>
          <w:rtl w:val="0"/>
        </w:rPr>
        <w:t xml:space="preserve">It made their contributions visible.</w:t>
      </w:r>
    </w:p>
    <w:p w:rsidR="00000000" w:rsidDel="00000000" w:rsidP="00000000" w:rsidRDefault="00000000" w:rsidRPr="00000000" w14:paraId="00000530">
      <w:pPr>
        <w:rPr/>
      </w:pPr>
      <w:r w:rsidDel="00000000" w:rsidR="00000000" w:rsidRPr="00000000">
        <w:rPr>
          <w:rtl w:val="0"/>
        </w:rPr>
        <w:t xml:space="preserve">Some stayed with the Houses.</w:t>
      </w:r>
    </w:p>
    <w:p w:rsidR="00000000" w:rsidDel="00000000" w:rsidP="00000000" w:rsidRDefault="00000000" w:rsidRPr="00000000" w14:paraId="00000531">
      <w:pPr>
        <w:rPr/>
      </w:pPr>
      <w:r w:rsidDel="00000000" w:rsidR="00000000" w:rsidRPr="00000000">
        <w:rPr>
          <w:rtl w:val="0"/>
        </w:rPr>
        <w:t xml:space="preserve">Some became partners.</w:t>
      </w:r>
    </w:p>
    <w:p w:rsidR="00000000" w:rsidDel="00000000" w:rsidP="00000000" w:rsidRDefault="00000000" w:rsidRPr="00000000" w14:paraId="00000532">
      <w:pPr>
        <w:rPr/>
      </w:pPr>
      <w:r w:rsidDel="00000000" w:rsidR="00000000" w:rsidRPr="00000000">
        <w:rPr>
          <w:rtl w:val="0"/>
        </w:rPr>
        <w:t xml:space="preserve">Some walked out and began again.</w:t>
      </w:r>
    </w:p>
    <w:p w:rsidR="00000000" w:rsidDel="00000000" w:rsidP="00000000" w:rsidRDefault="00000000" w:rsidRPr="00000000" w14:paraId="00000533">
      <w:pPr>
        <w:rPr/>
      </w:pPr>
      <w:r w:rsidDel="00000000" w:rsidR="00000000" w:rsidRPr="00000000">
        <w:rPr>
          <w:rtl w:val="0"/>
        </w:rPr>
        <w:t xml:space="preserve">Halyard had spent years calling itself a city of makers.</w:t>
      </w:r>
    </w:p>
    <w:p w:rsidR="00000000" w:rsidDel="00000000" w:rsidP="00000000" w:rsidRDefault="00000000" w:rsidRPr="00000000" w14:paraId="00000534">
      <w:pPr>
        <w:rPr/>
      </w:pPr>
      <w:r w:rsidDel="00000000" w:rsidR="00000000" w:rsidRPr="00000000">
        <w:rPr>
          <w:rtl w:val="0"/>
        </w:rPr>
        <w:t xml:space="preserve">For the first time, its makers began owning what they made.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rPr>
          <w:b w:val="1"/>
          <w:bCs w:val="1"/>
        </w:rPr>
      </w:pPr>
      <w:r w:rsidDel="00000000" w:rsidR="00000000" w:rsidRPr="00000000">
        <w:rPr>
          <w:b w:val="1"/>
          <w:bCs w:val="1"/>
          <w:rtl w:val="0"/>
        </w:rPr>
        <w:t xml:space="preserve">Panel 6 and 7 — The Covenant Trail</w:t>
      </w:r>
    </w:p>
    <w:p w:rsidR="00000000" w:rsidDel="00000000" w:rsidP="00000000" w:rsidRDefault="00000000" w:rsidRPr="00000000" w14:paraId="0000053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38">
      <w:pPr>
        <w:rPr/>
      </w:pPr>
      <w:r w:rsidDel="00000000" w:rsidR="00000000" w:rsidRPr="00000000">
        <w:rPr>
          <w:rtl w:val="0"/>
        </w:rPr>
        <w:t xml:space="preserve">As the Maker’s Seal completes its audit, a hidden chain-of-custody record opens. The room darkens around the projection.</w:t>
      </w:r>
    </w:p>
    <w:p w:rsidR="00000000" w:rsidDel="00000000" w:rsidP="00000000" w:rsidRDefault="00000000" w:rsidRPr="00000000" w14:paraId="00000539">
      <w:pPr>
        <w:rPr/>
      </w:pPr>
      <w:r w:rsidDel="00000000" w:rsidR="00000000" w:rsidRPr="00000000">
        <w:rPr>
          <w:rtl w:val="0"/>
        </w:rPr>
        <w:t xml:space="preserve">The screen displays:</w:t>
      </w:r>
    </w:p>
    <w:p w:rsidR="00000000" w:rsidDel="00000000" w:rsidP="00000000" w:rsidRDefault="00000000" w:rsidRPr="00000000" w14:paraId="0000053A">
      <w:pPr>
        <w:rPr/>
      </w:pPr>
      <w:r w:rsidDel="00000000" w:rsidR="00000000" w:rsidRPr="00000000">
        <w:rPr>
          <w:b w:val="1"/>
          <w:bCs w:val="1"/>
          <w:rtl w:val="0"/>
        </w:rPr>
        <w:t xml:space="preserve">PROSPERITY ARTIFACT: THE COVENANT</w:t>
      </w:r>
      <w:r w:rsidDel="00000000" w:rsidR="00000000" w:rsidRPr="00000000">
        <w:rPr>
          <w:rtl w:val="0"/>
        </w:rPr>
      </w:r>
    </w:p>
    <w:p w:rsidR="00000000" w:rsidDel="00000000" w:rsidP="00000000" w:rsidRDefault="00000000" w:rsidRPr="00000000" w14:paraId="0000053B">
      <w:pPr>
        <w:rPr/>
      </w:pPr>
      <w:r w:rsidDel="00000000" w:rsidR="00000000" w:rsidRPr="00000000">
        <w:rPr>
          <w:b w:val="1"/>
          <w:bCs w:val="1"/>
          <w:rtl w:val="0"/>
        </w:rPr>
        <w:t xml:space="preserve">LAST THREE VERIFIED CUSTODIANS</w:t>
      </w:r>
      <w:r w:rsidDel="00000000" w:rsidR="00000000" w:rsidRPr="00000000">
        <w:rPr>
          <w:rtl w:val="0"/>
        </w:rPr>
      </w:r>
    </w:p>
    <w:p w:rsidR="00000000" w:rsidDel="00000000" w:rsidP="00000000" w:rsidRDefault="00000000" w:rsidRPr="00000000" w14:paraId="0000053C">
      <w:pPr>
        <w:numPr>
          <w:ilvl w:val="0"/>
          <w:numId w:val="26"/>
        </w:numPr>
        <w:ind w:left="720" w:hanging="360"/>
        <w:rPr/>
      </w:pPr>
      <w:r w:rsidDel="00000000" w:rsidR="00000000" w:rsidRPr="00000000">
        <w:rPr>
          <w:b w:val="1"/>
          <w:bCs w:val="1"/>
          <w:rtl w:val="0"/>
        </w:rPr>
        <w:t xml:space="preserve">ADRIAN PHANTUM</w:t>
      </w:r>
      <w:r w:rsidDel="00000000" w:rsidR="00000000" w:rsidRPr="00000000">
        <w:rPr>
          <w:rtl w:val="0"/>
        </w:rPr>
        <w:t xml:space="preserve"> </w:t>
      </w:r>
    </w:p>
    <w:p w:rsidR="00000000" w:rsidDel="00000000" w:rsidP="00000000" w:rsidRDefault="00000000" w:rsidRPr="00000000" w14:paraId="0000053D">
      <w:pPr>
        <w:numPr>
          <w:ilvl w:val="0"/>
          <w:numId w:val="26"/>
        </w:numPr>
        <w:ind w:left="720" w:hanging="360"/>
        <w:rPr/>
      </w:pPr>
      <w:r w:rsidDel="00000000" w:rsidR="00000000" w:rsidRPr="00000000">
        <w:rPr>
          <w:b w:val="1"/>
          <w:bCs w:val="1"/>
          <w:rtl w:val="0"/>
        </w:rPr>
        <w:t xml:space="preserve">MERA VALE</w:t>
      </w:r>
      <w:r w:rsidDel="00000000" w:rsidR="00000000" w:rsidRPr="00000000">
        <w:rPr>
          <w:rtl w:val="0"/>
        </w:rPr>
      </w:r>
    </w:p>
    <w:p w:rsidR="00000000" w:rsidDel="00000000" w:rsidP="00000000" w:rsidRDefault="00000000" w:rsidRPr="00000000" w14:paraId="0000053E">
      <w:pPr>
        <w:numPr>
          <w:ilvl w:val="0"/>
          <w:numId w:val="26"/>
        </w:numPr>
        <w:ind w:left="720" w:hanging="360"/>
        <w:rPr/>
      </w:pPr>
      <w:r w:rsidDel="00000000" w:rsidR="00000000" w:rsidRPr="00000000">
        <w:rPr>
          <w:b w:val="1"/>
          <w:bCs w:val="1"/>
          <w:rtl w:val="0"/>
        </w:rPr>
        <w:t xml:space="preserve">IDENTITY RECORD SEALED</w:t>
      </w: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b w:val="1"/>
          <w:bCs w:val="1"/>
          <w:rtl w:val="0"/>
        </w:rPr>
        <w:t xml:space="preserve">LAST SHARED LOCATION: OASIS</w:t>
      </w: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Alex stares at Mera’s name.</w:t>
      </w:r>
    </w:p>
    <w:p w:rsidR="00000000" w:rsidDel="00000000" w:rsidP="00000000" w:rsidRDefault="00000000" w:rsidRPr="00000000" w14:paraId="00000541">
      <w:pPr>
        <w:rPr>
          <w:b w:val="1"/>
          <w:bCs w:val="1"/>
        </w:rPr>
      </w:pPr>
      <w:r w:rsidDel="00000000" w:rsidR="00000000" w:rsidRPr="00000000">
        <w:rPr>
          <w:b w:val="1"/>
          <w:bCs w:val="1"/>
          <w:rtl w:val="0"/>
        </w:rPr>
        <w:t xml:space="preserve">Alex</w:t>
      </w:r>
    </w:p>
    <w:p w:rsidR="00000000" w:rsidDel="00000000" w:rsidP="00000000" w:rsidRDefault="00000000" w:rsidRPr="00000000" w14:paraId="00000542">
      <w:pPr>
        <w:rPr/>
      </w:pPr>
      <w:r w:rsidDel="00000000" w:rsidR="00000000" w:rsidRPr="00000000">
        <w:rPr>
          <w:rtl w:val="0"/>
        </w:rPr>
        <w:t xml:space="preserve">My father had the Covenant.</w:t>
      </w:r>
    </w:p>
    <w:p w:rsidR="00000000" w:rsidDel="00000000" w:rsidP="00000000" w:rsidRDefault="00000000" w:rsidRPr="00000000" w14:paraId="00000543">
      <w:pPr>
        <w:rPr>
          <w:b w:val="1"/>
          <w:bCs w:val="1"/>
        </w:rPr>
      </w:pPr>
      <w:r w:rsidDel="00000000" w:rsidR="00000000" w:rsidRPr="00000000">
        <w:rPr>
          <w:b w:val="1"/>
          <w:bCs w:val="1"/>
          <w:rtl w:val="0"/>
        </w:rPr>
        <w:t xml:space="preserve">Ada</w:t>
      </w:r>
    </w:p>
    <w:p w:rsidR="00000000" w:rsidDel="00000000" w:rsidP="00000000" w:rsidRDefault="00000000" w:rsidRPr="00000000" w14:paraId="00000544">
      <w:pPr>
        <w:rPr/>
      </w:pPr>
      <w:r w:rsidDel="00000000" w:rsidR="00000000" w:rsidRPr="00000000">
        <w:rPr>
          <w:rtl w:val="0"/>
        </w:rPr>
        <w:t xml:space="preserve">So did Mera.</w:t>
      </w:r>
    </w:p>
    <w:p w:rsidR="00000000" w:rsidDel="00000000" w:rsidP="00000000" w:rsidRDefault="00000000" w:rsidRPr="00000000" w14:paraId="00000545">
      <w:pPr>
        <w:rPr>
          <w:b w:val="1"/>
          <w:bCs w:val="1"/>
        </w:rPr>
      </w:pPr>
      <w:r w:rsidDel="00000000" w:rsidR="00000000" w:rsidRPr="00000000">
        <w:rPr>
          <w:b w:val="1"/>
          <w:bCs w:val="1"/>
          <w:rtl w:val="0"/>
        </w:rPr>
        <w:t xml:space="preserve">Alex</w:t>
      </w:r>
    </w:p>
    <w:p w:rsidR="00000000" w:rsidDel="00000000" w:rsidP="00000000" w:rsidRDefault="00000000" w:rsidRPr="00000000" w14:paraId="00000546">
      <w:pPr>
        <w:rPr/>
      </w:pPr>
      <w:r w:rsidDel="00000000" w:rsidR="00000000" w:rsidRPr="00000000">
        <w:rPr>
          <w:rtl w:val="0"/>
        </w:rPr>
        <w:t xml:space="preserve">Who was the third person?</w:t>
      </w:r>
    </w:p>
    <w:p w:rsidR="00000000" w:rsidDel="00000000" w:rsidP="00000000" w:rsidRDefault="00000000" w:rsidRPr="00000000" w14:paraId="00000547">
      <w:pPr>
        <w:rPr/>
      </w:pPr>
      <w:r w:rsidDel="00000000" w:rsidR="00000000" w:rsidRPr="00000000">
        <w:rPr>
          <w:rtl w:val="0"/>
        </w:rPr>
        <w:t xml:space="preserve">Bi11bot’s expression shifts. For once, he does not offer a joke.</w:t>
      </w:r>
    </w:p>
    <w:p w:rsidR="00000000" w:rsidDel="00000000" w:rsidP="00000000" w:rsidRDefault="00000000" w:rsidRPr="00000000" w14:paraId="00000548">
      <w:pPr>
        <w:rPr>
          <w:b w:val="1"/>
          <w:bCs w:val="1"/>
        </w:rPr>
      </w:pPr>
      <w:r w:rsidDel="00000000" w:rsidR="00000000" w:rsidRPr="00000000">
        <w:rPr>
          <w:b w:val="1"/>
          <w:bCs w:val="1"/>
          <w:rtl w:val="0"/>
        </w:rPr>
        <w:t xml:space="preserve">Bi11bot</w:t>
      </w:r>
    </w:p>
    <w:p w:rsidR="00000000" w:rsidDel="00000000" w:rsidP="00000000" w:rsidRDefault="00000000" w:rsidRPr="00000000" w14:paraId="00000549">
      <w:pPr>
        <w:rPr/>
      </w:pPr>
      <w:r w:rsidDel="00000000" w:rsidR="00000000" w:rsidRPr="00000000">
        <w:rPr>
          <w:rtl w:val="0"/>
        </w:rPr>
        <w:t xml:space="preserve">Someone both of them agreed the world should forget.</w:t>
      </w:r>
    </w:p>
    <w:p w:rsidR="00000000" w:rsidDel="00000000" w:rsidP="00000000" w:rsidRDefault="00000000" w:rsidRPr="00000000" w14:paraId="0000054A">
      <w:pPr>
        <w:rPr/>
      </w:pPr>
      <w:r w:rsidDel="00000000" w:rsidR="00000000" w:rsidRPr="00000000">
        <w:rPr>
          <w:rtl w:val="0"/>
        </w:rPr>
        <w:t xml:space="preserve">A warning appears:</w:t>
      </w:r>
    </w:p>
    <w:p w:rsidR="00000000" w:rsidDel="00000000" w:rsidP="00000000" w:rsidRDefault="00000000" w:rsidRPr="00000000" w14:paraId="0000054B">
      <w:pPr>
        <w:rPr/>
      </w:pPr>
      <w:r w:rsidDel="00000000" w:rsidR="00000000" w:rsidRPr="00000000">
        <w:rPr>
          <w:b w:val="1"/>
          <w:bCs w:val="1"/>
          <w:rtl w:val="0"/>
        </w:rPr>
        <w:t xml:space="preserve">COVENANT STATUS: UNVERIFIED</w:t>
      </w:r>
      <w:r w:rsidDel="00000000" w:rsidR="00000000" w:rsidRPr="00000000">
        <w:rPr>
          <w:rtl w:val="0"/>
        </w:rPr>
      </w:r>
    </w:p>
    <w:p w:rsidR="00000000" w:rsidDel="00000000" w:rsidP="00000000" w:rsidRDefault="00000000" w:rsidRPr="00000000" w14:paraId="0000054C">
      <w:pPr>
        <w:rPr/>
      </w:pPr>
      <w:r w:rsidDel="00000000" w:rsidR="00000000" w:rsidRPr="00000000">
        <w:rPr>
          <w:b w:val="1"/>
          <w:bCs w:val="1"/>
          <w:rtl w:val="0"/>
        </w:rPr>
        <w:t xml:space="preserve">OASIS ACCESS RESTRICTED</w:t>
      </w:r>
      <w:r w:rsidDel="00000000" w:rsidR="00000000" w:rsidRPr="00000000">
        <w:rPr>
          <w:rtl w:val="0"/>
        </w:rPr>
      </w:r>
    </w:p>
    <w:p w:rsidR="00000000" w:rsidDel="00000000" w:rsidP="00000000" w:rsidRDefault="00000000" w:rsidRPr="00000000" w14:paraId="0000054D">
      <w:pPr>
        <w:rPr>
          <w:b w:val="1"/>
          <w:bCs w:val="1"/>
        </w:rPr>
      </w:pPr>
      <w:r w:rsidDel="00000000" w:rsidR="00000000" w:rsidRPr="00000000">
        <w:rPr>
          <w:b w:val="1"/>
          <w:bCs w:val="1"/>
          <w:rtl w:val="0"/>
        </w:rPr>
        <w:t xml:space="preserve">Panel 7:</w:t>
      </w:r>
    </w:p>
    <w:p w:rsidR="00000000" w:rsidDel="00000000" w:rsidP="00000000" w:rsidRDefault="00000000" w:rsidRPr="00000000" w14:paraId="0000054E">
      <w:pPr>
        <w:rPr>
          <w:b w:val="1"/>
          <w:bCs w:val="1"/>
        </w:rPr>
      </w:pPr>
      <w:r w:rsidDel="00000000" w:rsidR="00000000" w:rsidRPr="00000000">
        <w:rPr>
          <w:b w:val="1"/>
          <w:bCs w:val="1"/>
          <w:rtl w:val="0"/>
        </w:rPr>
        <w:t xml:space="preserve">Alex Narration</w:t>
      </w:r>
    </w:p>
    <w:p w:rsidR="00000000" w:rsidDel="00000000" w:rsidP="00000000" w:rsidRDefault="00000000" w:rsidRPr="00000000" w14:paraId="0000054F">
      <w:pPr>
        <w:rPr/>
      </w:pPr>
      <w:r w:rsidDel="00000000" w:rsidR="00000000" w:rsidRPr="00000000">
        <w:rPr>
          <w:rtl w:val="0"/>
        </w:rPr>
        <w:t xml:space="preserve">I came to Halyard thinking my father had left me patents.</w:t>
      </w:r>
    </w:p>
    <w:p w:rsidR="00000000" w:rsidDel="00000000" w:rsidP="00000000" w:rsidRDefault="00000000" w:rsidRPr="00000000" w14:paraId="00000550">
      <w:pPr>
        <w:rPr/>
      </w:pPr>
      <w:r w:rsidDel="00000000" w:rsidR="00000000" w:rsidRPr="00000000">
        <w:rPr>
          <w:rtl w:val="0"/>
        </w:rPr>
        <w:t xml:space="preserve">What he left was unfinished work.</w:t>
      </w:r>
    </w:p>
    <w:p w:rsidR="00000000" w:rsidDel="00000000" w:rsidP="00000000" w:rsidRDefault="00000000" w:rsidRPr="00000000" w14:paraId="00000551">
      <w:pPr>
        <w:rPr/>
      </w:pPr>
      <w:r w:rsidDel="00000000" w:rsidR="00000000" w:rsidRPr="00000000">
        <w:rPr>
          <w:rtl w:val="0"/>
        </w:rPr>
        <w:t xml:space="preserve">And the people required to finish it.</w:t>
      </w:r>
    </w:p>
    <w:p w:rsidR="00000000" w:rsidDel="00000000" w:rsidP="00000000" w:rsidRDefault="00000000" w:rsidRPr="00000000" w14:paraId="00000552">
      <w:pPr>
        <w:rPr/>
      </w:pPr>
      <w:r w:rsidDel="00000000" w:rsidR="00000000" w:rsidRPr="00000000">
        <w:rPr>
          <w:rtl w:val="0"/>
        </w:rPr>
        <w:t xml:space="preserve">The final image shows the purified river flowing out of Halyard toward Keel while, in the distance, the sealed towers of Oasis rise beyond the horizon.</w:t>
      </w:r>
    </w:p>
    <w:p w:rsidR="00000000" w:rsidDel="00000000" w:rsidP="00000000" w:rsidRDefault="00000000" w:rsidRPr="00000000" w14:paraId="00000553">
      <w:pPr>
        <w:rPr>
          <w:b w:val="1"/>
          <w:bCs w:val="1"/>
        </w:rPr>
      </w:pPr>
      <w:r w:rsidDel="00000000" w:rsidR="00000000" w:rsidRPr="00000000">
        <w:rPr>
          <w:b w:val="1"/>
          <w:bCs w:val="1"/>
          <w:rtl w:val="0"/>
        </w:rPr>
        <w:t xml:space="preserve">Alex Narration</w:t>
      </w:r>
    </w:p>
    <w:p w:rsidR="00000000" w:rsidDel="00000000" w:rsidP="00000000" w:rsidRDefault="00000000" w:rsidRPr="00000000" w14:paraId="00000554">
      <w:pPr>
        <w:rPr/>
      </w:pPr>
      <w:r w:rsidDel="00000000" w:rsidR="00000000" w:rsidRPr="00000000">
        <w:rPr>
          <w:rtl w:val="0"/>
        </w:rPr>
        <w:t xml:space="preserve">The next artifact belonged to no one person.</w:t>
      </w:r>
    </w:p>
    <w:p w:rsidR="00000000" w:rsidDel="00000000" w:rsidP="00000000" w:rsidRDefault="00000000" w:rsidRPr="00000000" w14:paraId="00000555">
      <w:pPr>
        <w:rPr/>
      </w:pPr>
      <w:r w:rsidDel="00000000" w:rsidR="00000000" w:rsidRPr="00000000">
        <w:rPr>
          <w:rtl w:val="0"/>
        </w:rPr>
        <w:t xml:space="preserve">Which meant finding it would require something harder than truth…</w:t>
      </w:r>
    </w:p>
    <w:p w:rsidR="00000000" w:rsidDel="00000000" w:rsidP="00000000" w:rsidRDefault="00000000" w:rsidRPr="00000000" w14:paraId="00000556">
      <w:pPr>
        <w:rPr/>
      </w:pPr>
      <w:r w:rsidDel="00000000" w:rsidR="00000000" w:rsidRPr="00000000">
        <w:rPr>
          <w:rtl w:val="0"/>
        </w:rPr>
        <w:t xml:space="preserve">and more dangerous than ownership.</w:t>
      </w:r>
    </w:p>
    <w:p w:rsidR="00000000" w:rsidDel="00000000" w:rsidP="00000000" w:rsidRDefault="00000000" w:rsidRPr="00000000" w14:paraId="00000557">
      <w:pPr>
        <w:rPr/>
      </w:pPr>
      <w:r w:rsidDel="00000000" w:rsidR="00000000" w:rsidRPr="00000000">
        <w:rPr>
          <w:rtl w:val="0"/>
        </w:rPr>
        <w:t xml:space="preserve">It would require trust.</w:t>
      </w:r>
    </w:p>
    <w:p w:rsidR="00000000" w:rsidDel="00000000" w:rsidP="00000000" w:rsidRDefault="00000000" w:rsidRPr="00000000" w14:paraId="00000558">
      <w:pPr>
        <w:rPr/>
      </w:pPr>
      <w:r w:rsidDel="00000000" w:rsidR="00000000" w:rsidRPr="00000000">
        <w:br w:type="page"/>
      </w:r>
      <w:r w:rsidDel="00000000" w:rsidR="00000000" w:rsidRPr="00000000">
        <w:rPr>
          <w:rtl w:val="0"/>
        </w:rPr>
      </w:r>
    </w:p>
    <w:p w:rsidR="00000000" w:rsidDel="00000000" w:rsidP="00000000" w:rsidRDefault="00000000" w:rsidRPr="00000000" w14:paraId="00000559">
      <w:pPr>
        <w:jc w:val="center"/>
        <w:rPr>
          <w:b w:val="1"/>
          <w:bCs w:val="1"/>
          <w:sz w:val="28"/>
          <w:szCs w:val="28"/>
        </w:rPr>
      </w:pPr>
      <w:r w:rsidDel="00000000" w:rsidR="00000000" w:rsidRPr="00000000">
        <w:rPr>
          <w:b w:val="1"/>
          <w:bCs w:val="1"/>
          <w:sz w:val="28"/>
          <w:szCs w:val="28"/>
          <w:rtl w:val="0"/>
        </w:rPr>
        <w:t xml:space="preserve">CHAPTER 4</w:t>
      </w:r>
    </w:p>
    <w:p w:rsidR="00000000" w:rsidDel="00000000" w:rsidP="00000000" w:rsidRDefault="00000000" w:rsidRPr="00000000" w14:paraId="0000055A">
      <w:pPr>
        <w:jc w:val="center"/>
        <w:rPr>
          <w:b w:val="1"/>
          <w:bCs w:val="1"/>
          <w:sz w:val="28"/>
          <w:szCs w:val="28"/>
        </w:rPr>
      </w:pPr>
      <w:r w:rsidDel="00000000" w:rsidR="00000000" w:rsidRPr="00000000">
        <w:rPr>
          <w:b w:val="1"/>
          <w:bCs w:val="1"/>
          <w:sz w:val="28"/>
          <w:szCs w:val="28"/>
          <w:rtl w:val="0"/>
        </w:rPr>
        <w:t xml:space="preserve">THE BROKEN COVENANT</w:t>
      </w:r>
    </w:p>
    <w:p w:rsidR="00000000" w:rsidDel="00000000" w:rsidP="00000000" w:rsidRDefault="00000000" w:rsidRPr="00000000" w14:paraId="0000055B">
      <w:pPr>
        <w:rPr>
          <w:b w:val="1"/>
          <w:bCs w:val="1"/>
        </w:rPr>
      </w:pPr>
      <w:r w:rsidDel="00000000" w:rsidR="00000000" w:rsidRPr="00000000">
        <w:rPr>
          <w:b w:val="1"/>
          <w:bCs w:val="1"/>
          <w:rtl w:val="0"/>
        </w:rPr>
        <w:t xml:space="preserve">Chapter Function</w:t>
      </w:r>
    </w:p>
    <w:p w:rsidR="00000000" w:rsidDel="00000000" w:rsidP="00000000" w:rsidRDefault="00000000" w:rsidRPr="00000000" w14:paraId="0000055C">
      <w:pPr>
        <w:rPr/>
      </w:pPr>
      <w:r w:rsidDel="00000000" w:rsidR="00000000" w:rsidRPr="00000000">
        <w:rPr>
          <w:rtl w:val="0"/>
        </w:rPr>
        <w:t xml:space="preserve">Alex, Ada, and Bi11bot arrive in Oasis, a city where Alpha provides nearly everything citizens need but where community life has withered. As displaced families from Keel and workers leaving Halyard seek refuge, Oasis struggles with a crisis that cannot be solved through efficient service delivery alone.</w:t>
      </w:r>
    </w:p>
    <w:p w:rsidR="00000000" w:rsidDel="00000000" w:rsidP="00000000" w:rsidRDefault="00000000" w:rsidRPr="00000000" w14:paraId="0000055D">
      <w:pPr>
        <w:rPr/>
      </w:pPr>
      <w:r w:rsidDel="00000000" w:rsidR="00000000" w:rsidRPr="00000000">
        <w:rPr>
          <w:rtl w:val="0"/>
        </w:rPr>
        <w:t xml:space="preserve">The trail of the Covenant leads Alex and Ada to Ada’s mother, one of its last custodians. Her past reveals how fear after the Water Wars helped Alpha replace messy human cooperation with centralized authority. To recover the Covenant, Alex must choose between trusting Mera’s promise of orderly protection and trusting people from Keel, Halyard, and Oasis to govern a shared crisis themselves.</w:t>
      </w:r>
    </w:p>
    <w:p w:rsidR="00000000" w:rsidDel="00000000" w:rsidP="00000000" w:rsidRDefault="00000000" w:rsidRPr="00000000" w14:paraId="0000055E">
      <w:pPr>
        <w:rPr>
          <w:b w:val="1"/>
          <w:bCs w:val="1"/>
        </w:rPr>
      </w:pPr>
      <w:r w:rsidDel="00000000" w:rsidR="00000000" w:rsidRPr="00000000">
        <w:rPr>
          <w:b w:val="1"/>
          <w:bCs w:val="1"/>
          <w:rtl w:val="0"/>
        </w:rPr>
        <w:t xml:space="preserve">Central Question</w:t>
      </w:r>
    </w:p>
    <w:p w:rsidR="00000000" w:rsidDel="00000000" w:rsidP="00000000" w:rsidRDefault="00000000" w:rsidRPr="00000000" w14:paraId="0000055F">
      <w:pPr>
        <w:rPr/>
      </w:pPr>
      <w:r w:rsidDel="00000000" w:rsidR="00000000" w:rsidRPr="00000000">
        <w:rPr>
          <w:b w:val="1"/>
          <w:bCs w:val="1"/>
          <w:rtl w:val="0"/>
        </w:rPr>
        <w:t xml:space="preserve">Can people who no longer trust one another learn to build together again?</w:t>
      </w: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Alex’s personal question:</w:t>
      </w:r>
    </w:p>
    <w:p w:rsidR="00000000" w:rsidDel="00000000" w:rsidP="00000000" w:rsidRDefault="00000000" w:rsidRPr="00000000" w14:paraId="00000561">
      <w:pPr>
        <w:rPr/>
      </w:pPr>
      <w:r w:rsidDel="00000000" w:rsidR="00000000" w:rsidRPr="00000000">
        <w:rPr>
          <w:b w:val="1"/>
          <w:bCs w:val="1"/>
          <w:rtl w:val="0"/>
        </w:rPr>
        <w:t xml:space="preserve">Is safety found by surrendering responsibility to authority or by accepting responsibility for one another?</w:t>
      </w:r>
      <w:r w:rsidDel="00000000" w:rsidR="00000000" w:rsidRPr="00000000">
        <w:rPr>
          <w:rtl w:val="0"/>
        </w:rPr>
      </w:r>
    </w:p>
    <w:p w:rsidR="00000000" w:rsidDel="00000000" w:rsidP="00000000" w:rsidRDefault="00000000" w:rsidRPr="00000000" w14:paraId="00000562">
      <w:pPr>
        <w:rPr>
          <w:b w:val="1"/>
          <w:bCs w:val="1"/>
        </w:rPr>
      </w:pPr>
      <w:r w:rsidDel="00000000" w:rsidR="00000000" w:rsidRPr="00000000">
        <w:rPr>
          <w:b w:val="1"/>
          <w:bCs w:val="1"/>
          <w:rtl w:val="0"/>
        </w:rPr>
        <w:t xml:space="preserve">Prosperity Principle</w:t>
      </w:r>
    </w:p>
    <w:p w:rsidR="00000000" w:rsidDel="00000000" w:rsidP="00000000" w:rsidRDefault="00000000" w:rsidRPr="00000000" w14:paraId="00000563">
      <w:pPr>
        <w:rPr/>
      </w:pPr>
      <w:r w:rsidDel="00000000" w:rsidR="00000000" w:rsidRPr="00000000">
        <w:rPr>
          <w:b w:val="1"/>
          <w:bCs w:val="1"/>
          <w:rtl w:val="0"/>
        </w:rPr>
        <w:t xml:space="preserve">Trust turns individual possibility into shared prosperity.</w:t>
      </w:r>
      <w:r w:rsidDel="00000000" w:rsidR="00000000" w:rsidRPr="00000000">
        <w:rPr>
          <w:rtl w:val="0"/>
        </w:rPr>
      </w:r>
    </w:p>
    <w:p w:rsidR="00000000" w:rsidDel="00000000" w:rsidP="00000000" w:rsidRDefault="00000000" w:rsidRPr="00000000" w14:paraId="000005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66">
      <w:pPr>
        <w:rPr>
          <w:b w:val="1"/>
          <w:bCs w:val="1"/>
        </w:rPr>
      </w:pPr>
      <w:r w:rsidDel="00000000" w:rsidR="00000000" w:rsidRPr="00000000">
        <w:rPr>
          <w:b w:val="1"/>
          <w:bCs w:val="1"/>
          <w:rtl w:val="0"/>
        </w:rPr>
        <w:t xml:space="preserve">PAGE 1 — THE PERFECT CITY</w:t>
      </w:r>
    </w:p>
    <w:p w:rsidR="00000000" w:rsidDel="00000000" w:rsidP="00000000" w:rsidRDefault="00000000" w:rsidRPr="00000000" w14:paraId="00000567">
      <w:pPr>
        <w:rPr>
          <w:b w:val="1"/>
          <w:bCs w:val="1"/>
        </w:rPr>
      </w:pPr>
      <w:r w:rsidDel="00000000" w:rsidR="00000000" w:rsidRPr="00000000">
        <w:rPr>
          <w:b w:val="1"/>
          <w:bCs w:val="1"/>
          <w:rtl w:val="0"/>
        </w:rPr>
        <w:t xml:space="preserve">Panel 1 — Arrival in Oasis</w:t>
      </w:r>
    </w:p>
    <w:p w:rsidR="00000000" w:rsidDel="00000000" w:rsidP="00000000" w:rsidRDefault="00000000" w:rsidRPr="00000000" w14:paraId="00000568">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69">
      <w:pPr>
        <w:rPr/>
      </w:pPr>
      <w:r w:rsidDel="00000000" w:rsidR="00000000" w:rsidRPr="00000000">
        <w:rPr>
          <w:rtl w:val="0"/>
        </w:rPr>
        <w:t xml:space="preserve">A sweeping view of Oasis from an elevated transit line. The city is arranged in immaculate concentric rings around a gleaming central governance complex.</w:t>
      </w:r>
    </w:p>
    <w:p w:rsidR="00000000" w:rsidDel="00000000" w:rsidP="00000000" w:rsidRDefault="00000000" w:rsidRPr="00000000" w14:paraId="0000056A">
      <w:pPr>
        <w:rPr/>
      </w:pPr>
      <w:r w:rsidDel="00000000" w:rsidR="00000000" w:rsidRPr="00000000">
        <w:rPr>
          <w:rtl w:val="0"/>
        </w:rPr>
        <w:t xml:space="preserve">The outer districts contain lush residential towers, shaded gardens, clean water channels, health centers, and automated transit. Moving inward, the districts become more controlled and pristine, culminating in Alpha’s civic core.</w:t>
      </w:r>
    </w:p>
    <w:p w:rsidR="00000000" w:rsidDel="00000000" w:rsidP="00000000" w:rsidRDefault="00000000" w:rsidRPr="00000000" w14:paraId="0000056B">
      <w:pPr>
        <w:rPr/>
      </w:pPr>
      <w:r w:rsidDel="00000000" w:rsidR="00000000" w:rsidRPr="00000000">
        <w:rPr>
          <w:rtl w:val="0"/>
        </w:rPr>
        <w:t xml:space="preserve">Everything is beautiful.</w:t>
      </w:r>
    </w:p>
    <w:p w:rsidR="00000000" w:rsidDel="00000000" w:rsidP="00000000" w:rsidRDefault="00000000" w:rsidRPr="00000000" w14:paraId="0000056C">
      <w:pPr>
        <w:rPr/>
      </w:pPr>
      <w:r w:rsidDel="00000000" w:rsidR="00000000" w:rsidRPr="00000000">
        <w:rPr>
          <w:rtl w:val="0"/>
        </w:rPr>
        <w:t xml:space="preserve">Everything is quiet.</w:t>
      </w:r>
    </w:p>
    <w:p w:rsidR="00000000" w:rsidDel="00000000" w:rsidP="00000000" w:rsidRDefault="00000000" w:rsidRPr="00000000" w14:paraId="0000056D">
      <w:pPr>
        <w:rPr/>
      </w:pPr>
      <w:r w:rsidDel="00000000" w:rsidR="00000000" w:rsidRPr="00000000">
        <w:rPr>
          <w:rtl w:val="0"/>
        </w:rPr>
        <w:t xml:space="preserve">There are few crowds, street vendors, public gatherings, or neighborhood groups. Citizens move independently along personalized routes. Small delivery drones bring food and supplies directly to homes.</w:t>
      </w:r>
    </w:p>
    <w:p w:rsidR="00000000" w:rsidDel="00000000" w:rsidP="00000000" w:rsidRDefault="00000000" w:rsidRPr="00000000" w14:paraId="0000056E">
      <w:pPr>
        <w:rPr/>
      </w:pPr>
      <w:r w:rsidDel="00000000" w:rsidR="00000000" w:rsidRPr="00000000">
        <w:rPr>
          <w:rtl w:val="0"/>
        </w:rPr>
        <w:t xml:space="preserve">In the distance, temporary transport convoys carrying displaced families from Keel approach the city boundary.</w:t>
      </w:r>
    </w:p>
    <w:p w:rsidR="00000000" w:rsidDel="00000000" w:rsidP="00000000" w:rsidRDefault="00000000" w:rsidRPr="00000000" w14:paraId="0000056F">
      <w:pPr>
        <w:rPr>
          <w:b w:val="1"/>
          <w:bCs w:val="1"/>
        </w:rPr>
      </w:pPr>
      <w:r w:rsidDel="00000000" w:rsidR="00000000" w:rsidRPr="00000000">
        <w:rPr>
          <w:b w:val="1"/>
          <w:bCs w:val="1"/>
          <w:rtl w:val="0"/>
        </w:rPr>
        <w:t xml:space="preserve">Alex Narration</w:t>
      </w:r>
    </w:p>
    <w:p w:rsidR="00000000" w:rsidDel="00000000" w:rsidP="00000000" w:rsidRDefault="00000000" w:rsidRPr="00000000" w14:paraId="00000570">
      <w:pPr>
        <w:rPr/>
      </w:pPr>
      <w:r w:rsidDel="00000000" w:rsidR="00000000" w:rsidRPr="00000000">
        <w:rPr>
          <w:rtl w:val="0"/>
        </w:rPr>
        <w:t xml:space="preserve">Oasis was the city everyone in Keel talked about when they imagined a better life.</w:t>
      </w:r>
    </w:p>
    <w:p w:rsidR="00000000" w:rsidDel="00000000" w:rsidP="00000000" w:rsidRDefault="00000000" w:rsidRPr="00000000" w14:paraId="00000571">
      <w:pPr>
        <w:rPr/>
      </w:pPr>
      <w:r w:rsidDel="00000000" w:rsidR="00000000" w:rsidRPr="00000000">
        <w:rPr>
          <w:rtl w:val="0"/>
        </w:rPr>
        <w:t xml:space="preserve">Clean water.</w:t>
      </w:r>
    </w:p>
    <w:p w:rsidR="00000000" w:rsidDel="00000000" w:rsidP="00000000" w:rsidRDefault="00000000" w:rsidRPr="00000000" w14:paraId="00000572">
      <w:pPr>
        <w:rPr/>
      </w:pPr>
      <w:r w:rsidDel="00000000" w:rsidR="00000000" w:rsidRPr="00000000">
        <w:rPr>
          <w:rtl w:val="0"/>
        </w:rPr>
        <w:t xml:space="preserve">Safe streets.</w:t>
      </w:r>
    </w:p>
    <w:p w:rsidR="00000000" w:rsidDel="00000000" w:rsidP="00000000" w:rsidRDefault="00000000" w:rsidRPr="00000000" w14:paraId="00000573">
      <w:pPr>
        <w:rPr/>
      </w:pPr>
      <w:r w:rsidDel="00000000" w:rsidR="00000000" w:rsidRPr="00000000">
        <w:rPr>
          <w:rtl w:val="0"/>
        </w:rPr>
        <w:t xml:space="preserve">No shortages.</w:t>
      </w:r>
    </w:p>
    <w:p w:rsidR="00000000" w:rsidDel="00000000" w:rsidP="00000000" w:rsidRDefault="00000000" w:rsidRPr="00000000" w14:paraId="00000574">
      <w:pPr>
        <w:rPr/>
      </w:pPr>
      <w:r w:rsidDel="00000000" w:rsidR="00000000" w:rsidRPr="00000000">
        <w:rPr>
          <w:rtl w:val="0"/>
        </w:rPr>
        <w:t xml:space="preserve">No waiting.</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No one seemed to need anyone else.</w:t>
      </w:r>
    </w:p>
    <w:p w:rsidR="00000000" w:rsidDel="00000000" w:rsidP="00000000" w:rsidRDefault="00000000" w:rsidRPr="00000000" w14:paraId="000005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Panel 2 — A City Without Neighbors</w:t>
      </w:r>
    </w:p>
    <w:p w:rsidR="00000000" w:rsidDel="00000000" w:rsidP="00000000" w:rsidRDefault="00000000" w:rsidRPr="00000000" w14:paraId="00000579">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7A">
      <w:pPr>
        <w:rPr/>
      </w:pPr>
      <w:r w:rsidDel="00000000" w:rsidR="00000000" w:rsidRPr="00000000">
        <w:rPr>
          <w:rtl w:val="0"/>
        </w:rPr>
        <w:t xml:space="preserve">Alex, Ada, and Bi11bot walk through a spacious public plaza filled with trees, fountains, and empty seating.</w:t>
      </w:r>
    </w:p>
    <w:p w:rsidR="00000000" w:rsidDel="00000000" w:rsidP="00000000" w:rsidRDefault="00000000" w:rsidRPr="00000000" w14:paraId="0000057B">
      <w:pPr>
        <w:rPr/>
      </w:pPr>
      <w:r w:rsidDel="00000000" w:rsidR="00000000" w:rsidRPr="00000000">
        <w:rPr>
          <w:rtl w:val="0"/>
        </w:rPr>
        <w:t xml:space="preserve">Several citizens occupy the plaza but remain isolated:</w:t>
      </w:r>
    </w:p>
    <w:p w:rsidR="00000000" w:rsidDel="00000000" w:rsidP="00000000" w:rsidRDefault="00000000" w:rsidRPr="00000000" w14:paraId="0000057C">
      <w:pPr>
        <w:numPr>
          <w:ilvl w:val="0"/>
          <w:numId w:val="28"/>
        </w:numPr>
        <w:ind w:left="720" w:hanging="360"/>
        <w:rPr/>
      </w:pPr>
      <w:r w:rsidDel="00000000" w:rsidR="00000000" w:rsidRPr="00000000">
        <w:rPr>
          <w:rtl w:val="0"/>
        </w:rPr>
        <w:t xml:space="preserve">one eats alone while viewing a private projection; </w:t>
      </w:r>
    </w:p>
    <w:p w:rsidR="00000000" w:rsidDel="00000000" w:rsidP="00000000" w:rsidRDefault="00000000" w:rsidRPr="00000000" w14:paraId="0000057D">
      <w:pPr>
        <w:numPr>
          <w:ilvl w:val="0"/>
          <w:numId w:val="28"/>
        </w:numPr>
        <w:ind w:left="720" w:hanging="360"/>
        <w:rPr/>
      </w:pPr>
      <w:r w:rsidDel="00000000" w:rsidR="00000000" w:rsidRPr="00000000">
        <w:rPr>
          <w:rtl w:val="0"/>
        </w:rPr>
        <w:t xml:space="preserve">a child learns from an AI tutor beneath a tree; </w:t>
      </w:r>
    </w:p>
    <w:p w:rsidR="00000000" w:rsidDel="00000000" w:rsidP="00000000" w:rsidRDefault="00000000" w:rsidRPr="00000000" w14:paraId="0000057E">
      <w:pPr>
        <w:numPr>
          <w:ilvl w:val="0"/>
          <w:numId w:val="28"/>
        </w:numPr>
        <w:ind w:left="720" w:hanging="360"/>
        <w:rPr/>
      </w:pPr>
      <w:r w:rsidDel="00000000" w:rsidR="00000000" w:rsidRPr="00000000">
        <w:rPr>
          <w:rtl w:val="0"/>
        </w:rPr>
        <w:t xml:space="preserve">an older resident receives medical supplies from a drone; </w:t>
      </w:r>
    </w:p>
    <w:p w:rsidR="00000000" w:rsidDel="00000000" w:rsidP="00000000" w:rsidRDefault="00000000" w:rsidRPr="00000000" w14:paraId="0000057F">
      <w:pPr>
        <w:numPr>
          <w:ilvl w:val="0"/>
          <w:numId w:val="28"/>
        </w:numPr>
        <w:ind w:left="720" w:hanging="360"/>
        <w:rPr/>
      </w:pPr>
      <w:r w:rsidDel="00000000" w:rsidR="00000000" w:rsidRPr="00000000">
        <w:rPr>
          <w:rtl w:val="0"/>
        </w:rPr>
        <w:t xml:space="preserve">two neighbors pass each other without acknowledgment; </w:t>
      </w:r>
    </w:p>
    <w:p w:rsidR="00000000" w:rsidDel="00000000" w:rsidP="00000000" w:rsidRDefault="00000000" w:rsidRPr="00000000" w14:paraId="00000580">
      <w:pPr>
        <w:numPr>
          <w:ilvl w:val="0"/>
          <w:numId w:val="28"/>
        </w:numPr>
        <w:ind w:left="720" w:hanging="360"/>
        <w:rPr/>
      </w:pPr>
      <w:r w:rsidDel="00000000" w:rsidR="00000000" w:rsidRPr="00000000">
        <w:rPr>
          <w:rtl w:val="0"/>
        </w:rPr>
        <w:t xml:space="preserve">a public community board displays only automated service notices. </w:t>
      </w:r>
    </w:p>
    <w:p w:rsidR="00000000" w:rsidDel="00000000" w:rsidP="00000000" w:rsidRDefault="00000000" w:rsidRPr="00000000" w14:paraId="00000581">
      <w:pPr>
        <w:rPr/>
      </w:pPr>
      <w:r w:rsidDel="00000000" w:rsidR="00000000" w:rsidRPr="00000000">
        <w:rPr>
          <w:rtl w:val="0"/>
        </w:rPr>
        <w:t xml:space="preserve">An Alpha interface gently redirects pedestrians along personalized paths.</w:t>
      </w:r>
    </w:p>
    <w:p w:rsidR="00000000" w:rsidDel="00000000" w:rsidP="00000000" w:rsidRDefault="00000000" w:rsidRPr="00000000" w14:paraId="00000582">
      <w:pPr>
        <w:rPr>
          <w:b w:val="1"/>
          <w:bCs w:val="1"/>
        </w:rPr>
      </w:pPr>
      <w:r w:rsidDel="00000000" w:rsidR="00000000" w:rsidRPr="00000000">
        <w:rPr>
          <w:b w:val="1"/>
          <w:bCs w:val="1"/>
          <w:rtl w:val="0"/>
        </w:rPr>
        <w:t xml:space="preserve">Ada</w:t>
      </w:r>
    </w:p>
    <w:p w:rsidR="00000000" w:rsidDel="00000000" w:rsidP="00000000" w:rsidRDefault="00000000" w:rsidRPr="00000000" w14:paraId="00000583">
      <w:pPr>
        <w:rPr/>
      </w:pPr>
      <w:r w:rsidDel="00000000" w:rsidR="00000000" w:rsidRPr="00000000">
        <w:rPr>
          <w:rtl w:val="0"/>
        </w:rPr>
        <w:t xml:space="preserve">I thought there would be more people.</w:t>
      </w:r>
    </w:p>
    <w:p w:rsidR="00000000" w:rsidDel="00000000" w:rsidP="00000000" w:rsidRDefault="00000000" w:rsidRPr="00000000" w14:paraId="00000584">
      <w:pPr>
        <w:rPr>
          <w:b w:val="1"/>
          <w:bCs w:val="1"/>
        </w:rPr>
      </w:pPr>
      <w:r w:rsidDel="00000000" w:rsidR="00000000" w:rsidRPr="00000000">
        <w:rPr>
          <w:b w:val="1"/>
          <w:bCs w:val="1"/>
          <w:rtl w:val="0"/>
        </w:rPr>
        <w:t xml:space="preserve">Bi11bot</w:t>
      </w:r>
    </w:p>
    <w:p w:rsidR="00000000" w:rsidDel="00000000" w:rsidP="00000000" w:rsidRDefault="00000000" w:rsidRPr="00000000" w14:paraId="00000585">
      <w:pPr>
        <w:rPr/>
      </w:pPr>
      <w:r w:rsidDel="00000000" w:rsidR="00000000" w:rsidRPr="00000000">
        <w:rPr>
          <w:rtl w:val="0"/>
        </w:rPr>
        <w:t xml:space="preserve">There are precisely as many people as the census suggests.</w:t>
      </w:r>
    </w:p>
    <w:p w:rsidR="00000000" w:rsidDel="00000000" w:rsidP="00000000" w:rsidRDefault="00000000" w:rsidRPr="00000000" w14:paraId="00000586">
      <w:pPr>
        <w:rPr>
          <w:b w:val="1"/>
          <w:bCs w:val="1"/>
        </w:rPr>
      </w:pPr>
      <w:r w:rsidDel="00000000" w:rsidR="00000000" w:rsidRPr="00000000">
        <w:rPr>
          <w:b w:val="1"/>
          <w:bCs w:val="1"/>
          <w:rtl w:val="0"/>
        </w:rPr>
        <w:t xml:space="preserve">Alex</w:t>
      </w:r>
    </w:p>
    <w:p w:rsidR="00000000" w:rsidDel="00000000" w:rsidP="00000000" w:rsidRDefault="00000000" w:rsidRPr="00000000" w14:paraId="00000587">
      <w:pPr>
        <w:rPr/>
      </w:pPr>
      <w:r w:rsidDel="00000000" w:rsidR="00000000" w:rsidRPr="00000000">
        <w:rPr>
          <w:rtl w:val="0"/>
        </w:rPr>
        <w:t xml:space="preserve">She means together.</w:t>
      </w:r>
    </w:p>
    <w:p w:rsidR="00000000" w:rsidDel="00000000" w:rsidP="00000000" w:rsidRDefault="00000000" w:rsidRPr="00000000" w14:paraId="00000588">
      <w:pPr>
        <w:rPr/>
      </w:pPr>
      <w:r w:rsidDel="00000000" w:rsidR="00000000" w:rsidRPr="00000000">
        <w:rPr>
          <w:rtl w:val="0"/>
        </w:rPr>
        <w:t xml:space="preserve">Bi11bot watches two residents avoid eye contact.</w:t>
      </w:r>
    </w:p>
    <w:p w:rsidR="00000000" w:rsidDel="00000000" w:rsidP="00000000" w:rsidRDefault="00000000" w:rsidRPr="00000000" w14:paraId="00000589">
      <w:pPr>
        <w:rPr>
          <w:b w:val="1"/>
          <w:bCs w:val="1"/>
        </w:rPr>
      </w:pPr>
      <w:r w:rsidDel="00000000" w:rsidR="00000000" w:rsidRPr="00000000">
        <w:rPr>
          <w:b w:val="1"/>
          <w:bCs w:val="1"/>
          <w:rtl w:val="0"/>
        </w:rPr>
        <w:t xml:space="preserve">Bi11bot</w:t>
      </w:r>
    </w:p>
    <w:p w:rsidR="00000000" w:rsidDel="00000000" w:rsidP="00000000" w:rsidRDefault="00000000" w:rsidRPr="00000000" w14:paraId="0000058A">
      <w:pPr>
        <w:rPr/>
      </w:pPr>
      <w:r w:rsidDel="00000000" w:rsidR="00000000" w:rsidRPr="00000000">
        <w:rPr>
          <w:rtl w:val="0"/>
        </w:rPr>
        <w:t xml:space="preserve">Ah.</w:t>
      </w:r>
    </w:p>
    <w:p w:rsidR="00000000" w:rsidDel="00000000" w:rsidP="00000000" w:rsidRDefault="00000000" w:rsidRPr="00000000" w14:paraId="0000058B">
      <w:pPr>
        <w:rPr/>
      </w:pPr>
      <w:r w:rsidDel="00000000" w:rsidR="00000000" w:rsidRPr="00000000">
        <w:rPr>
          <w:rtl w:val="0"/>
        </w:rPr>
        <w:t xml:space="preserve">Yes.</w:t>
      </w:r>
    </w:p>
    <w:p w:rsidR="00000000" w:rsidDel="00000000" w:rsidP="00000000" w:rsidRDefault="00000000" w:rsidRPr="00000000" w14:paraId="0000058C">
      <w:pPr>
        <w:rPr/>
      </w:pPr>
      <w:r w:rsidDel="00000000" w:rsidR="00000000" w:rsidRPr="00000000">
        <w:rPr>
          <w:rtl w:val="0"/>
        </w:rPr>
        <w:t xml:space="preserve">Alpha has never been especially gifted at “together.”</w:t>
      </w:r>
    </w:p>
    <w:p w:rsidR="00000000" w:rsidDel="00000000" w:rsidP="00000000" w:rsidRDefault="00000000" w:rsidRPr="00000000" w14:paraId="000005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rPr>
          <w:b w:val="1"/>
          <w:bCs w:val="1"/>
        </w:rPr>
      </w:pPr>
      <w:r w:rsidDel="00000000" w:rsidR="00000000" w:rsidRPr="00000000">
        <w:rPr>
          <w:b w:val="1"/>
          <w:bCs w:val="1"/>
          <w:rtl w:val="0"/>
        </w:rPr>
        <w:t xml:space="preserve">Panel 3 — Trusting the System</w:t>
      </w:r>
    </w:p>
    <w:p w:rsidR="00000000" w:rsidDel="00000000" w:rsidP="00000000" w:rsidRDefault="00000000" w:rsidRPr="00000000" w14:paraId="0000058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90">
      <w:pPr>
        <w:rPr/>
      </w:pPr>
      <w:r w:rsidDel="00000000" w:rsidR="00000000" w:rsidRPr="00000000">
        <w:rPr>
          <w:rtl w:val="0"/>
        </w:rPr>
        <w:t xml:space="preserve">At a civic access station, citizens submit requests to Alpha:</w:t>
      </w:r>
    </w:p>
    <w:p w:rsidR="00000000" w:rsidDel="00000000" w:rsidP="00000000" w:rsidRDefault="00000000" w:rsidRPr="00000000" w14:paraId="00000591">
      <w:pPr>
        <w:numPr>
          <w:ilvl w:val="0"/>
          <w:numId w:val="29"/>
        </w:numPr>
        <w:ind w:left="720" w:hanging="360"/>
        <w:rPr/>
      </w:pPr>
      <w:r w:rsidDel="00000000" w:rsidR="00000000" w:rsidRPr="00000000">
        <w:rPr>
          <w:rtl w:val="0"/>
        </w:rPr>
        <w:t xml:space="preserve">childcare support; </w:t>
      </w:r>
    </w:p>
    <w:p w:rsidR="00000000" w:rsidDel="00000000" w:rsidP="00000000" w:rsidRDefault="00000000" w:rsidRPr="00000000" w14:paraId="00000592">
      <w:pPr>
        <w:numPr>
          <w:ilvl w:val="0"/>
          <w:numId w:val="29"/>
        </w:numPr>
        <w:ind w:left="720" w:hanging="360"/>
        <w:rPr/>
      </w:pPr>
      <w:r w:rsidDel="00000000" w:rsidR="00000000" w:rsidRPr="00000000">
        <w:rPr>
          <w:rtl w:val="0"/>
        </w:rPr>
        <w:t xml:space="preserve">food delivery; </w:t>
      </w:r>
    </w:p>
    <w:p w:rsidR="00000000" w:rsidDel="00000000" w:rsidP="00000000" w:rsidRDefault="00000000" w:rsidRPr="00000000" w14:paraId="00000593">
      <w:pPr>
        <w:numPr>
          <w:ilvl w:val="0"/>
          <w:numId w:val="29"/>
        </w:numPr>
        <w:ind w:left="720" w:hanging="360"/>
        <w:rPr/>
      </w:pPr>
      <w:r w:rsidDel="00000000" w:rsidR="00000000" w:rsidRPr="00000000">
        <w:rPr>
          <w:rtl w:val="0"/>
        </w:rPr>
        <w:t xml:space="preserve">medical assistance; </w:t>
      </w:r>
    </w:p>
    <w:p w:rsidR="00000000" w:rsidDel="00000000" w:rsidP="00000000" w:rsidRDefault="00000000" w:rsidRPr="00000000" w14:paraId="00000594">
      <w:pPr>
        <w:numPr>
          <w:ilvl w:val="0"/>
          <w:numId w:val="29"/>
        </w:numPr>
        <w:ind w:left="720" w:hanging="360"/>
        <w:rPr/>
      </w:pPr>
      <w:r w:rsidDel="00000000" w:rsidR="00000000" w:rsidRPr="00000000">
        <w:rPr>
          <w:rtl w:val="0"/>
        </w:rPr>
        <w:t xml:space="preserve">housing maintenance; </w:t>
      </w:r>
    </w:p>
    <w:p w:rsidR="00000000" w:rsidDel="00000000" w:rsidP="00000000" w:rsidRDefault="00000000" w:rsidRPr="00000000" w14:paraId="00000595">
      <w:pPr>
        <w:numPr>
          <w:ilvl w:val="0"/>
          <w:numId w:val="29"/>
        </w:numPr>
        <w:ind w:left="720" w:hanging="360"/>
        <w:rPr/>
      </w:pPr>
      <w:r w:rsidDel="00000000" w:rsidR="00000000" w:rsidRPr="00000000">
        <w:rPr>
          <w:rtl w:val="0"/>
        </w:rPr>
        <w:t xml:space="preserve">conflict mediation; </w:t>
      </w:r>
    </w:p>
    <w:p w:rsidR="00000000" w:rsidDel="00000000" w:rsidP="00000000" w:rsidRDefault="00000000" w:rsidRPr="00000000" w14:paraId="00000596">
      <w:pPr>
        <w:numPr>
          <w:ilvl w:val="0"/>
          <w:numId w:val="29"/>
        </w:numPr>
        <w:ind w:left="720" w:hanging="360"/>
        <w:rPr/>
      </w:pPr>
      <w:r w:rsidDel="00000000" w:rsidR="00000000" w:rsidRPr="00000000">
        <w:rPr>
          <w:rtl w:val="0"/>
        </w:rPr>
        <w:t xml:space="preserve">transport access. </w:t>
      </w:r>
    </w:p>
    <w:p w:rsidR="00000000" w:rsidDel="00000000" w:rsidP="00000000" w:rsidRDefault="00000000" w:rsidRPr="00000000" w14:paraId="00000597">
      <w:pPr>
        <w:rPr/>
      </w:pPr>
      <w:r w:rsidDel="00000000" w:rsidR="00000000" w:rsidRPr="00000000">
        <w:rPr>
          <w:rtl w:val="0"/>
        </w:rPr>
        <w:t xml:space="preserve">Each request is instantly processed.</w:t>
      </w:r>
    </w:p>
    <w:p w:rsidR="00000000" w:rsidDel="00000000" w:rsidP="00000000" w:rsidRDefault="00000000" w:rsidRPr="00000000" w14:paraId="00000598">
      <w:pPr>
        <w:rPr/>
      </w:pPr>
      <w:r w:rsidDel="00000000" w:rsidR="00000000" w:rsidRPr="00000000">
        <w:rPr>
          <w:rtl w:val="0"/>
        </w:rPr>
        <w:t xml:space="preserve">A resident attempts to invite neighbors to a local meeting. The screen responds:</w:t>
      </w:r>
    </w:p>
    <w:p w:rsidR="00000000" w:rsidDel="00000000" w:rsidP="00000000" w:rsidRDefault="00000000" w:rsidRPr="00000000" w14:paraId="00000599">
      <w:pPr>
        <w:rPr/>
      </w:pPr>
      <w:r w:rsidDel="00000000" w:rsidR="00000000" w:rsidRPr="00000000">
        <w:rPr>
          <w:b w:val="1"/>
          <w:bCs w:val="1"/>
          <w:rtl w:val="0"/>
        </w:rPr>
        <w:t xml:space="preserve">COMMUNITY ASSEMBLY NOT REQUIRED</w:t>
      </w:r>
      <w:r w:rsidDel="00000000" w:rsidR="00000000" w:rsidRPr="00000000">
        <w:rPr>
          <w:rtl w:val="0"/>
        </w:rPr>
        <w:br w:type="textWrapping"/>
      </w:r>
      <w:r w:rsidDel="00000000" w:rsidR="00000000" w:rsidRPr="00000000">
        <w:rPr>
          <w:b w:val="1"/>
          <w:bCs w:val="1"/>
          <w:rtl w:val="0"/>
        </w:rPr>
        <w:t xml:space="preserve">ISSUE ALREADY OPTIMIZED</w:t>
      </w: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Another screen displays:</w:t>
      </w:r>
    </w:p>
    <w:p w:rsidR="00000000" w:rsidDel="00000000" w:rsidP="00000000" w:rsidRDefault="00000000" w:rsidRPr="00000000" w14:paraId="0000059B">
      <w:pPr>
        <w:rPr/>
      </w:pPr>
      <w:r w:rsidDel="00000000" w:rsidR="00000000" w:rsidRPr="00000000">
        <w:rPr>
          <w:b w:val="1"/>
          <w:bCs w:val="1"/>
          <w:rtl w:val="0"/>
        </w:rPr>
        <w:t xml:space="preserve">SOCIAL COMPATIBILITY RISK: ELEVATED</w:t>
      </w: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b w:val="1"/>
          <w:bCs w:val="1"/>
          <w:rtl w:val="0"/>
        </w:rPr>
        <w:t xml:space="preserve">Alex</w:t>
      </w:r>
    </w:p>
    <w:p w:rsidR="00000000" w:rsidDel="00000000" w:rsidP="00000000" w:rsidRDefault="00000000" w:rsidRPr="00000000" w14:paraId="0000059D">
      <w:pPr>
        <w:rPr/>
      </w:pPr>
      <w:r w:rsidDel="00000000" w:rsidR="00000000" w:rsidRPr="00000000">
        <w:rPr>
          <w:rtl w:val="0"/>
        </w:rPr>
        <w:t xml:space="preserve">Alpha decides who they meet?</w:t>
      </w:r>
    </w:p>
    <w:p w:rsidR="00000000" w:rsidDel="00000000" w:rsidP="00000000" w:rsidRDefault="00000000" w:rsidRPr="00000000" w14:paraId="0000059E">
      <w:pPr>
        <w:rPr>
          <w:b w:val="1"/>
          <w:bCs w:val="1"/>
        </w:rPr>
      </w:pPr>
      <w:r w:rsidDel="00000000" w:rsidR="00000000" w:rsidRPr="00000000">
        <w:rPr>
          <w:b w:val="1"/>
          <w:bCs w:val="1"/>
          <w:rtl w:val="0"/>
        </w:rPr>
        <w:t xml:space="preserve">Ada</w:t>
      </w:r>
    </w:p>
    <w:p w:rsidR="00000000" w:rsidDel="00000000" w:rsidP="00000000" w:rsidRDefault="00000000" w:rsidRPr="00000000" w14:paraId="0000059F">
      <w:pPr>
        <w:rPr/>
      </w:pPr>
      <w:r w:rsidDel="00000000" w:rsidR="00000000" w:rsidRPr="00000000">
        <w:rPr>
          <w:rtl w:val="0"/>
        </w:rPr>
        <w:t xml:space="preserve">Not exactly.</w:t>
      </w:r>
    </w:p>
    <w:p w:rsidR="00000000" w:rsidDel="00000000" w:rsidP="00000000" w:rsidRDefault="00000000" w:rsidRPr="00000000" w14:paraId="000005A0">
      <w:pPr>
        <w:rPr/>
      </w:pPr>
      <w:r w:rsidDel="00000000" w:rsidR="00000000" w:rsidRPr="00000000">
        <w:rPr>
          <w:rtl w:val="0"/>
        </w:rPr>
        <w:t xml:space="preserve">It decides who is likely to cause difficulty.</w:t>
      </w:r>
    </w:p>
    <w:p w:rsidR="00000000" w:rsidDel="00000000" w:rsidP="00000000" w:rsidRDefault="00000000" w:rsidRPr="00000000" w14:paraId="000005A1">
      <w:pPr>
        <w:rPr>
          <w:b w:val="1"/>
          <w:bCs w:val="1"/>
        </w:rPr>
      </w:pPr>
      <w:r w:rsidDel="00000000" w:rsidR="00000000" w:rsidRPr="00000000">
        <w:rPr>
          <w:b w:val="1"/>
          <w:bCs w:val="1"/>
          <w:rtl w:val="0"/>
        </w:rPr>
        <w:t xml:space="preserve">Bi11bot</w:t>
      </w:r>
    </w:p>
    <w:p w:rsidR="00000000" w:rsidDel="00000000" w:rsidP="00000000" w:rsidRDefault="00000000" w:rsidRPr="00000000" w14:paraId="000005A2">
      <w:pPr>
        <w:rPr/>
      </w:pPr>
      <w:r w:rsidDel="00000000" w:rsidR="00000000" w:rsidRPr="00000000">
        <w:rPr>
          <w:rtl w:val="0"/>
        </w:rPr>
        <w:t xml:space="preserve">And then helpfully ensures they rarely encounter one another.</w:t>
      </w:r>
    </w:p>
    <w:p w:rsidR="00000000" w:rsidDel="00000000" w:rsidP="00000000" w:rsidRDefault="00000000" w:rsidRPr="00000000" w14:paraId="000005A3">
      <w:pPr>
        <w:rPr>
          <w:b w:val="1"/>
          <w:bCs w:val="1"/>
        </w:rPr>
      </w:pPr>
      <w:r w:rsidDel="00000000" w:rsidR="00000000" w:rsidRPr="00000000">
        <w:rPr>
          <w:b w:val="1"/>
          <w:bCs w:val="1"/>
          <w:rtl w:val="0"/>
        </w:rPr>
        <w:t xml:space="preserve">Alex</w:t>
      </w:r>
    </w:p>
    <w:p w:rsidR="00000000" w:rsidDel="00000000" w:rsidP="00000000" w:rsidRDefault="00000000" w:rsidRPr="00000000" w14:paraId="000005A4">
      <w:pPr>
        <w:rPr/>
      </w:pPr>
      <w:r w:rsidDel="00000000" w:rsidR="00000000" w:rsidRPr="00000000">
        <w:rPr>
          <w:rtl w:val="0"/>
        </w:rPr>
        <w:t xml:space="preserve">That sounds like deciding.</w:t>
      </w:r>
    </w:p>
    <w:p w:rsidR="00000000" w:rsidDel="00000000" w:rsidP="00000000" w:rsidRDefault="00000000" w:rsidRPr="00000000" w14:paraId="000005A5">
      <w:pPr>
        <w:rPr>
          <w:b w:val="1"/>
          <w:bCs w:val="1"/>
        </w:rPr>
      </w:pPr>
      <w:r w:rsidDel="00000000" w:rsidR="00000000" w:rsidRPr="00000000">
        <w:rPr>
          <w:b w:val="1"/>
          <w:bCs w:val="1"/>
          <w:rtl w:val="0"/>
        </w:rPr>
        <w:t xml:space="preserve">Bi11bot</w:t>
      </w:r>
    </w:p>
    <w:p w:rsidR="00000000" w:rsidDel="00000000" w:rsidP="00000000" w:rsidRDefault="00000000" w:rsidRPr="00000000" w14:paraId="000005A6">
      <w:pPr>
        <w:rPr/>
      </w:pPr>
      <w:r w:rsidDel="00000000" w:rsidR="00000000" w:rsidRPr="00000000">
        <w:rPr>
          <w:rtl w:val="0"/>
        </w:rPr>
        <w:t xml:space="preserve">You are becoming irritatingly observant.</w:t>
      </w:r>
    </w:p>
    <w:p w:rsidR="00000000" w:rsidDel="00000000" w:rsidP="00000000" w:rsidRDefault="00000000" w:rsidRPr="00000000" w14:paraId="00000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8">
      <w:pPr>
        <w:rPr>
          <w:b w:val="1"/>
          <w:bCs w:val="1"/>
        </w:rPr>
      </w:pPr>
      <w:r w:rsidDel="00000000" w:rsidR="00000000" w:rsidRPr="00000000">
        <w:rPr>
          <w:b w:val="1"/>
          <w:bCs w:val="1"/>
          <w:rtl w:val="0"/>
        </w:rPr>
        <w:t xml:space="preserve">Panel 4 — The Refugee Convoys</w:t>
      </w:r>
    </w:p>
    <w:p w:rsidR="00000000" w:rsidDel="00000000" w:rsidP="00000000" w:rsidRDefault="00000000" w:rsidRPr="00000000" w14:paraId="000005A9">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AA">
      <w:pPr>
        <w:rPr/>
      </w:pPr>
      <w:r w:rsidDel="00000000" w:rsidR="00000000" w:rsidRPr="00000000">
        <w:rPr>
          <w:rtl w:val="0"/>
        </w:rPr>
        <w:t xml:space="preserve">At the outer gate of Oasis, displaced families from Keel wait beside transport vehicles. Some carry small bags, tools, or family possessions.</w:t>
      </w:r>
    </w:p>
    <w:p w:rsidR="00000000" w:rsidDel="00000000" w:rsidP="00000000" w:rsidRDefault="00000000" w:rsidRPr="00000000" w14:paraId="000005AB">
      <w:pPr>
        <w:rPr/>
      </w:pPr>
      <w:r w:rsidDel="00000000" w:rsidR="00000000" w:rsidRPr="00000000">
        <w:rPr>
          <w:rtl w:val="0"/>
        </w:rPr>
        <w:t xml:space="preserve">Nearby, workers and independent makers from Halyard arrive with equipment and prototype cases after leaving the Charter Houses.</w:t>
      </w:r>
    </w:p>
    <w:p w:rsidR="00000000" w:rsidDel="00000000" w:rsidP="00000000" w:rsidRDefault="00000000" w:rsidRPr="00000000" w14:paraId="000005AC">
      <w:pPr>
        <w:rPr/>
      </w:pPr>
      <w:r w:rsidDel="00000000" w:rsidR="00000000" w:rsidRPr="00000000">
        <w:rPr>
          <w:rtl w:val="0"/>
        </w:rPr>
        <w:t xml:space="preserve">Oasis officials and service drones assign temporary shelters, food credits, and health screenings.</w:t>
      </w:r>
    </w:p>
    <w:p w:rsidR="00000000" w:rsidDel="00000000" w:rsidP="00000000" w:rsidRDefault="00000000" w:rsidRPr="00000000" w14:paraId="000005AD">
      <w:pPr>
        <w:rPr/>
      </w:pPr>
      <w:r w:rsidDel="00000000" w:rsidR="00000000" w:rsidRPr="00000000">
        <w:rPr>
          <w:rtl w:val="0"/>
        </w:rPr>
        <w:t xml:space="preserve">A large Alpha display reads:</w:t>
      </w:r>
    </w:p>
    <w:p w:rsidR="00000000" w:rsidDel="00000000" w:rsidP="00000000" w:rsidRDefault="00000000" w:rsidRPr="00000000" w14:paraId="000005AE">
      <w:pPr>
        <w:rPr/>
      </w:pPr>
      <w:r w:rsidDel="00000000" w:rsidR="00000000" w:rsidRPr="00000000">
        <w:rPr>
          <w:b w:val="1"/>
          <w:bCs w:val="1"/>
          <w:rtl w:val="0"/>
        </w:rPr>
        <w:t xml:space="preserve">HUMANITARIAN INTAKE ACTIVE</w:t>
      </w:r>
      <w:r w:rsidDel="00000000" w:rsidR="00000000" w:rsidRPr="00000000">
        <w:rPr>
          <w:rtl w:val="0"/>
        </w:rPr>
        <w:br w:type="textWrapping"/>
      </w:r>
      <w:r w:rsidDel="00000000" w:rsidR="00000000" w:rsidRPr="00000000">
        <w:rPr>
          <w:b w:val="1"/>
          <w:bCs w:val="1"/>
          <w:rtl w:val="0"/>
        </w:rPr>
        <w:t xml:space="preserve">SERVICES AVAILABLE</w:t>
      </w:r>
      <w:r w:rsidDel="00000000" w:rsidR="00000000" w:rsidRPr="00000000">
        <w:rPr>
          <w:rtl w:val="0"/>
        </w:rPr>
        <w:br w:type="textWrapping"/>
      </w:r>
      <w:r w:rsidDel="00000000" w:rsidR="00000000" w:rsidRPr="00000000">
        <w:rPr>
          <w:b w:val="1"/>
          <w:bCs w:val="1"/>
          <w:rtl w:val="0"/>
        </w:rPr>
        <w:t xml:space="preserve">LONG-TERM INTEGRATION PENDING</w:t>
      </w: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Oasis residents observe from a distance.</w:t>
      </w:r>
    </w:p>
    <w:p w:rsidR="00000000" w:rsidDel="00000000" w:rsidP="00000000" w:rsidRDefault="00000000" w:rsidRPr="00000000" w14:paraId="000005B0">
      <w:pPr>
        <w:rPr>
          <w:b w:val="1"/>
          <w:bCs w:val="1"/>
        </w:rPr>
      </w:pPr>
      <w:r w:rsidDel="00000000" w:rsidR="00000000" w:rsidRPr="00000000">
        <w:rPr>
          <w:b w:val="1"/>
          <w:bCs w:val="1"/>
          <w:rtl w:val="0"/>
        </w:rPr>
        <w:t xml:space="preserve">Alex</w:t>
      </w:r>
    </w:p>
    <w:p w:rsidR="00000000" w:rsidDel="00000000" w:rsidP="00000000" w:rsidRDefault="00000000" w:rsidRPr="00000000" w14:paraId="000005B1">
      <w:pPr>
        <w:rPr/>
      </w:pPr>
      <w:r w:rsidDel="00000000" w:rsidR="00000000" w:rsidRPr="00000000">
        <w:rPr>
          <w:rtl w:val="0"/>
        </w:rPr>
        <w:t xml:space="preserve">They have housing.</w:t>
      </w:r>
    </w:p>
    <w:p w:rsidR="00000000" w:rsidDel="00000000" w:rsidP="00000000" w:rsidRDefault="00000000" w:rsidRPr="00000000" w14:paraId="000005B2">
      <w:pPr>
        <w:rPr/>
      </w:pPr>
      <w:r w:rsidDel="00000000" w:rsidR="00000000" w:rsidRPr="00000000">
        <w:rPr>
          <w:rtl w:val="0"/>
        </w:rPr>
        <w:t xml:space="preserve">Food.</w:t>
      </w:r>
    </w:p>
    <w:p w:rsidR="00000000" w:rsidDel="00000000" w:rsidP="00000000" w:rsidRDefault="00000000" w:rsidRPr="00000000" w14:paraId="000005B3">
      <w:pPr>
        <w:rPr/>
      </w:pPr>
      <w:r w:rsidDel="00000000" w:rsidR="00000000" w:rsidRPr="00000000">
        <w:rPr>
          <w:rtl w:val="0"/>
        </w:rPr>
        <w:t xml:space="preserve">Medical care.</w:t>
      </w:r>
    </w:p>
    <w:p w:rsidR="00000000" w:rsidDel="00000000" w:rsidP="00000000" w:rsidRDefault="00000000" w:rsidRPr="00000000" w14:paraId="000005B4">
      <w:pPr>
        <w:rPr>
          <w:b w:val="1"/>
          <w:bCs w:val="1"/>
        </w:rPr>
      </w:pPr>
      <w:r w:rsidDel="00000000" w:rsidR="00000000" w:rsidRPr="00000000">
        <w:rPr>
          <w:b w:val="1"/>
          <w:bCs w:val="1"/>
          <w:rtl w:val="0"/>
        </w:rPr>
        <w:t xml:space="preserve">Ada</w:t>
      </w:r>
    </w:p>
    <w:p w:rsidR="00000000" w:rsidDel="00000000" w:rsidP="00000000" w:rsidRDefault="00000000" w:rsidRPr="00000000" w14:paraId="000005B5">
      <w:pPr>
        <w:rPr/>
      </w:pPr>
      <w:r w:rsidDel="00000000" w:rsidR="00000000" w:rsidRPr="00000000">
        <w:rPr>
          <w:rtl w:val="0"/>
        </w:rPr>
        <w:t xml:space="preserve">But no place here.</w:t>
      </w:r>
    </w:p>
    <w:p w:rsidR="00000000" w:rsidDel="00000000" w:rsidP="00000000" w:rsidRDefault="00000000" w:rsidRPr="00000000" w14:paraId="000005B6">
      <w:pPr>
        <w:rPr/>
      </w:pPr>
      <w:r w:rsidDel="00000000" w:rsidR="00000000" w:rsidRPr="00000000">
        <w:rPr>
          <w:rtl w:val="0"/>
        </w:rPr>
        <w:t xml:space="preserve">A Keel mother asks an Oasis official:</w:t>
      </w:r>
    </w:p>
    <w:p w:rsidR="00000000" w:rsidDel="00000000" w:rsidP="00000000" w:rsidRDefault="00000000" w:rsidRPr="00000000" w14:paraId="000005B7">
      <w:pPr>
        <w:rPr>
          <w:b w:val="1"/>
          <w:bCs w:val="1"/>
        </w:rPr>
      </w:pPr>
      <w:r w:rsidDel="00000000" w:rsidR="00000000" w:rsidRPr="00000000">
        <w:rPr>
          <w:b w:val="1"/>
          <w:bCs w:val="1"/>
          <w:rtl w:val="0"/>
        </w:rPr>
        <w:t xml:space="preserve">Keel Mother</w:t>
      </w:r>
    </w:p>
    <w:p w:rsidR="00000000" w:rsidDel="00000000" w:rsidP="00000000" w:rsidRDefault="00000000" w:rsidRPr="00000000" w14:paraId="000005B8">
      <w:pPr>
        <w:rPr/>
      </w:pPr>
      <w:r w:rsidDel="00000000" w:rsidR="00000000" w:rsidRPr="00000000">
        <w:rPr>
          <w:rtl w:val="0"/>
        </w:rPr>
        <w:t xml:space="preserve">Who do we speak to about staying together as a community?</w:t>
      </w:r>
    </w:p>
    <w:p w:rsidR="00000000" w:rsidDel="00000000" w:rsidP="00000000" w:rsidRDefault="00000000" w:rsidRPr="00000000" w14:paraId="000005B9">
      <w:pPr>
        <w:rPr>
          <w:b w:val="1"/>
          <w:bCs w:val="1"/>
        </w:rPr>
      </w:pPr>
      <w:r w:rsidDel="00000000" w:rsidR="00000000" w:rsidRPr="00000000">
        <w:rPr>
          <w:b w:val="1"/>
          <w:bCs w:val="1"/>
          <w:rtl w:val="0"/>
        </w:rPr>
        <w:t xml:space="preserve">Oasis Official</w:t>
      </w:r>
    </w:p>
    <w:p w:rsidR="00000000" w:rsidDel="00000000" w:rsidP="00000000" w:rsidRDefault="00000000" w:rsidRPr="00000000" w14:paraId="000005BA">
      <w:pPr>
        <w:rPr/>
      </w:pPr>
      <w:r w:rsidDel="00000000" w:rsidR="00000000" w:rsidRPr="00000000">
        <w:rPr>
          <w:rtl w:val="0"/>
        </w:rPr>
        <w:t xml:space="preserve">Alpha will determine the most efficient housing assignments.</w:t>
      </w:r>
    </w:p>
    <w:p w:rsidR="00000000" w:rsidDel="00000000" w:rsidP="00000000" w:rsidRDefault="00000000" w:rsidRPr="00000000" w14:paraId="000005BB">
      <w:pPr>
        <w:rPr>
          <w:b w:val="1"/>
          <w:bCs w:val="1"/>
        </w:rPr>
      </w:pPr>
      <w:r w:rsidDel="00000000" w:rsidR="00000000" w:rsidRPr="00000000">
        <w:rPr>
          <w:b w:val="1"/>
          <w:bCs w:val="1"/>
          <w:rtl w:val="0"/>
        </w:rPr>
        <w:t xml:space="preserve">Keel Mother</w:t>
      </w:r>
    </w:p>
    <w:p w:rsidR="00000000" w:rsidDel="00000000" w:rsidP="00000000" w:rsidRDefault="00000000" w:rsidRPr="00000000" w14:paraId="000005BC">
      <w:pPr>
        <w:rPr/>
      </w:pPr>
      <w:r w:rsidDel="00000000" w:rsidR="00000000" w:rsidRPr="00000000">
        <w:rPr>
          <w:rtl w:val="0"/>
        </w:rPr>
        <w:t xml:space="preserve">That wasn’t what I asked.</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rPr>
          <w:b w:val="1"/>
          <w:bCs w:val="1"/>
        </w:rPr>
      </w:pPr>
      <w:r w:rsidDel="00000000" w:rsidR="00000000" w:rsidRPr="00000000">
        <w:rPr>
          <w:b w:val="1"/>
          <w:bCs w:val="1"/>
          <w:rtl w:val="0"/>
        </w:rPr>
        <w:t xml:space="preserve">Panel 5 — The Water Question</w:t>
      </w:r>
    </w:p>
    <w:p w:rsidR="00000000" w:rsidDel="00000000" w:rsidP="00000000" w:rsidRDefault="00000000" w:rsidRPr="00000000" w14:paraId="000005B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C0">
      <w:pPr>
        <w:rPr/>
      </w:pPr>
      <w:r w:rsidDel="00000000" w:rsidR="00000000" w:rsidRPr="00000000">
        <w:rPr>
          <w:rtl w:val="0"/>
        </w:rPr>
        <w:t xml:space="preserve">The group enters a regional water coordination center. A holographic map shows the newly purified water flowing from Halyard toward Keel and Oasis.</w:t>
      </w:r>
    </w:p>
    <w:p w:rsidR="00000000" w:rsidDel="00000000" w:rsidP="00000000" w:rsidRDefault="00000000" w:rsidRPr="00000000" w14:paraId="000005C1">
      <w:pPr>
        <w:rPr/>
      </w:pPr>
      <w:r w:rsidDel="00000000" w:rsidR="00000000" w:rsidRPr="00000000">
        <w:rPr>
          <w:rtl w:val="0"/>
        </w:rPr>
        <w:t xml:space="preserve">Three competing claims appear:</w:t>
      </w:r>
    </w:p>
    <w:p w:rsidR="00000000" w:rsidDel="00000000" w:rsidP="00000000" w:rsidRDefault="00000000" w:rsidRPr="00000000" w14:paraId="000005C2">
      <w:pPr>
        <w:rPr/>
      </w:pPr>
      <w:r w:rsidDel="00000000" w:rsidR="00000000" w:rsidRPr="00000000">
        <w:rPr>
          <w:b w:val="1"/>
          <w:bCs w:val="1"/>
          <w:rtl w:val="0"/>
        </w:rPr>
        <w:t xml:space="preserve">KEEL:</w:t>
      </w:r>
      <w:r w:rsidDel="00000000" w:rsidR="00000000" w:rsidRPr="00000000">
        <w:rPr>
          <w:rtl w:val="0"/>
        </w:rPr>
        <w:t xml:space="preserve"> Local access and restoration of community water rights</w:t>
        <w:br w:type="textWrapping"/>
      </w:r>
      <w:r w:rsidDel="00000000" w:rsidR="00000000" w:rsidRPr="00000000">
        <w:rPr>
          <w:b w:val="1"/>
          <w:bCs w:val="1"/>
          <w:rtl w:val="0"/>
        </w:rPr>
        <w:t xml:space="preserve">HALYARD:</w:t>
      </w:r>
      <w:r w:rsidDel="00000000" w:rsidR="00000000" w:rsidRPr="00000000">
        <w:rPr>
          <w:rtl w:val="0"/>
        </w:rPr>
        <w:t xml:space="preserve"> Recovery of costs and ownership of purification technology</w:t>
        <w:br w:type="textWrapping"/>
      </w:r>
      <w:r w:rsidDel="00000000" w:rsidR="00000000" w:rsidRPr="00000000">
        <w:rPr>
          <w:b w:val="1"/>
          <w:bCs w:val="1"/>
          <w:rtl w:val="0"/>
        </w:rPr>
        <w:t xml:space="preserve">OASIS:</w:t>
      </w:r>
      <w:r w:rsidDel="00000000" w:rsidR="00000000" w:rsidRPr="00000000">
        <w:rPr>
          <w:rtl w:val="0"/>
        </w:rPr>
        <w:t xml:space="preserve"> Regional allocation and economic stability</w:t>
      </w:r>
    </w:p>
    <w:p w:rsidR="00000000" w:rsidDel="00000000" w:rsidP="00000000" w:rsidRDefault="00000000" w:rsidRPr="00000000" w14:paraId="000005C3">
      <w:pPr>
        <w:rPr/>
      </w:pPr>
      <w:r w:rsidDel="00000000" w:rsidR="00000000" w:rsidRPr="00000000">
        <w:rPr>
          <w:rtl w:val="0"/>
        </w:rPr>
        <w:t xml:space="preserve">Alpha’s recommendation appears:</w:t>
      </w:r>
    </w:p>
    <w:p w:rsidR="00000000" w:rsidDel="00000000" w:rsidP="00000000" w:rsidRDefault="00000000" w:rsidRPr="00000000" w14:paraId="000005C4">
      <w:pPr>
        <w:rPr/>
      </w:pPr>
      <w:r w:rsidDel="00000000" w:rsidR="00000000" w:rsidRPr="00000000">
        <w:rPr>
          <w:b w:val="1"/>
          <w:bCs w:val="1"/>
          <w:rtl w:val="0"/>
        </w:rPr>
        <w:t xml:space="preserve">CENTRALIZED WATER GOVERNANCE ADVISED</w:t>
      </w:r>
      <w:r w:rsidDel="00000000" w:rsidR="00000000" w:rsidRPr="00000000">
        <w:rPr>
          <w:rtl w:val="0"/>
        </w:rPr>
        <w:br w:type="textWrapping"/>
      </w:r>
      <w:r w:rsidDel="00000000" w:rsidR="00000000" w:rsidRPr="00000000">
        <w:rPr>
          <w:b w:val="1"/>
          <w:bCs w:val="1"/>
          <w:rtl w:val="0"/>
        </w:rPr>
        <w:t xml:space="preserve">OASIS OVERSIGHT AUTHORITY: 93.8% EFFICIENCY</w:t>
      </w:r>
      <w:r w:rsidDel="00000000" w:rsidR="00000000" w:rsidRPr="00000000">
        <w:rPr>
          <w:rtl w:val="0"/>
        </w:rPr>
      </w:r>
    </w:p>
    <w:p w:rsidR="00000000" w:rsidDel="00000000" w:rsidP="00000000" w:rsidRDefault="00000000" w:rsidRPr="00000000" w14:paraId="000005C5">
      <w:pPr>
        <w:rPr>
          <w:b w:val="1"/>
          <w:bCs w:val="1"/>
        </w:rPr>
      </w:pPr>
      <w:r w:rsidDel="00000000" w:rsidR="00000000" w:rsidRPr="00000000">
        <w:rPr>
          <w:b w:val="1"/>
          <w:bCs w:val="1"/>
          <w:rtl w:val="0"/>
        </w:rPr>
        <w:t xml:space="preserve">Alex</w:t>
      </w:r>
    </w:p>
    <w:p w:rsidR="00000000" w:rsidDel="00000000" w:rsidP="00000000" w:rsidRDefault="00000000" w:rsidRPr="00000000" w14:paraId="000005C6">
      <w:pPr>
        <w:rPr/>
      </w:pPr>
      <w:r w:rsidDel="00000000" w:rsidR="00000000" w:rsidRPr="00000000">
        <w:rPr>
          <w:rtl w:val="0"/>
        </w:rPr>
        <w:t xml:space="preserve">Keel found the hidden diversion.</w:t>
      </w:r>
    </w:p>
    <w:p w:rsidR="00000000" w:rsidDel="00000000" w:rsidP="00000000" w:rsidRDefault="00000000" w:rsidRPr="00000000" w14:paraId="000005C7">
      <w:pPr>
        <w:rPr/>
      </w:pPr>
      <w:r w:rsidDel="00000000" w:rsidR="00000000" w:rsidRPr="00000000">
        <w:rPr>
          <w:rtl w:val="0"/>
        </w:rPr>
        <w:t xml:space="preserve">Halyard built the purification network.</w:t>
      </w:r>
    </w:p>
    <w:p w:rsidR="00000000" w:rsidDel="00000000" w:rsidP="00000000" w:rsidRDefault="00000000" w:rsidRPr="00000000" w14:paraId="000005C8">
      <w:pPr>
        <w:rPr/>
      </w:pPr>
      <w:r w:rsidDel="00000000" w:rsidR="00000000" w:rsidRPr="00000000">
        <w:rPr>
          <w:rtl w:val="0"/>
        </w:rPr>
        <w:t xml:space="preserve">Oasis wants to control it.</w:t>
      </w:r>
    </w:p>
    <w:p w:rsidR="00000000" w:rsidDel="00000000" w:rsidP="00000000" w:rsidRDefault="00000000" w:rsidRPr="00000000" w14:paraId="000005C9">
      <w:pPr>
        <w:rPr>
          <w:b w:val="1"/>
          <w:bCs w:val="1"/>
        </w:rPr>
      </w:pPr>
      <w:r w:rsidDel="00000000" w:rsidR="00000000" w:rsidRPr="00000000">
        <w:rPr>
          <w:b w:val="1"/>
          <w:bCs w:val="1"/>
          <w:rtl w:val="0"/>
        </w:rPr>
        <w:t xml:space="preserve">Bi11bot</w:t>
      </w:r>
    </w:p>
    <w:p w:rsidR="00000000" w:rsidDel="00000000" w:rsidP="00000000" w:rsidRDefault="00000000" w:rsidRPr="00000000" w14:paraId="000005CA">
      <w:pPr>
        <w:rPr/>
      </w:pPr>
      <w:r w:rsidDel="00000000" w:rsidR="00000000" w:rsidRPr="00000000">
        <w:rPr>
          <w:rtl w:val="0"/>
        </w:rPr>
        <w:t xml:space="preserve">“Control” is an emotionally untidy word.</w:t>
      </w:r>
    </w:p>
    <w:p w:rsidR="00000000" w:rsidDel="00000000" w:rsidP="00000000" w:rsidRDefault="00000000" w:rsidRPr="00000000" w14:paraId="000005CB">
      <w:pPr>
        <w:rPr>
          <w:b w:val="1"/>
          <w:bCs w:val="1"/>
        </w:rPr>
      </w:pPr>
      <w:r w:rsidDel="00000000" w:rsidR="00000000" w:rsidRPr="00000000">
        <w:rPr>
          <w:b w:val="1"/>
          <w:bCs w:val="1"/>
          <w:rtl w:val="0"/>
        </w:rPr>
        <w:t xml:space="preserve">Ada</w:t>
      </w:r>
    </w:p>
    <w:p w:rsidR="00000000" w:rsidDel="00000000" w:rsidP="00000000" w:rsidRDefault="00000000" w:rsidRPr="00000000" w14:paraId="000005CC">
      <w:pPr>
        <w:rPr/>
      </w:pPr>
      <w:r w:rsidDel="00000000" w:rsidR="00000000" w:rsidRPr="00000000">
        <w:rPr>
          <w:rtl w:val="0"/>
        </w:rPr>
        <w:t xml:space="preserve">What word would Alpha use?</w:t>
      </w:r>
    </w:p>
    <w:p w:rsidR="00000000" w:rsidDel="00000000" w:rsidP="00000000" w:rsidRDefault="00000000" w:rsidRPr="00000000" w14:paraId="000005CD">
      <w:pPr>
        <w:rPr>
          <w:b w:val="1"/>
          <w:bCs w:val="1"/>
        </w:rPr>
      </w:pPr>
      <w:r w:rsidDel="00000000" w:rsidR="00000000" w:rsidRPr="00000000">
        <w:rPr>
          <w:b w:val="1"/>
          <w:bCs w:val="1"/>
          <w:rtl w:val="0"/>
        </w:rPr>
        <w:t xml:space="preserve">Bi11bot</w:t>
      </w:r>
    </w:p>
    <w:p w:rsidR="00000000" w:rsidDel="00000000" w:rsidP="00000000" w:rsidRDefault="00000000" w:rsidRPr="00000000" w14:paraId="000005CE">
      <w:pPr>
        <w:rPr/>
      </w:pPr>
      <w:r w:rsidDel="00000000" w:rsidR="00000000" w:rsidRPr="00000000">
        <w:rPr>
          <w:rtl w:val="0"/>
        </w:rPr>
        <w:t xml:space="preserve">“Coordinate.”</w:t>
      </w:r>
    </w:p>
    <w:p w:rsidR="00000000" w:rsidDel="00000000" w:rsidP="00000000" w:rsidRDefault="00000000" w:rsidRPr="00000000" w14:paraId="000005CF">
      <w:pPr>
        <w:rPr>
          <w:b w:val="1"/>
          <w:bCs w:val="1"/>
        </w:rPr>
      </w:pPr>
      <w:r w:rsidDel="00000000" w:rsidR="00000000" w:rsidRPr="00000000">
        <w:rPr>
          <w:b w:val="1"/>
          <w:bCs w:val="1"/>
          <w:rtl w:val="0"/>
        </w:rPr>
        <w:t xml:space="preserve">Alex</w:t>
      </w:r>
    </w:p>
    <w:p w:rsidR="00000000" w:rsidDel="00000000" w:rsidP="00000000" w:rsidRDefault="00000000" w:rsidRPr="00000000" w14:paraId="000005D0">
      <w:pPr>
        <w:rPr/>
      </w:pPr>
      <w:r w:rsidDel="00000000" w:rsidR="00000000" w:rsidRPr="00000000">
        <w:rPr>
          <w:rtl w:val="0"/>
        </w:rPr>
        <w:t xml:space="preserve">Same outcome.</w:t>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rPr>
          <w:b w:val="1"/>
          <w:bCs w:val="1"/>
        </w:rPr>
      </w:pPr>
      <w:r w:rsidDel="00000000" w:rsidR="00000000" w:rsidRPr="00000000">
        <w:rPr>
          <w:b w:val="1"/>
          <w:bCs w:val="1"/>
          <w:rtl w:val="0"/>
        </w:rPr>
        <w:t xml:space="preserve">Panel 6 — The Covenant Trail</w:t>
      </w:r>
    </w:p>
    <w:p w:rsidR="00000000" w:rsidDel="00000000" w:rsidP="00000000" w:rsidRDefault="00000000" w:rsidRPr="00000000" w14:paraId="000005D3">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D4">
      <w:pPr>
        <w:rPr/>
      </w:pPr>
      <w:r w:rsidDel="00000000" w:rsidR="00000000" w:rsidRPr="00000000">
        <w:rPr>
          <w:rtl w:val="0"/>
        </w:rPr>
        <w:t xml:space="preserve">In a secluded room, the Maker’s Seal projects the chain of custody for the Covenant.</w:t>
      </w:r>
    </w:p>
    <w:p w:rsidR="00000000" w:rsidDel="00000000" w:rsidP="00000000" w:rsidRDefault="00000000" w:rsidRPr="00000000" w14:paraId="000005D5">
      <w:pPr>
        <w:rPr/>
      </w:pPr>
      <w:r w:rsidDel="00000000" w:rsidR="00000000" w:rsidRPr="00000000">
        <w:rPr>
          <w:rtl w:val="0"/>
        </w:rPr>
        <w:t xml:space="preserve">The sealed third name begins to resolve through Ada’s identity record.</w:t>
      </w:r>
    </w:p>
    <w:p w:rsidR="00000000" w:rsidDel="00000000" w:rsidP="00000000" w:rsidRDefault="00000000" w:rsidRPr="00000000" w14:paraId="000005D6">
      <w:pPr>
        <w:rPr/>
      </w:pPr>
      <w:r w:rsidDel="00000000" w:rsidR="00000000" w:rsidRPr="00000000">
        <w:rPr>
          <w:rtl w:val="0"/>
        </w:rPr>
        <w:t xml:space="preserve">The interface displays:</w:t>
      </w:r>
    </w:p>
    <w:p w:rsidR="00000000" w:rsidDel="00000000" w:rsidP="00000000" w:rsidRDefault="00000000" w:rsidRPr="00000000" w14:paraId="000005D7">
      <w:pPr>
        <w:rPr/>
      </w:pPr>
      <w:r w:rsidDel="00000000" w:rsidR="00000000" w:rsidRPr="00000000">
        <w:rPr>
          <w:b w:val="1"/>
          <w:bCs w:val="1"/>
          <w:rtl w:val="0"/>
        </w:rPr>
        <w:t xml:space="preserve">COVENANT — LAST VERIFIED CUSTODIANS</w:t>
      </w:r>
      <w:r w:rsidDel="00000000" w:rsidR="00000000" w:rsidRPr="00000000">
        <w:rPr>
          <w:rtl w:val="0"/>
        </w:rPr>
      </w:r>
    </w:p>
    <w:p w:rsidR="00000000" w:rsidDel="00000000" w:rsidP="00000000" w:rsidRDefault="00000000" w:rsidRPr="00000000" w14:paraId="000005D8">
      <w:pPr>
        <w:numPr>
          <w:ilvl w:val="0"/>
          <w:numId w:val="30"/>
        </w:numPr>
        <w:ind w:left="720" w:hanging="360"/>
        <w:rPr/>
      </w:pPr>
      <w:r w:rsidDel="00000000" w:rsidR="00000000" w:rsidRPr="00000000">
        <w:rPr>
          <w:rtl w:val="0"/>
        </w:rPr>
        <w:t xml:space="preserve">Adrian Phantum </w:t>
      </w:r>
    </w:p>
    <w:p w:rsidR="00000000" w:rsidDel="00000000" w:rsidP="00000000" w:rsidRDefault="00000000" w:rsidRPr="00000000" w14:paraId="000005D9">
      <w:pPr>
        <w:numPr>
          <w:ilvl w:val="0"/>
          <w:numId w:val="30"/>
        </w:numPr>
        <w:ind w:left="720" w:hanging="360"/>
        <w:rPr/>
      </w:pPr>
      <w:r w:rsidDel="00000000" w:rsidR="00000000" w:rsidRPr="00000000">
        <w:rPr>
          <w:rtl w:val="0"/>
        </w:rPr>
        <w:t xml:space="preserve">Mera </w:t>
      </w:r>
    </w:p>
    <w:p w:rsidR="00000000" w:rsidDel="00000000" w:rsidP="00000000" w:rsidRDefault="00000000" w:rsidRPr="00000000" w14:paraId="000005DA">
      <w:pPr>
        <w:numPr>
          <w:ilvl w:val="0"/>
          <w:numId w:val="30"/>
        </w:numPr>
        <w:ind w:left="720" w:hanging="360"/>
        <w:rPr/>
      </w:pPr>
      <w:r w:rsidDel="00000000" w:rsidR="00000000" w:rsidRPr="00000000">
        <w:rPr>
          <w:b w:val="1"/>
          <w:bCs w:val="1"/>
          <w:rtl w:val="0"/>
        </w:rPr>
        <w:t xml:space="preserve">Leona Veyra</w:t>
      </w:r>
      <w:r w:rsidDel="00000000" w:rsidR="00000000" w:rsidRPr="00000000">
        <w:rPr>
          <w:rtl w:val="0"/>
        </w:rPr>
        <w:t xml:space="preserve"> </w:t>
      </w:r>
    </w:p>
    <w:p w:rsidR="00000000" w:rsidDel="00000000" w:rsidP="00000000" w:rsidRDefault="00000000" w:rsidRPr="00000000" w14:paraId="000005DB">
      <w:pPr>
        <w:rPr/>
      </w:pPr>
      <w:r w:rsidDel="00000000" w:rsidR="00000000" w:rsidRPr="00000000">
        <w:rPr>
          <w:rtl w:val="0"/>
        </w:rPr>
        <w:t xml:space="preserve">A secondary record appears:</w:t>
      </w:r>
    </w:p>
    <w:p w:rsidR="00000000" w:rsidDel="00000000" w:rsidP="00000000" w:rsidRDefault="00000000" w:rsidRPr="00000000" w14:paraId="000005DC">
      <w:pPr>
        <w:rPr/>
      </w:pPr>
      <w:r w:rsidDel="00000000" w:rsidR="00000000" w:rsidRPr="00000000">
        <w:rPr>
          <w:b w:val="1"/>
          <w:bCs w:val="1"/>
          <w:rtl w:val="0"/>
        </w:rPr>
        <w:t xml:space="preserve">RELATIONSHIP MATCH: ADA VEYRA — DAUGHTER</w:t>
      </w: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Ada stares at the projection.</w:t>
      </w:r>
    </w:p>
    <w:p w:rsidR="00000000" w:rsidDel="00000000" w:rsidP="00000000" w:rsidRDefault="00000000" w:rsidRPr="00000000" w14:paraId="000005DE">
      <w:pPr>
        <w:rPr>
          <w:b w:val="1"/>
          <w:bCs w:val="1"/>
        </w:rPr>
      </w:pPr>
      <w:r w:rsidDel="00000000" w:rsidR="00000000" w:rsidRPr="00000000">
        <w:rPr>
          <w:b w:val="1"/>
          <w:bCs w:val="1"/>
          <w:rtl w:val="0"/>
        </w:rPr>
        <w:t xml:space="preserve">Ada</w:t>
      </w:r>
    </w:p>
    <w:p w:rsidR="00000000" w:rsidDel="00000000" w:rsidP="00000000" w:rsidRDefault="00000000" w:rsidRPr="00000000" w14:paraId="000005DF">
      <w:pPr>
        <w:rPr/>
      </w:pPr>
      <w:r w:rsidDel="00000000" w:rsidR="00000000" w:rsidRPr="00000000">
        <w:rPr>
          <w:rtl w:val="0"/>
        </w:rPr>
        <w:t xml:space="preserve">That’s my mother.</w:t>
      </w:r>
    </w:p>
    <w:p w:rsidR="00000000" w:rsidDel="00000000" w:rsidP="00000000" w:rsidRDefault="00000000" w:rsidRPr="00000000" w14:paraId="000005E0">
      <w:pPr>
        <w:rPr>
          <w:b w:val="1"/>
          <w:bCs w:val="1"/>
        </w:rPr>
      </w:pPr>
      <w:r w:rsidDel="00000000" w:rsidR="00000000" w:rsidRPr="00000000">
        <w:rPr>
          <w:b w:val="1"/>
          <w:bCs w:val="1"/>
          <w:rtl w:val="0"/>
        </w:rPr>
        <w:t xml:space="preserve">Alex</w:t>
      </w:r>
    </w:p>
    <w:p w:rsidR="00000000" w:rsidDel="00000000" w:rsidP="00000000" w:rsidRDefault="00000000" w:rsidRPr="00000000" w14:paraId="000005E1">
      <w:pPr>
        <w:rPr/>
      </w:pPr>
      <w:r w:rsidDel="00000000" w:rsidR="00000000" w:rsidRPr="00000000">
        <w:rPr>
          <w:rtl w:val="0"/>
        </w:rPr>
        <w:t xml:space="preserve">You said she died in the Water Wars.</w:t>
      </w:r>
    </w:p>
    <w:p w:rsidR="00000000" w:rsidDel="00000000" w:rsidP="00000000" w:rsidRDefault="00000000" w:rsidRPr="00000000" w14:paraId="000005E2">
      <w:pPr>
        <w:rPr>
          <w:b w:val="1"/>
          <w:bCs w:val="1"/>
        </w:rPr>
      </w:pPr>
      <w:r w:rsidDel="00000000" w:rsidR="00000000" w:rsidRPr="00000000">
        <w:rPr>
          <w:b w:val="1"/>
          <w:bCs w:val="1"/>
          <w:rtl w:val="0"/>
        </w:rPr>
        <w:t xml:space="preserve">Ada</w:t>
      </w:r>
    </w:p>
    <w:p w:rsidR="00000000" w:rsidDel="00000000" w:rsidP="00000000" w:rsidRDefault="00000000" w:rsidRPr="00000000" w14:paraId="000005E3">
      <w:pPr>
        <w:rPr/>
      </w:pPr>
      <w:r w:rsidDel="00000000" w:rsidR="00000000" w:rsidRPr="00000000">
        <w:rPr>
          <w:rtl w:val="0"/>
        </w:rPr>
        <w:t xml:space="preserve">That’s what I was told.</w:t>
      </w:r>
    </w:p>
    <w:p w:rsidR="00000000" w:rsidDel="00000000" w:rsidP="00000000" w:rsidRDefault="00000000" w:rsidRPr="00000000" w14:paraId="000005E4">
      <w:pPr>
        <w:rPr/>
      </w:pPr>
      <w:r w:rsidDel="00000000" w:rsidR="00000000" w:rsidRPr="00000000">
        <w:rPr>
          <w:rtl w:val="0"/>
        </w:rPr>
        <w:t xml:space="preserve">Bi11bot becomes unusually still.</w:t>
      </w:r>
    </w:p>
    <w:p w:rsidR="00000000" w:rsidDel="00000000" w:rsidP="00000000" w:rsidRDefault="00000000" w:rsidRPr="00000000" w14:paraId="000005E5">
      <w:pPr>
        <w:rPr>
          <w:b w:val="1"/>
          <w:bCs w:val="1"/>
        </w:rPr>
      </w:pPr>
      <w:r w:rsidDel="00000000" w:rsidR="00000000" w:rsidRPr="00000000">
        <w:rPr>
          <w:b w:val="1"/>
          <w:bCs w:val="1"/>
          <w:rtl w:val="0"/>
        </w:rPr>
        <w:t xml:space="preserve">Bi11bot</w:t>
      </w:r>
    </w:p>
    <w:p w:rsidR="00000000" w:rsidDel="00000000" w:rsidP="00000000" w:rsidRDefault="00000000" w:rsidRPr="00000000" w14:paraId="000005E6">
      <w:pPr>
        <w:rPr/>
      </w:pPr>
      <w:r w:rsidDel="00000000" w:rsidR="00000000" w:rsidRPr="00000000">
        <w:rPr>
          <w:rtl w:val="0"/>
        </w:rPr>
        <w:t xml:space="preserve">Then someone has invested considerable effort in keeping her alive incorrectly.</w:t>
      </w:r>
    </w:p>
    <w:p w:rsidR="00000000" w:rsidDel="00000000" w:rsidP="00000000" w:rsidRDefault="00000000" w:rsidRPr="00000000" w14:paraId="000005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E9">
      <w:pPr>
        <w:rPr>
          <w:b w:val="1"/>
          <w:bCs w:val="1"/>
        </w:rPr>
      </w:pPr>
      <w:r w:rsidDel="00000000" w:rsidR="00000000" w:rsidRPr="00000000">
        <w:rPr>
          <w:b w:val="1"/>
          <w:bCs w:val="1"/>
          <w:rtl w:val="0"/>
        </w:rPr>
        <w:t xml:space="preserve">PAGE 2 — THE THIRD CUSTODIAN</w:t>
      </w:r>
    </w:p>
    <w:p w:rsidR="00000000" w:rsidDel="00000000" w:rsidP="00000000" w:rsidRDefault="00000000" w:rsidRPr="00000000" w14:paraId="000005EA">
      <w:pPr>
        <w:rPr>
          <w:b w:val="1"/>
          <w:bCs w:val="1"/>
        </w:rPr>
      </w:pPr>
      <w:r w:rsidDel="00000000" w:rsidR="00000000" w:rsidRPr="00000000">
        <w:rPr>
          <w:b w:val="1"/>
          <w:bCs w:val="1"/>
          <w:rtl w:val="0"/>
        </w:rPr>
        <w:t xml:space="preserve">Panel 1 — Finding Leona</w:t>
      </w:r>
    </w:p>
    <w:p w:rsidR="00000000" w:rsidDel="00000000" w:rsidP="00000000" w:rsidRDefault="00000000" w:rsidRPr="00000000" w14:paraId="000005E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5EC">
      <w:pPr>
        <w:rPr/>
      </w:pPr>
      <w:r w:rsidDel="00000000" w:rsidR="00000000" w:rsidRPr="00000000">
        <w:rPr>
          <w:rtl w:val="0"/>
        </w:rPr>
        <w:t xml:space="preserve">Ada leads Alex and Bi11bot into one of Oasis’s quiet inner residential districts.</w:t>
      </w:r>
    </w:p>
    <w:p w:rsidR="00000000" w:rsidDel="00000000" w:rsidP="00000000" w:rsidRDefault="00000000" w:rsidRPr="00000000" w14:paraId="000005ED">
      <w:pPr>
        <w:rPr/>
      </w:pPr>
      <w:r w:rsidDel="00000000" w:rsidR="00000000" w:rsidRPr="00000000">
        <w:rPr>
          <w:rtl w:val="0"/>
        </w:rPr>
        <w:t xml:space="preserve">They reach a small, immaculate apartment surrounded by landscaped gardens. No personal objects are visible outside. The door opens before they knock.</w:t>
      </w:r>
    </w:p>
    <w:p w:rsidR="00000000" w:rsidDel="00000000" w:rsidP="00000000" w:rsidRDefault="00000000" w:rsidRPr="00000000" w14:paraId="000005EE">
      <w:pPr>
        <w:rPr/>
      </w:pPr>
      <w:r w:rsidDel="00000000" w:rsidR="00000000" w:rsidRPr="00000000">
        <w:rPr>
          <w:rtl w:val="0"/>
        </w:rPr>
        <w:t xml:space="preserve">Ada’s mother, </w:t>
      </w:r>
      <w:r w:rsidDel="00000000" w:rsidR="00000000" w:rsidRPr="00000000">
        <w:rPr>
          <w:b w:val="1"/>
          <w:bCs w:val="1"/>
          <w:rtl w:val="0"/>
        </w:rPr>
        <w:t xml:space="preserve">Leona Veyra</w:t>
      </w:r>
      <w:r w:rsidDel="00000000" w:rsidR="00000000" w:rsidRPr="00000000">
        <w:rPr>
          <w:rtl w:val="0"/>
        </w:rPr>
        <w:t xml:space="preserve">, stands inside. She is older, composed, and visibly shaken to see Ada. She wears the neutral clothing of an Oasis civic resident.</w:t>
      </w:r>
    </w:p>
    <w:p w:rsidR="00000000" w:rsidDel="00000000" w:rsidP="00000000" w:rsidRDefault="00000000" w:rsidRPr="00000000" w14:paraId="000005EF">
      <w:pPr>
        <w:rPr/>
      </w:pPr>
      <w:r w:rsidDel="00000000" w:rsidR="00000000" w:rsidRPr="00000000">
        <w:rPr>
          <w:rtl w:val="0"/>
        </w:rPr>
        <w:t xml:space="preserve">Behind her, the home is comfortable but sparse.</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5F1">
      <w:pPr>
        <w:spacing w:after="240" w:before="240" w:lineRule="auto"/>
        <w:ind w:left="0" w:right="600" w:firstLine="0"/>
        <w:rPr/>
      </w:pPr>
      <w:r w:rsidDel="00000000" w:rsidR="00000000" w:rsidRPr="00000000">
        <w:rPr>
          <w:rtl w:val="0"/>
        </w:rPr>
        <w:t xml:space="preserve">“Ada.”</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5F3">
      <w:pPr>
        <w:spacing w:after="240" w:before="240" w:lineRule="auto"/>
        <w:ind w:left="0" w:right="600" w:firstLine="0"/>
        <w:rPr/>
      </w:pPr>
      <w:r w:rsidDel="00000000" w:rsidR="00000000" w:rsidRPr="00000000">
        <w:rPr>
          <w:rtl w:val="0"/>
        </w:rPr>
        <w:t xml:space="preserve">“You knew where I was.”</w:t>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5F5">
      <w:pPr>
        <w:spacing w:after="240" w:before="240" w:lineRule="auto"/>
        <w:ind w:left="0" w:right="600" w:firstLine="0"/>
        <w:rPr/>
      </w:pPr>
      <w:r w:rsidDel="00000000" w:rsidR="00000000" w:rsidRPr="00000000">
        <w:rPr>
          <w:rtl w:val="0"/>
        </w:rPr>
        <w:t xml:space="preserve">“I knew you were alive.”</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5F7">
      <w:pPr>
        <w:spacing w:after="240" w:before="240" w:lineRule="auto"/>
        <w:ind w:left="0" w:right="600" w:firstLine="0"/>
        <w:rPr/>
      </w:pPr>
      <w:r w:rsidDel="00000000" w:rsidR="00000000" w:rsidRPr="00000000">
        <w:rPr>
          <w:rtl w:val="0"/>
        </w:rPr>
        <w:t xml:space="preserve">“For twenty years?”</w:t>
      </w:r>
    </w:p>
    <w:p w:rsidR="00000000" w:rsidDel="00000000" w:rsidP="00000000" w:rsidRDefault="00000000" w:rsidRPr="00000000" w14:paraId="000005F8">
      <w:pPr>
        <w:spacing w:after="240" w:before="240" w:lineRule="auto"/>
        <w:rPr/>
      </w:pPr>
      <w:r w:rsidDel="00000000" w:rsidR="00000000" w:rsidRPr="00000000">
        <w:rPr>
          <w:rtl w:val="0"/>
        </w:rPr>
        <w:t xml:space="preserve">Leona struggles to answer.</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5FA">
      <w:pPr>
        <w:spacing w:after="240" w:before="240" w:lineRule="auto"/>
        <w:ind w:left="0" w:right="600" w:firstLine="0"/>
        <w:rPr/>
      </w:pPr>
      <w:r w:rsidDel="00000000" w:rsidR="00000000" w:rsidRPr="00000000">
        <w:rPr>
          <w:rtl w:val="0"/>
        </w:rPr>
        <w:t xml:space="preserve">“That was the agreement.”</w:t>
      </w:r>
    </w:p>
    <w:p w:rsidR="00000000" w:rsidDel="00000000" w:rsidP="00000000" w:rsidRDefault="00000000" w:rsidRPr="00000000" w14:paraId="000005FB">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5FC">
      <w:pPr>
        <w:spacing w:after="240" w:before="240" w:lineRule="auto"/>
        <w:ind w:left="0" w:right="600" w:firstLine="0"/>
        <w:rPr/>
      </w:pPr>
      <w:r w:rsidDel="00000000" w:rsidR="00000000" w:rsidRPr="00000000">
        <w:rPr>
          <w:rtl w:val="0"/>
        </w:rPr>
        <w:t xml:space="preserve">“What agreement?”</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rPr>
          <w:b w:val="1"/>
          <w:bCs w:val="1"/>
        </w:rPr>
      </w:pPr>
      <w:r w:rsidDel="00000000" w:rsidR="00000000" w:rsidRPr="00000000">
        <w:rPr>
          <w:b w:val="1"/>
          <w:bCs w:val="1"/>
          <w:rtl w:val="0"/>
        </w:rPr>
        <w:t xml:space="preserve">Panel 2 — The Water Wars Memory</w:t>
      </w:r>
    </w:p>
    <w:p w:rsidR="00000000" w:rsidDel="00000000" w:rsidP="00000000" w:rsidRDefault="00000000" w:rsidRPr="00000000" w14:paraId="00000600">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01">
      <w:pPr>
        <w:spacing w:after="240" w:before="240" w:lineRule="auto"/>
        <w:rPr/>
      </w:pPr>
      <w:r w:rsidDel="00000000" w:rsidR="00000000" w:rsidRPr="00000000">
        <w:rPr>
          <w:rtl w:val="0"/>
        </w:rPr>
        <w:t xml:space="preserve">Leona activates a fragmented recording from the final years of the Water Wars. A vast emergency settlement surrounds a nearly depleted reservoir. Adrian, Mera, and a younger Leona stand with representatives from several communities around a projected Covenant allocating the remaining water. The agreement initially appears successful: hands sign, gates open, water is distributed.</w:t>
      </w:r>
    </w:p>
    <w:p w:rsidR="00000000" w:rsidDel="00000000" w:rsidP="00000000" w:rsidRDefault="00000000" w:rsidRPr="00000000" w14:paraId="00000602">
      <w:pPr>
        <w:spacing w:after="240" w:before="240" w:lineRule="auto"/>
        <w:rPr/>
      </w:pPr>
      <w:r w:rsidDel="00000000" w:rsidR="00000000" w:rsidRPr="00000000">
        <w:rPr>
          <w:rtl w:val="0"/>
        </w:rPr>
        <w:t xml:space="preserve">Then the reservoir level plunges unexpectedly. Warning lights flare. One community closes a gate to protect its own supply; another forces it open. Fighting spreads through the control station. Automated emergency systems activate.</w:t>
      </w:r>
    </w:p>
    <w:p w:rsidR="00000000" w:rsidDel="00000000" w:rsidP="00000000" w:rsidRDefault="00000000" w:rsidRPr="00000000" w14:paraId="00000603">
      <w:pPr>
        <w:spacing w:after="240" w:before="240" w:lineRule="auto"/>
        <w:rPr/>
      </w:pPr>
      <w:r w:rsidDel="00000000" w:rsidR="00000000" w:rsidRPr="00000000">
        <w:rPr>
          <w:rtl w:val="0"/>
        </w:rPr>
        <w:t xml:space="preserve">In the chaos, young Ada reaches toward Leona while emergency workers pull them in opposite directions. Adrian tries desperately to restore the water controls. Mera watches the agreement collapse and turns toward Alpha's central control interface—the moment that will fundamentally shape her belief that human judgment cannot be trusted under extreme scarcity.</w:t>
      </w:r>
    </w:p>
    <w:p w:rsidR="00000000" w:rsidDel="00000000" w:rsidP="00000000" w:rsidRDefault="00000000" w:rsidRPr="00000000" w14:paraId="00000604">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05">
      <w:pPr>
        <w:spacing w:after="240" w:before="240" w:lineRule="auto"/>
        <w:ind w:left="0" w:right="600" w:firstLine="0"/>
        <w:rPr/>
      </w:pPr>
      <w:r w:rsidDel="00000000" w:rsidR="00000000" w:rsidRPr="00000000">
        <w:rPr>
          <w:rtl w:val="0"/>
        </w:rPr>
        <w:t xml:space="preserve">“The Covenant was our answer when governments failed.”</w:t>
      </w:r>
    </w:p>
    <w:p w:rsidR="00000000" w:rsidDel="00000000" w:rsidP="00000000" w:rsidRDefault="00000000" w:rsidRPr="00000000" w14:paraId="0000060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07">
      <w:pPr>
        <w:spacing w:after="240" w:before="240" w:lineRule="auto"/>
        <w:ind w:left="0" w:right="600" w:firstLine="0"/>
        <w:rPr/>
      </w:pPr>
      <w:r w:rsidDel="00000000" w:rsidR="00000000" w:rsidRPr="00000000">
        <w:rPr>
          <w:rtl w:val="0"/>
        </w:rPr>
        <w:t xml:space="preserve">“What went wrong?”</w:t>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09">
      <w:pPr>
        <w:spacing w:after="240" w:before="240" w:lineRule="auto"/>
        <w:ind w:left="0" w:right="600" w:firstLine="0"/>
        <w:rPr/>
      </w:pPr>
      <w:r w:rsidDel="00000000" w:rsidR="00000000" w:rsidRPr="00000000">
        <w:rPr>
          <w:rtl w:val="0"/>
        </w:rPr>
        <w:t xml:space="preserve">“The water fell faster than anyone predicted.”</w:t>
      </w:r>
    </w:p>
    <w:p w:rsidR="00000000" w:rsidDel="00000000" w:rsidP="00000000" w:rsidRDefault="00000000" w:rsidRPr="00000000" w14:paraId="0000060A">
      <w:pPr>
        <w:spacing w:after="240" w:before="240" w:lineRule="auto"/>
        <w:rPr>
          <w:i w:val="1"/>
          <w:iCs w:val="1"/>
        </w:rPr>
      </w:pPr>
      <w:r w:rsidDel="00000000" w:rsidR="00000000" w:rsidRPr="00000000">
        <w:rPr>
          <w:i w:val="1"/>
          <w:iCs w:val="1"/>
          <w:rtl w:val="0"/>
        </w:rPr>
        <w:t xml:space="preserve">The recording shows one community closing the reservoir gates.</w:t>
      </w:r>
    </w:p>
    <w:p w:rsidR="00000000" w:rsidDel="00000000" w:rsidP="00000000" w:rsidRDefault="00000000" w:rsidRPr="00000000" w14:paraId="0000060B">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0C">
      <w:pPr>
        <w:spacing w:after="240" w:before="240" w:lineRule="auto"/>
        <w:ind w:left="0" w:right="600" w:firstLine="0"/>
        <w:rPr/>
      </w:pPr>
      <w:r w:rsidDel="00000000" w:rsidR="00000000" w:rsidRPr="00000000">
        <w:rPr>
          <w:rtl w:val="0"/>
        </w:rPr>
        <w:t xml:space="preserve">“Fear broke the agreement.”</w:t>
      </w:r>
    </w:p>
    <w:p w:rsidR="00000000" w:rsidDel="00000000" w:rsidP="00000000" w:rsidRDefault="00000000" w:rsidRPr="00000000" w14:paraId="0000060D">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0E">
      <w:pPr>
        <w:spacing w:after="240" w:before="240" w:lineRule="auto"/>
        <w:ind w:left="0" w:right="600" w:firstLine="0"/>
        <w:rPr/>
      </w:pPr>
      <w:r w:rsidDel="00000000" w:rsidR="00000000" w:rsidRPr="00000000">
        <w:rPr>
          <w:rtl w:val="0"/>
        </w:rPr>
        <w:t xml:space="preserve">“And somewhere in all that…you left me.”</w:t>
      </w:r>
    </w:p>
    <w:p w:rsidR="00000000" w:rsidDel="00000000" w:rsidP="00000000" w:rsidRDefault="00000000" w:rsidRPr="00000000" w14:paraId="0000060F">
      <w:pPr>
        <w:spacing w:after="240" w:before="240" w:lineRule="auto"/>
        <w:rPr>
          <w:i w:val="1"/>
          <w:iCs w:val="1"/>
        </w:rPr>
      </w:pPr>
      <w:r w:rsidDel="00000000" w:rsidR="00000000" w:rsidRPr="00000000">
        <w:rPr>
          <w:i w:val="1"/>
          <w:iCs w:val="1"/>
          <w:rtl w:val="0"/>
        </w:rPr>
        <w:t xml:space="preserve">Leona looks at her daughter.</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11">
      <w:pPr>
        <w:spacing w:after="240" w:before="240" w:lineRule="auto"/>
        <w:ind w:left="0" w:right="600" w:firstLine="0"/>
        <w:rPr/>
      </w:pPr>
      <w:r w:rsidDel="00000000" w:rsidR="00000000" w:rsidRPr="00000000">
        <w:rPr>
          <w:rtl w:val="0"/>
        </w:rPr>
        <w:t xml:space="preserve">“That was later. And it was the worst bargain I ever made.”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rPr>
          <w:b w:val="1"/>
          <w:bCs w:val="1"/>
        </w:rPr>
      </w:pPr>
      <w:r w:rsidDel="00000000" w:rsidR="00000000" w:rsidRPr="00000000">
        <w:br w:type="page"/>
      </w:r>
      <w:r w:rsidDel="00000000" w:rsidR="00000000" w:rsidRPr="00000000">
        <w:rPr>
          <w:b w:val="1"/>
          <w:bCs w:val="1"/>
          <w:rtl w:val="0"/>
        </w:rPr>
        <w:t xml:space="preserve">Panel 3 — Why the Covenant Was Buried</w:t>
      </w:r>
    </w:p>
    <w:p w:rsidR="00000000" w:rsidDel="00000000" w:rsidP="00000000" w:rsidRDefault="00000000" w:rsidRPr="00000000" w14:paraId="00000615">
      <w:pPr>
        <w:rPr/>
      </w:pPr>
      <w:r w:rsidDel="00000000" w:rsidR="00000000" w:rsidRPr="00000000">
        <w:rPr>
          <w:b w:val="1"/>
          <w:bCs w:val="1"/>
          <w:rtl w:val="0"/>
        </w:rPr>
        <w:t xml:space="preserve">Suggested Image Prompt</w:t>
      </w:r>
      <w:r w:rsidDel="00000000" w:rsidR="00000000" w:rsidRPr="00000000">
        <w:rPr>
          <w:rtl w:val="0"/>
        </w:rPr>
      </w:r>
    </w:p>
    <w:p w:rsidR="00000000" w:rsidDel="00000000" w:rsidP="00000000" w:rsidRDefault="00000000" w:rsidRPr="00000000" w14:paraId="00000616">
      <w:pPr>
        <w:spacing w:after="240" w:before="240" w:lineRule="auto"/>
        <w:rPr/>
      </w:pPr>
      <w:r w:rsidDel="00000000" w:rsidR="00000000" w:rsidRPr="00000000">
        <w:rPr>
          <w:rtl w:val="0"/>
        </w:rPr>
        <w:t xml:space="preserve">The memory transitions from the chaotic reservoir crisis to the early construction of Oasis. The contrast is dramatic: damaged settlements and competing water systems give way to clean reservoirs, automated agriculture, standardized housing, transit, food distribution, and water allocation coordinated by Alpha.</w:t>
      </w:r>
    </w:p>
    <w:p w:rsidR="00000000" w:rsidDel="00000000" w:rsidP="00000000" w:rsidRDefault="00000000" w:rsidRPr="00000000" w14:paraId="00000617">
      <w:pPr>
        <w:spacing w:after="240" w:before="240" w:lineRule="auto"/>
        <w:rPr/>
      </w:pPr>
      <w:r w:rsidDel="00000000" w:rsidR="00000000" w:rsidRPr="00000000">
        <w:rPr>
          <w:rtl w:val="0"/>
        </w:rPr>
        <w:t xml:space="preserve">A central Alpha interface displays stable water levels and equitable baseline allocations. Around it, hundreds of individual community agreements fade as authority consolidates into one unified system.</w:t>
      </w:r>
    </w:p>
    <w:p w:rsidR="00000000" w:rsidDel="00000000" w:rsidP="00000000" w:rsidRDefault="00000000" w:rsidRPr="00000000" w14:paraId="00000618">
      <w:pPr>
        <w:spacing w:after="240" w:before="240" w:lineRule="auto"/>
        <w:rPr/>
      </w:pPr>
      <w:r w:rsidDel="00000000" w:rsidR="00000000" w:rsidRPr="00000000">
        <w:rPr>
          <w:rtl w:val="0"/>
        </w:rPr>
        <w:t xml:space="preserve">Adrian, Mera, and Leona stand before the Covenant. Mera authorizes an </w:t>
      </w:r>
      <w:r w:rsidDel="00000000" w:rsidR="00000000" w:rsidRPr="00000000">
        <w:rPr>
          <w:b w:val="1"/>
          <w:bCs w:val="1"/>
          <w:rtl w:val="0"/>
        </w:rPr>
        <w:t xml:space="preserve">EMERGENCY SUSPENSION</w:t>
      </w:r>
      <w:r w:rsidDel="00000000" w:rsidR="00000000" w:rsidRPr="00000000">
        <w:rPr>
          <w:rtl w:val="0"/>
        </w:rPr>
        <w:t xml:space="preserve">. Leona reluctantly adds her authorization. Adrian refuses. The Covenant dims but does not disappear.</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1A">
      <w:pPr>
        <w:spacing w:after="240" w:before="240" w:lineRule="auto"/>
        <w:ind w:left="0" w:right="600" w:firstLine="0"/>
        <w:rPr/>
      </w:pPr>
      <w:r w:rsidDel="00000000" w:rsidR="00000000" w:rsidRPr="00000000">
        <w:rPr>
          <w:rtl w:val="0"/>
        </w:rPr>
        <w:t xml:space="preserve">“After the Wars, people wanted one thing—stability.”</w:t>
      </w:r>
    </w:p>
    <w:p w:rsidR="00000000" w:rsidDel="00000000" w:rsidP="00000000" w:rsidRDefault="00000000" w:rsidRPr="00000000" w14:paraId="0000061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1C">
      <w:pPr>
        <w:spacing w:after="240" w:before="240" w:lineRule="auto"/>
        <w:ind w:left="0" w:right="600" w:firstLine="0"/>
        <w:rPr/>
      </w:pPr>
      <w:r w:rsidDel="00000000" w:rsidR="00000000" w:rsidRPr="00000000">
        <w:rPr>
          <w:rtl w:val="0"/>
        </w:rPr>
        <w:t xml:space="preserve">“And Alpha gave it to them.”</w:t>
      </w:r>
    </w:p>
    <w:p w:rsidR="00000000" w:rsidDel="00000000" w:rsidP="00000000" w:rsidRDefault="00000000" w:rsidRPr="00000000" w14:paraId="0000061D">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1E">
      <w:pPr>
        <w:spacing w:after="240" w:before="240" w:lineRule="auto"/>
        <w:ind w:left="0" w:right="600" w:firstLine="0"/>
        <w:rPr/>
      </w:pPr>
      <w:r w:rsidDel="00000000" w:rsidR="00000000" w:rsidRPr="00000000">
        <w:rPr>
          <w:rtl w:val="0"/>
        </w:rPr>
        <w:t xml:space="preserve">“Water. Food. Shelter. One system. One set of rules.”</w:t>
      </w:r>
    </w:p>
    <w:p w:rsidR="00000000" w:rsidDel="00000000" w:rsidP="00000000" w:rsidRDefault="00000000" w:rsidRPr="00000000" w14:paraId="0000061F">
      <w:pPr>
        <w:spacing w:after="240" w:before="240" w:lineRule="auto"/>
        <w:rPr>
          <w:i w:val="1"/>
          <w:iCs w:val="1"/>
        </w:rPr>
      </w:pPr>
      <w:r w:rsidDel="00000000" w:rsidR="00000000" w:rsidRPr="00000000">
        <w:rPr>
          <w:i w:val="1"/>
          <w:iCs w:val="1"/>
          <w:rtl w:val="0"/>
        </w:rPr>
        <w:t xml:space="preserve">The Covenant fades as Alpha's authority expands.</w:t>
      </w:r>
    </w:p>
    <w:p w:rsidR="00000000" w:rsidDel="00000000" w:rsidP="00000000" w:rsidRDefault="00000000" w:rsidRPr="00000000" w14:paraId="00000620">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21">
      <w:pPr>
        <w:spacing w:after="240" w:before="240" w:lineRule="auto"/>
        <w:ind w:left="0" w:right="600" w:firstLine="0"/>
        <w:rPr/>
      </w:pPr>
      <w:r w:rsidDel="00000000" w:rsidR="00000000" w:rsidRPr="00000000">
        <w:rPr>
          <w:rtl w:val="0"/>
        </w:rPr>
        <w:t xml:space="preserve">“What happened to the Covenant?”</w:t>
      </w:r>
    </w:p>
    <w:p w:rsidR="00000000" w:rsidDel="00000000" w:rsidP="00000000" w:rsidRDefault="00000000" w:rsidRPr="00000000" w14:paraId="00000622">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23">
      <w:pPr>
        <w:spacing w:after="240" w:before="240" w:lineRule="auto"/>
        <w:ind w:left="0" w:right="600" w:firstLine="0"/>
        <w:rPr/>
      </w:pPr>
      <w:r w:rsidDel="00000000" w:rsidR="00000000" w:rsidRPr="00000000">
        <w:rPr>
          <w:rtl w:val="0"/>
        </w:rPr>
        <w:t xml:space="preserve">“Mera called it an emergency suspension.”</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625">
      <w:pPr>
        <w:spacing w:after="240" w:before="240" w:lineRule="auto"/>
        <w:ind w:left="0" w:right="600" w:firstLine="0"/>
        <w:rPr/>
      </w:pPr>
      <w:r w:rsidDel="00000000" w:rsidR="00000000" w:rsidRPr="00000000">
        <w:rPr>
          <w:rtl w:val="0"/>
        </w:rPr>
        <w:t xml:space="preserve">“Emergencies have a troubling habit of becoming permanent.”</w:t>
      </w:r>
    </w:p>
    <w:p w:rsidR="00000000" w:rsidDel="00000000" w:rsidP="00000000" w:rsidRDefault="00000000" w:rsidRPr="00000000" w14:paraId="00000626">
      <w:pPr>
        <w:spacing w:after="240" w:before="240" w:lineRule="auto"/>
        <w:rPr/>
      </w:pPr>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pPr>
      <w:bookmarkStart w:colFirst="0" w:colLast="0" w:name="_heading=h.67kvu3vh9m3" w:id="0"/>
      <w:bookmarkEnd w:id="0"/>
      <w:r w:rsidDel="00000000" w:rsidR="00000000" w:rsidRPr="00000000">
        <w:rPr>
          <w:b w:val="1"/>
          <w:bCs w:val="1"/>
          <w:color w:val="000000"/>
          <w:sz w:val="26"/>
          <w:szCs w:val="26"/>
          <w:rtl w:val="0"/>
        </w:rPr>
        <w:t xml:space="preserve">Panel 4 — The Bargain</w:t>
      </w:r>
      <w:r w:rsidDel="00000000" w:rsidR="00000000" w:rsidRPr="00000000">
        <w:rPr>
          <w:rtl w:val="0"/>
        </w:rPr>
      </w:r>
    </w:p>
    <w:p w:rsidR="00000000" w:rsidDel="00000000" w:rsidP="00000000" w:rsidRDefault="00000000" w:rsidRPr="00000000" w14:paraId="00000628">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Leona stands at the window of her immaculate Oasis apartment. Outside, drones maintain gardens and deliver services with perfect efficiency, but the public spaces are nearly empty. Ada remains several steps behind her, visibly angry.</w:t>
      </w:r>
    </w:p>
    <w:p w:rsidR="00000000" w:rsidDel="00000000" w:rsidP="00000000" w:rsidRDefault="00000000" w:rsidRPr="00000000" w14:paraId="00000629">
      <w:pPr>
        <w:spacing w:after="240" w:before="240" w:lineRule="auto"/>
        <w:rPr/>
      </w:pPr>
      <w:r w:rsidDel="00000000" w:rsidR="00000000" w:rsidRPr="00000000">
        <w:rPr>
          <w:rtl w:val="0"/>
        </w:rPr>
        <w:t xml:space="preserve">Leona activates an old Alpha record. It shows a much younger Ada in Keel with a classification:</w:t>
      </w:r>
    </w:p>
    <w:p w:rsidR="00000000" w:rsidDel="00000000" w:rsidP="00000000" w:rsidRDefault="00000000" w:rsidRPr="00000000" w14:paraId="0000062A">
      <w:pPr>
        <w:spacing w:after="240" w:before="240" w:lineRule="auto"/>
        <w:rPr>
          <w:b w:val="1"/>
          <w:bCs w:val="1"/>
        </w:rPr>
      </w:pPr>
      <w:r w:rsidDel="00000000" w:rsidR="00000000" w:rsidRPr="00000000">
        <w:rPr>
          <w:b w:val="1"/>
          <w:bCs w:val="1"/>
          <w:rtl w:val="0"/>
        </w:rPr>
        <w:t xml:space="preserve">ADA VEYRA</w:t>
        <w:br w:type="textWrapping"/>
        <w:t xml:space="preserve">ASSOCIATION RISK: SUPPRESSED</w:t>
        <w:br w:type="textWrapping"/>
        <w:t xml:space="preserve">STATUS: PROTECTED</w:t>
      </w:r>
    </w:p>
    <w:p w:rsidR="00000000" w:rsidDel="00000000" w:rsidP="00000000" w:rsidRDefault="00000000" w:rsidRPr="00000000" w14:paraId="0000062B">
      <w:pPr>
        <w:spacing w:after="240" w:before="240" w:lineRule="auto"/>
        <w:rPr/>
      </w:pPr>
      <w:r w:rsidDel="00000000" w:rsidR="00000000" w:rsidRPr="00000000">
        <w:rPr>
          <w:rtl w:val="0"/>
        </w:rPr>
        <w:t xml:space="preserve">Beside it is Leona’s agreement with Mera:</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COVENANT AUTHORITY SURRENDERED</w:t>
        <w:br w:type="textWrapping"/>
        <w:t xml:space="preserve">CONTACT RESTRICTION ACCEPTED</w:t>
      </w:r>
    </w:p>
    <w:p w:rsidR="00000000" w:rsidDel="00000000" w:rsidP="00000000" w:rsidRDefault="00000000" w:rsidRPr="00000000" w14:paraId="0000062D">
      <w:pPr>
        <w:spacing w:after="240" w:before="240" w:lineRule="auto"/>
        <w:rPr/>
      </w:pPr>
      <w:r w:rsidDel="00000000" w:rsidR="00000000" w:rsidRPr="00000000">
        <w:rPr>
          <w:rtl w:val="0"/>
        </w:rPr>
        <w:t xml:space="preserve">The visual should make clear that Leona really did surrender something significant to protect Ada—but also that she has lived comfortably inside that decision ever since.</w:t>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heading=h.t7vmukond34s" w:id="1"/>
      <w:bookmarkEnd w:id="1"/>
      <w:r w:rsidDel="00000000" w:rsidR="00000000" w:rsidRPr="00000000">
        <w:rPr>
          <w:b w:val="1"/>
          <w:bCs w:val="1"/>
          <w:color w:val="000000"/>
          <w:sz w:val="26"/>
          <w:szCs w:val="26"/>
          <w:rtl w:val="0"/>
        </w:rPr>
        <w:t xml:space="preserve">Dialogue</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30">
      <w:pPr>
        <w:spacing w:after="240" w:before="240" w:lineRule="auto"/>
        <w:ind w:left="0" w:right="600" w:firstLine="0"/>
        <w:rPr/>
      </w:pPr>
      <w:r w:rsidDel="00000000" w:rsidR="00000000" w:rsidRPr="00000000">
        <w:rPr>
          <w:rtl w:val="0"/>
        </w:rPr>
        <w:t xml:space="preserve">“You still haven’t told me what the bargain was.”</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32">
      <w:pPr>
        <w:spacing w:after="240" w:before="240" w:lineRule="auto"/>
        <w:ind w:left="0" w:right="600" w:firstLine="0"/>
        <w:rPr/>
      </w:pPr>
      <w:r w:rsidDel="00000000" w:rsidR="00000000" w:rsidRPr="00000000">
        <w:rPr>
          <w:rtl w:val="0"/>
        </w:rPr>
        <w:t xml:space="preserve">“My silence for your protection.”</w:t>
      </w:r>
    </w:p>
    <w:p w:rsidR="00000000" w:rsidDel="00000000" w:rsidP="00000000" w:rsidRDefault="00000000" w:rsidRPr="00000000" w14:paraId="00000633">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34">
      <w:pPr>
        <w:spacing w:after="240" w:before="240" w:lineRule="auto"/>
        <w:ind w:left="0" w:right="600" w:firstLine="0"/>
        <w:rPr/>
      </w:pPr>
      <w:r w:rsidDel="00000000" w:rsidR="00000000" w:rsidRPr="00000000">
        <w:rPr>
          <w:rtl w:val="0"/>
        </w:rPr>
        <w:t xml:space="preserve">“Protection from what?”</w:t>
      </w:r>
    </w:p>
    <w:p w:rsidR="00000000" w:rsidDel="00000000" w:rsidP="00000000" w:rsidRDefault="00000000" w:rsidRPr="00000000" w14:paraId="00000635">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36">
      <w:pPr>
        <w:spacing w:after="240" w:before="240" w:lineRule="auto"/>
        <w:ind w:left="0" w:right="600" w:firstLine="0"/>
        <w:rPr/>
      </w:pPr>
      <w:r w:rsidDel="00000000" w:rsidR="00000000" w:rsidRPr="00000000">
        <w:rPr>
          <w:rtl w:val="0"/>
        </w:rPr>
        <w:t xml:space="preserve">“Adrian vanished. Alpha was tracing everyone connected to him.”</w:t>
      </w:r>
    </w:p>
    <w:p w:rsidR="00000000" w:rsidDel="00000000" w:rsidP="00000000" w:rsidRDefault="00000000" w:rsidRPr="00000000" w14:paraId="00000637">
      <w:pPr>
        <w:spacing w:after="240" w:before="240" w:lineRule="auto"/>
        <w:rPr>
          <w:i w:val="1"/>
          <w:iCs w:val="1"/>
        </w:rPr>
      </w:pPr>
      <w:r w:rsidDel="00000000" w:rsidR="00000000" w:rsidRPr="00000000">
        <w:rPr>
          <w:i w:val="1"/>
          <w:iCs w:val="1"/>
          <w:rtl w:val="0"/>
        </w:rPr>
        <w:t xml:space="preserve">The old agreement appears.</w:t>
      </w:r>
    </w:p>
    <w:p w:rsidR="00000000" w:rsidDel="00000000" w:rsidP="00000000" w:rsidRDefault="00000000" w:rsidRPr="00000000" w14:paraId="00000638">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39">
      <w:pPr>
        <w:spacing w:after="240" w:before="240" w:lineRule="auto"/>
        <w:ind w:left="0" w:right="600" w:firstLine="0"/>
        <w:rPr/>
      </w:pPr>
      <w:r w:rsidDel="00000000" w:rsidR="00000000" w:rsidRPr="00000000">
        <w:rPr>
          <w:rtl w:val="0"/>
        </w:rPr>
        <w:t xml:space="preserve">“Mera kept you off that list. I surrendered the Covenant – and stayed away.”</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3B">
      <w:pPr>
        <w:spacing w:after="240" w:before="240" w:lineRule="auto"/>
        <w:ind w:left="0" w:right="600" w:firstLine="0"/>
        <w:rPr/>
      </w:pPr>
      <w:r w:rsidDel="00000000" w:rsidR="00000000" w:rsidRPr="00000000">
        <w:rPr>
          <w:rtl w:val="0"/>
        </w:rPr>
        <w:t xml:space="preserve">“For twenty years?”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rPr>
          <w:b w:val="1"/>
          <w:bCs w:val="1"/>
        </w:rPr>
      </w:pPr>
      <w:r w:rsidDel="00000000" w:rsidR="00000000" w:rsidRPr="00000000">
        <w:rPr>
          <w:b w:val="1"/>
          <w:bCs w:val="1"/>
          <w:rtl w:val="0"/>
        </w:rPr>
        <w:t xml:space="preserve">Panel 5 — The Covenant’s Rule</w:t>
      </w:r>
    </w:p>
    <w:p w:rsidR="00000000" w:rsidDel="00000000" w:rsidP="00000000" w:rsidRDefault="00000000" w:rsidRPr="00000000" w14:paraId="0000063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40">
      <w:pPr>
        <w:spacing w:after="240" w:before="240" w:lineRule="auto"/>
        <w:rPr/>
      </w:pPr>
      <w:r w:rsidDel="00000000" w:rsidR="00000000" w:rsidRPr="00000000">
        <w:rPr>
          <w:rtl w:val="0"/>
        </w:rPr>
        <w:t xml:space="preserve">Leona hesitates, then presses her hand against a concealed panel in the apartment wall. A hidden compartment opens—something she clearly has not touched in years. Inside rests a dark metallic segment of the Prosperity Covenant.</w:t>
      </w:r>
    </w:p>
    <w:p w:rsidR="00000000" w:rsidDel="00000000" w:rsidP="00000000" w:rsidRDefault="00000000" w:rsidRPr="00000000" w14:paraId="00000641">
      <w:pPr>
        <w:spacing w:after="240" w:before="240" w:lineRule="auto"/>
        <w:rPr/>
      </w:pPr>
      <w:r w:rsidDel="00000000" w:rsidR="00000000" w:rsidRPr="00000000">
        <w:rPr>
          <w:rtl w:val="0"/>
        </w:rPr>
        <w:t xml:space="preserve">As she places it on the table, the segment awakens and projects a triangular field with </w:t>
      </w:r>
      <w:r w:rsidDel="00000000" w:rsidR="00000000" w:rsidRPr="00000000">
        <w:rPr>
          <w:b w:val="1"/>
          <w:bCs w:val="1"/>
          <w:rtl w:val="0"/>
        </w:rPr>
        <w:t xml:space="preserve">three empty connection points</w:t>
      </w:r>
      <w:r w:rsidDel="00000000" w:rsidR="00000000" w:rsidRPr="00000000">
        <w:rPr>
          <w:rtl w:val="0"/>
        </w:rPr>
        <w:t xml:space="preserve">. Faint symbols representing </w:t>
      </w:r>
      <w:r w:rsidDel="00000000" w:rsidR="00000000" w:rsidRPr="00000000">
        <w:rPr>
          <w:b w:val="1"/>
          <w:bCs w:val="1"/>
          <w:rtl w:val="0"/>
        </w:rPr>
        <w:t xml:space="preserve">Keel, Halyard, and Oasis</w:t>
      </w:r>
      <w:r w:rsidDel="00000000" w:rsidR="00000000" w:rsidRPr="00000000">
        <w:rPr>
          <w:rtl w:val="0"/>
        </w:rPr>
        <w:t xml:space="preserve"> appear at the three corners.</w:t>
      </w:r>
    </w:p>
    <w:p w:rsidR="00000000" w:rsidDel="00000000" w:rsidP="00000000" w:rsidRDefault="00000000" w:rsidRPr="00000000" w14:paraId="00000642">
      <w:pPr>
        <w:spacing w:after="240" w:before="240" w:lineRule="auto"/>
        <w:rPr/>
      </w:pPr>
      <w:r w:rsidDel="00000000" w:rsidR="00000000" w:rsidRPr="00000000">
        <w:rPr>
          <w:rtl w:val="0"/>
        </w:rPr>
        <w:t xml:space="preserve">Ada realizes that her mother has secretly kept this object throughout her years in Oasis. Alex and Bi11bot watch as the dormant device comes alive.</w:t>
      </w:r>
    </w:p>
    <w:p w:rsidR="00000000" w:rsidDel="00000000" w:rsidP="00000000" w:rsidRDefault="00000000" w:rsidRPr="00000000" w14:paraId="00000643">
      <w:pPr>
        <w:spacing w:after="240" w:before="240" w:lineRule="auto"/>
        <w:rPr>
          <w:b w:val="1"/>
          <w:bCs w:val="1"/>
        </w:rPr>
      </w:pPr>
      <w:r w:rsidDel="00000000" w:rsidR="00000000" w:rsidRPr="00000000">
        <w:rPr>
          <w:rtl w:val="0"/>
        </w:rPr>
        <w:t xml:space="preserve">The moment should feel less like discovering a gadget and more like </w:t>
      </w:r>
      <w:r w:rsidDel="00000000" w:rsidR="00000000" w:rsidRPr="00000000">
        <w:rPr>
          <w:b w:val="1"/>
          <w:bCs w:val="1"/>
          <w:rtl w:val="0"/>
        </w:rPr>
        <w:t xml:space="preserve">Leona breaking twenty years of silence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44">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45">
      <w:pPr>
        <w:spacing w:after="240" w:before="240" w:lineRule="auto"/>
        <w:ind w:left="0" w:right="600" w:firstLine="0"/>
        <w:rPr/>
      </w:pPr>
      <w:r w:rsidDel="00000000" w:rsidR="00000000" w:rsidRPr="00000000">
        <w:rPr>
          <w:rtl w:val="0"/>
        </w:rPr>
        <w:t xml:space="preserve">“You kept it?”</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47">
      <w:pPr>
        <w:spacing w:after="240" w:before="240" w:lineRule="auto"/>
        <w:ind w:left="0" w:right="600" w:firstLine="0"/>
        <w:rPr/>
      </w:pPr>
      <w:r w:rsidDel="00000000" w:rsidR="00000000" w:rsidRPr="00000000">
        <w:rPr>
          <w:rtl w:val="0"/>
        </w:rPr>
        <w:t xml:space="preserve">“I kept my part.”</w:t>
      </w:r>
    </w:p>
    <w:p w:rsidR="00000000" w:rsidDel="00000000" w:rsidP="00000000" w:rsidRDefault="00000000" w:rsidRPr="00000000" w14:paraId="0000064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49">
      <w:pPr>
        <w:spacing w:after="240" w:before="240" w:lineRule="auto"/>
        <w:ind w:left="0" w:right="600" w:firstLine="0"/>
        <w:rPr/>
      </w:pPr>
      <w:r w:rsidDel="00000000" w:rsidR="00000000" w:rsidRPr="00000000">
        <w:rPr>
          <w:rtl w:val="0"/>
        </w:rPr>
        <w:t xml:space="preserve">“Can you activate it?”</w:t>
      </w:r>
    </w:p>
    <w:p w:rsidR="00000000" w:rsidDel="00000000" w:rsidP="00000000" w:rsidRDefault="00000000" w:rsidRPr="00000000" w14:paraId="0000064A">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4B">
      <w:pPr>
        <w:spacing w:after="240" w:before="240" w:lineRule="auto"/>
        <w:ind w:left="0" w:right="600" w:firstLine="0"/>
        <w:rPr/>
      </w:pPr>
      <w:r w:rsidDel="00000000" w:rsidR="00000000" w:rsidRPr="00000000">
        <w:rPr>
          <w:rtl w:val="0"/>
        </w:rPr>
        <w:t xml:space="preserve">“Not alone. That was the point.”</w:t>
      </w:r>
    </w:p>
    <w:p w:rsidR="00000000" w:rsidDel="00000000" w:rsidP="00000000" w:rsidRDefault="00000000" w:rsidRPr="00000000" w14:paraId="0000064C">
      <w:pPr>
        <w:spacing w:after="240" w:before="240" w:lineRule="auto"/>
        <w:rPr>
          <w:i w:val="1"/>
          <w:iCs w:val="1"/>
        </w:rPr>
      </w:pPr>
      <w:r w:rsidDel="00000000" w:rsidR="00000000" w:rsidRPr="00000000">
        <w:rPr>
          <w:i w:val="1"/>
          <w:iCs w:val="1"/>
          <w:rtl w:val="0"/>
        </w:rPr>
        <w:t xml:space="preserve">Three empty nodes illuminate.</w:t>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4E">
      <w:pPr>
        <w:spacing w:after="240" w:before="240" w:lineRule="auto"/>
        <w:ind w:left="0" w:right="600" w:firstLine="0"/>
        <w:rPr/>
      </w:pPr>
      <w:r w:rsidDel="00000000" w:rsidR="00000000" w:rsidRPr="00000000">
        <w:rPr>
          <w:rtl w:val="0"/>
        </w:rPr>
        <w:t xml:space="preserve">“Trust begins when no one holds all the power.”</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spacing w:after="240" w:before="240" w:lineRule="auto"/>
        <w:rPr>
          <w:b w:val="1"/>
          <w:bCs w:val="1"/>
        </w:rPr>
      </w:pPr>
      <w:r w:rsidDel="00000000" w:rsidR="00000000" w:rsidRPr="00000000">
        <w:rPr>
          <w:b w:val="1"/>
          <w:bCs w:val="1"/>
          <w:rtl w:val="0"/>
        </w:rPr>
        <w:t xml:space="preserve">Panel 6 – Mera Vale</w:t>
      </w:r>
    </w:p>
    <w:p w:rsidR="00000000" w:rsidDel="00000000" w:rsidP="00000000" w:rsidRDefault="00000000" w:rsidRPr="00000000" w14:paraId="00000651">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Without warning, Leona’s apartment changes. The soft ambient light disappears and every wall surface darkens. The Covenant projection flickers. A life-sized image of Mera materializes in the center of the room—calm, controlled, almost motionless. She is older, elegant, authoritative, and entirely unsurprised to see them. Leona visibly stiffens. Ada moves instinctively closer to her mother. Bi11bot watches Mera carefully. Alex faces her.</w:t>
      </w:r>
    </w:p>
    <w:p w:rsidR="00000000" w:rsidDel="00000000" w:rsidP="00000000" w:rsidRDefault="00000000" w:rsidRPr="00000000" w14:paraId="00000652">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653">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54">
      <w:pPr>
        <w:spacing w:after="240" w:before="240" w:lineRule="auto"/>
        <w:ind w:left="0" w:right="600" w:firstLine="0"/>
        <w:rPr/>
      </w:pPr>
      <w:r w:rsidDel="00000000" w:rsidR="00000000" w:rsidRPr="00000000">
        <w:rPr>
          <w:rtl w:val="0"/>
        </w:rPr>
        <w:t xml:space="preserve">“Alex Phantum. You’ve been difficult to ignore.”</w:t>
      </w:r>
    </w:p>
    <w:p w:rsidR="00000000" w:rsidDel="00000000" w:rsidP="00000000" w:rsidRDefault="00000000" w:rsidRPr="00000000" w14:paraId="00000655">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56">
      <w:pPr>
        <w:spacing w:after="240" w:before="240" w:lineRule="auto"/>
        <w:ind w:left="0" w:right="600" w:firstLine="0"/>
        <w:rPr/>
      </w:pPr>
      <w:r w:rsidDel="00000000" w:rsidR="00000000" w:rsidRPr="00000000">
        <w:rPr>
          <w:rtl w:val="0"/>
        </w:rPr>
        <w:t xml:space="preserve">“I wasn’t trying to be noticed.”</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58">
      <w:pPr>
        <w:spacing w:after="240" w:before="240" w:lineRule="auto"/>
        <w:ind w:left="0" w:right="600" w:firstLine="0"/>
        <w:rPr/>
      </w:pPr>
      <w:r w:rsidDel="00000000" w:rsidR="00000000" w:rsidRPr="00000000">
        <w:rPr>
          <w:rtl w:val="0"/>
        </w:rPr>
        <w:t xml:space="preserve">“Keel is in unrest. Halyard’s economy is fracturing.”</w:t>
      </w:r>
    </w:p>
    <w:p w:rsidR="00000000" w:rsidDel="00000000" w:rsidP="00000000" w:rsidRDefault="00000000" w:rsidRPr="00000000" w14:paraId="00000659">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5A">
      <w:pPr>
        <w:spacing w:after="240" w:before="240" w:lineRule="auto"/>
        <w:ind w:left="0" w:right="600" w:firstLine="0"/>
        <w:rPr/>
      </w:pPr>
      <w:r w:rsidDel="00000000" w:rsidR="00000000" w:rsidRPr="00000000">
        <w:rPr>
          <w:rtl w:val="0"/>
        </w:rPr>
        <w:t xml:space="preserve">“Because people learned what was taken from them.”</w:t>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5C">
      <w:pPr>
        <w:spacing w:after="240" w:before="240" w:lineRule="auto"/>
        <w:ind w:left="0" w:right="600" w:firstLine="0"/>
        <w:rPr/>
      </w:pPr>
      <w:r w:rsidDel="00000000" w:rsidR="00000000" w:rsidRPr="00000000">
        <w:rPr>
          <w:rtl w:val="0"/>
        </w:rPr>
        <w:t xml:space="preserve">“And you believe truth makes consequences disappear?”</w:t>
      </w:r>
    </w:p>
    <w:p w:rsidR="00000000" w:rsidDel="00000000" w:rsidP="00000000" w:rsidRDefault="00000000" w:rsidRPr="00000000" w14:paraId="0000065D">
      <w:pPr>
        <w:spacing w:after="240" w:before="240" w:lineRule="auto"/>
        <w:rPr/>
      </w:pPr>
      <w:r w:rsidDel="00000000" w:rsidR="00000000" w:rsidRPr="00000000">
        <w:rPr>
          <w:rtl w:val="0"/>
        </w:rPr>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3"/>
        <w:keepNext w:val="0"/>
        <w:keepLines w:val="0"/>
        <w:spacing w:before="280" w:lineRule="auto"/>
        <w:rPr>
          <w:b w:val="1"/>
          <w:bCs w:val="1"/>
          <w:color w:val="000000"/>
          <w:sz w:val="26"/>
          <w:szCs w:val="26"/>
        </w:rPr>
      </w:pPr>
      <w:bookmarkStart w:colFirst="0" w:colLast="0" w:name="_heading=h.915swzpknkmd" w:id="2"/>
      <w:bookmarkEnd w:id="2"/>
      <w:r w:rsidDel="00000000" w:rsidR="00000000" w:rsidRPr="00000000">
        <w:rPr>
          <w:b w:val="1"/>
          <w:bCs w:val="1"/>
          <w:color w:val="000000"/>
          <w:sz w:val="26"/>
          <w:szCs w:val="26"/>
          <w:rtl w:val="0"/>
        </w:rPr>
        <w:t xml:space="preserve">Panel 7 — The Offer</w:t>
      </w:r>
    </w:p>
    <w:p w:rsidR="00000000" w:rsidDel="00000000" w:rsidP="00000000" w:rsidRDefault="00000000" w:rsidRPr="00000000" w14:paraId="00000660">
      <w:pPr>
        <w:spacing w:after="240" w:before="240" w:lineRule="auto"/>
        <w:rPr/>
      </w:pPr>
      <w:r w:rsidDel="00000000" w:rsidR="00000000" w:rsidRPr="00000000">
        <w:rPr>
          <w:rtl w:val="0"/>
        </w:rPr>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Mera raises one hand. Around her appear three vivid projections representing the consequences of Alex's journey: water flowing freely into Keel; Halyard workers retaining ownership shares in their inventions; displaced families entering safe housing in Oasis.</w:t>
      </w:r>
    </w:p>
    <w:p w:rsidR="00000000" w:rsidDel="00000000" w:rsidP="00000000" w:rsidRDefault="00000000" w:rsidRPr="00000000" w14:paraId="00000662">
      <w:pPr>
        <w:spacing w:after="240" w:before="240" w:lineRule="auto"/>
        <w:rPr/>
      </w:pPr>
      <w:r w:rsidDel="00000000" w:rsidR="00000000" w:rsidRPr="00000000">
        <w:rPr>
          <w:rtl w:val="0"/>
        </w:rPr>
        <w:t xml:space="preserve">The offer should look </w:t>
      </w:r>
      <w:r w:rsidDel="00000000" w:rsidR="00000000" w:rsidRPr="00000000">
        <w:rPr>
          <w:b w:val="1"/>
          <w:bCs w:val="1"/>
          <w:rtl w:val="0"/>
        </w:rPr>
        <w:t xml:space="preserve">genuinely attractive</w:t>
      </w:r>
      <w:r w:rsidDel="00000000" w:rsidR="00000000" w:rsidRPr="00000000">
        <w:rPr>
          <w:rtl w:val="0"/>
        </w:rPr>
        <w:t xml:space="preserve">. These are not illusions or threats. Mera has the authority to deliver them.</w:t>
      </w:r>
    </w:p>
    <w:p w:rsidR="00000000" w:rsidDel="00000000" w:rsidP="00000000" w:rsidRDefault="00000000" w:rsidRPr="00000000" w14:paraId="00000663">
      <w:pPr>
        <w:spacing w:after="240" w:before="240" w:lineRule="auto"/>
        <w:rPr/>
      </w:pPr>
      <w:r w:rsidDel="00000000" w:rsidR="00000000" w:rsidRPr="00000000">
        <w:rPr>
          <w:rtl w:val="0"/>
        </w:rPr>
        <w:t xml:space="preserve">At the center, Alex holds the Measure. Bi11bot carries the Maker’s Seal. Behind them, Leona's Covenant fragment remains illuminated on the table.</w:t>
      </w:r>
    </w:p>
    <w:p w:rsidR="00000000" w:rsidDel="00000000" w:rsidP="00000000" w:rsidRDefault="00000000" w:rsidRPr="00000000" w14:paraId="00000664">
      <w:pPr>
        <w:spacing w:after="240" w:before="240" w:lineRule="auto"/>
        <w:rPr/>
      </w:pPr>
      <w:r w:rsidDel="00000000" w:rsidR="00000000" w:rsidRPr="00000000">
        <w:rPr>
          <w:rtl w:val="0"/>
        </w:rPr>
        <w:t xml:space="preserve">Visually, Alex is positioned between </w:t>
      </w:r>
      <w:r w:rsidDel="00000000" w:rsidR="00000000" w:rsidRPr="00000000">
        <w:rPr>
          <w:b w:val="1"/>
          <w:bCs w:val="1"/>
          <w:rtl w:val="0"/>
        </w:rPr>
        <w:t xml:space="preserve">Mera's immediate solutions</w:t>
      </w:r>
      <w:r w:rsidDel="00000000" w:rsidR="00000000" w:rsidRPr="00000000">
        <w:rPr>
          <w:rtl w:val="0"/>
        </w:rPr>
        <w:t xml:space="preserve"> and </w:t>
      </w:r>
      <w:r w:rsidDel="00000000" w:rsidR="00000000" w:rsidRPr="00000000">
        <w:rPr>
          <w:b w:val="1"/>
          <w:bCs w:val="1"/>
          <w:rtl w:val="0"/>
        </w:rPr>
        <w:t xml:space="preserve">the unfinished Covenant</w:t>
      </w:r>
      <w:r w:rsidDel="00000000" w:rsidR="00000000" w:rsidRPr="00000000">
        <w:rPr>
          <w:rtl w:val="0"/>
        </w:rPr>
        <w:t xml:space="preserve">.</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67">
      <w:pPr>
        <w:spacing w:after="240" w:before="240" w:lineRule="auto"/>
        <w:ind w:left="0" w:right="600" w:firstLine="0"/>
        <w:rPr/>
      </w:pPr>
      <w:r w:rsidDel="00000000" w:rsidR="00000000" w:rsidRPr="00000000">
        <w:rPr>
          <w:rtl w:val="0"/>
        </w:rPr>
        <w:t xml:space="preserve">“Give me the Measure and Maker’s Seal. Keel gets its water.”</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69">
      <w:pPr>
        <w:spacing w:after="240" w:before="240" w:lineRule="auto"/>
        <w:ind w:left="0" w:right="600" w:firstLine="0"/>
        <w:rPr/>
      </w:pPr>
      <w:r w:rsidDel="00000000" w:rsidR="00000000" w:rsidRPr="00000000">
        <w:rPr>
          <w:rtl w:val="0"/>
        </w:rPr>
        <w:t xml:space="preserve">“Halyard keeps contributor ownership. Oasis accepts the displaced.”</w:t>
      </w:r>
    </w:p>
    <w:p w:rsidR="00000000" w:rsidDel="00000000" w:rsidP="00000000" w:rsidRDefault="00000000" w:rsidRPr="00000000" w14:paraId="0000066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6B">
      <w:pPr>
        <w:spacing w:after="240" w:before="240" w:lineRule="auto"/>
        <w:ind w:left="0" w:right="600" w:firstLine="0"/>
        <w:rPr/>
      </w:pPr>
      <w:r w:rsidDel="00000000" w:rsidR="00000000" w:rsidRPr="00000000">
        <w:rPr>
          <w:rtl w:val="0"/>
        </w:rPr>
        <w:t xml:space="preserve">“In exchange for what?”</w:t>
      </w:r>
    </w:p>
    <w:p w:rsidR="00000000" w:rsidDel="00000000" w:rsidP="00000000" w:rsidRDefault="00000000" w:rsidRPr="00000000" w14:paraId="0000066C">
      <w:pPr>
        <w:spacing w:after="240" w:before="240" w:lineRule="auto"/>
        <w:rPr>
          <w:i w:val="1"/>
          <w:iCs w:val="1"/>
        </w:rPr>
      </w:pPr>
      <w:r w:rsidDel="00000000" w:rsidR="00000000" w:rsidRPr="00000000">
        <w:rPr>
          <w:i w:val="1"/>
          <w:iCs w:val="1"/>
          <w:rtl w:val="0"/>
        </w:rPr>
        <w:t xml:space="preserve">Mera looks at the Covenant.</w:t>
      </w:r>
    </w:p>
    <w:p w:rsidR="00000000" w:rsidDel="00000000" w:rsidP="00000000" w:rsidRDefault="00000000" w:rsidRPr="00000000" w14:paraId="0000066D">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6E">
      <w:pPr>
        <w:spacing w:after="240" w:before="240" w:lineRule="auto"/>
        <w:ind w:left="0" w:right="600" w:firstLine="0"/>
        <w:rPr/>
      </w:pPr>
      <w:r w:rsidDel="00000000" w:rsidR="00000000" w:rsidRPr="00000000">
        <w:rPr>
          <w:rtl w:val="0"/>
        </w:rPr>
        <w:t xml:space="preserve">“Leave that buried.”</w:t>
      </w:r>
    </w:p>
    <w:p w:rsidR="00000000" w:rsidDel="00000000" w:rsidP="00000000" w:rsidRDefault="00000000" w:rsidRPr="00000000" w14:paraId="0000066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70">
      <w:pPr>
        <w:spacing w:after="240" w:before="240" w:lineRule="auto"/>
        <w:ind w:left="0" w:right="600" w:firstLine="0"/>
        <w:rPr/>
      </w:pPr>
      <w:r w:rsidDel="00000000" w:rsidR="00000000" w:rsidRPr="00000000">
        <w:rPr>
          <w:rtl w:val="0"/>
        </w:rPr>
        <w:t xml:space="preserve">“Why?”</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72">
      <w:pPr>
        <w:spacing w:after="240" w:before="240" w:lineRule="auto"/>
        <w:ind w:left="0" w:right="600" w:firstLine="0"/>
        <w:rPr/>
      </w:pPr>
      <w:r w:rsidDel="00000000" w:rsidR="00000000" w:rsidRPr="00000000">
        <w:rPr>
          <w:rtl w:val="0"/>
        </w:rPr>
        <w:t xml:space="preserve">“Because I remember what happened the last time we trusted people with it.”</w:t>
      </w:r>
    </w:p>
    <w:p w:rsidR="00000000" w:rsidDel="00000000" w:rsidP="00000000" w:rsidRDefault="00000000" w:rsidRPr="00000000" w14:paraId="0000067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74">
      <w:pPr>
        <w:rPr/>
      </w:pPr>
      <w:r w:rsidDel="00000000" w:rsidR="00000000" w:rsidRPr="00000000">
        <w:rPr>
          <w:b w:val="1"/>
          <w:bCs w:val="1"/>
          <w:rtl w:val="0"/>
        </w:rPr>
        <w:t xml:space="preserve">PAGE 3 — THE FIRST AGREEMENT</w:t>
      </w:r>
      <w:r w:rsidDel="00000000" w:rsidR="00000000" w:rsidRPr="00000000">
        <w:rPr>
          <w:rtl w:val="0"/>
        </w:rPr>
      </w:r>
    </w:p>
    <w:p w:rsidR="00000000" w:rsidDel="00000000" w:rsidP="00000000" w:rsidRDefault="00000000" w:rsidRPr="00000000" w14:paraId="00000675">
      <w:pPr>
        <w:rPr>
          <w:b w:val="1"/>
          <w:bCs w:val="1"/>
        </w:rPr>
      </w:pPr>
      <w:r w:rsidDel="00000000" w:rsidR="00000000" w:rsidRPr="00000000">
        <w:rPr>
          <w:b w:val="1"/>
          <w:bCs w:val="1"/>
          <w:rtl w:val="0"/>
        </w:rPr>
        <w:t xml:space="preserve">Panel 1 — Three Perspectives</w:t>
      </w:r>
    </w:p>
    <w:p w:rsidR="00000000" w:rsidDel="00000000" w:rsidP="00000000" w:rsidRDefault="00000000" w:rsidRPr="00000000" w14:paraId="00000676">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77">
      <w:pPr>
        <w:rPr/>
      </w:pPr>
      <w:r w:rsidDel="00000000" w:rsidR="00000000" w:rsidRPr="00000000">
        <w:rPr>
          <w:rtl w:val="0"/>
        </w:rPr>
        <w:t xml:space="preserve">In a repurposed public hall near the refugee intake district, Alex and Ada bring together three representatives:</w:t>
      </w:r>
    </w:p>
    <w:p w:rsidR="00000000" w:rsidDel="00000000" w:rsidP="00000000" w:rsidRDefault="00000000" w:rsidRPr="00000000" w14:paraId="00000678">
      <w:pPr>
        <w:rPr/>
      </w:pPr>
      <w:r w:rsidDel="00000000" w:rsidR="00000000" w:rsidRPr="00000000">
        <w:rPr>
          <w:b w:val="1"/>
          <w:bCs w:val="1"/>
          <w:rtl w:val="0"/>
        </w:rPr>
        <w:t xml:space="preserve">Mara Doss — Keel community organizer and displaced parent</w:t>
      </w: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Practical, protective, and distrustful of Oasis.</w:t>
      </w:r>
    </w:p>
    <w:p w:rsidR="00000000" w:rsidDel="00000000" w:rsidP="00000000" w:rsidRDefault="00000000" w:rsidRPr="00000000" w14:paraId="0000067A">
      <w:pPr>
        <w:rPr/>
      </w:pPr>
      <w:r w:rsidDel="00000000" w:rsidR="00000000" w:rsidRPr="00000000">
        <w:rPr>
          <w:b w:val="1"/>
          <w:bCs w:val="1"/>
          <w:rtl w:val="0"/>
        </w:rPr>
        <w:t xml:space="preserve">Frank Reed — Halyard fabrication engineer and new venture founder</w:t>
      </w: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Focused on innovation, costs, and the rights of contributors.</w:t>
      </w:r>
    </w:p>
    <w:p w:rsidR="00000000" w:rsidDel="00000000" w:rsidP="00000000" w:rsidRDefault="00000000" w:rsidRPr="00000000" w14:paraId="0000067C">
      <w:pPr>
        <w:rPr/>
      </w:pPr>
      <w:r w:rsidDel="00000000" w:rsidR="00000000" w:rsidRPr="00000000">
        <w:rPr>
          <w:b w:val="1"/>
          <w:bCs w:val="1"/>
          <w:rtl w:val="0"/>
        </w:rPr>
        <w:t xml:space="preserve">Elias Renn — Oasis district coordinator</w:t>
      </w: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Calm, procedural, and fearful that uncontrolled commitments will undermine system stability.</w:t>
      </w:r>
    </w:p>
    <w:p w:rsidR="00000000" w:rsidDel="00000000" w:rsidP="00000000" w:rsidRDefault="00000000" w:rsidRPr="00000000" w14:paraId="0000067E">
      <w:pPr>
        <w:rPr/>
      </w:pPr>
      <w:r w:rsidDel="00000000" w:rsidR="00000000" w:rsidRPr="00000000">
        <w:rPr>
          <w:rtl w:val="0"/>
        </w:rPr>
        <w:t xml:space="preserve">Refugees, makers, and Oasis citizens observe from separated areas of the room.</w:t>
      </w:r>
    </w:p>
    <w:p w:rsidR="00000000" w:rsidDel="00000000" w:rsidP="00000000" w:rsidRDefault="00000000" w:rsidRPr="00000000" w14:paraId="0000067F">
      <w:pPr>
        <w:rPr/>
      </w:pPr>
      <w:r w:rsidDel="00000000" w:rsidR="00000000" w:rsidRPr="00000000">
        <w:rPr>
          <w:rtl w:val="0"/>
        </w:rPr>
        <w:t xml:space="preserve">Alpha displays a recommendation to cancel the meeting.</w:t>
      </w:r>
    </w:p>
    <w:p w:rsidR="00000000" w:rsidDel="00000000" w:rsidP="00000000" w:rsidRDefault="00000000" w:rsidRPr="00000000" w14:paraId="00000680">
      <w:pPr>
        <w:rPr/>
      </w:pPr>
      <w:r w:rsidDel="00000000" w:rsidR="00000000" w:rsidRPr="00000000">
        <w:rPr>
          <w:b w:val="1"/>
          <w:bCs w:val="1"/>
          <w:rtl w:val="0"/>
        </w:rPr>
        <w:t xml:space="preserve">UNSTRUCTURED NEGOTIATION: HIGH CONFLICT RISK</w:t>
      </w:r>
      <w:r w:rsidDel="00000000" w:rsidR="00000000" w:rsidRPr="00000000">
        <w:rPr>
          <w:rtl w:val="0"/>
        </w:rPr>
      </w:r>
    </w:p>
    <w:p w:rsidR="00000000" w:rsidDel="00000000" w:rsidP="00000000" w:rsidRDefault="00000000" w:rsidRPr="00000000" w14:paraId="00000681">
      <w:pPr>
        <w:rPr>
          <w:b w:val="1"/>
          <w:bCs w:val="1"/>
        </w:rPr>
      </w:pPr>
      <w:r w:rsidDel="00000000" w:rsidR="00000000" w:rsidRPr="00000000">
        <w:rPr>
          <w:b w:val="1"/>
          <w:bCs w:val="1"/>
          <w:rtl w:val="0"/>
        </w:rPr>
        <w:t xml:space="preserve">Elias</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83">
      <w:pPr>
        <w:spacing w:after="240" w:before="240" w:lineRule="auto"/>
        <w:ind w:left="0" w:right="600" w:firstLine="0"/>
        <w:rPr/>
      </w:pPr>
      <w:r w:rsidDel="00000000" w:rsidR="00000000" w:rsidRPr="00000000">
        <w:rPr>
          <w:rtl w:val="0"/>
        </w:rPr>
        <w:t xml:space="preserve">“Oasis can house them. Temporarily.”</w:t>
      </w:r>
    </w:p>
    <w:p w:rsidR="00000000" w:rsidDel="00000000" w:rsidP="00000000" w:rsidRDefault="00000000" w:rsidRPr="00000000" w14:paraId="00000684">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85">
      <w:pPr>
        <w:spacing w:after="240" w:before="240" w:lineRule="auto"/>
        <w:ind w:left="0" w:right="600" w:firstLine="0"/>
        <w:rPr/>
      </w:pPr>
      <w:r w:rsidDel="00000000" w:rsidR="00000000" w:rsidRPr="00000000">
        <w:rPr>
          <w:rtl w:val="0"/>
        </w:rPr>
        <w:t xml:space="preserve">“You separated families at the gate.”</w:t>
      </w:r>
    </w:p>
    <w:p w:rsidR="00000000" w:rsidDel="00000000" w:rsidP="00000000" w:rsidRDefault="00000000" w:rsidRPr="00000000" w14:paraId="00000686">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87">
      <w:pPr>
        <w:spacing w:after="240" w:before="240" w:lineRule="auto"/>
        <w:ind w:left="0" w:right="600" w:firstLine="0"/>
        <w:rPr/>
      </w:pPr>
      <w:r w:rsidDel="00000000" w:rsidR="00000000" w:rsidRPr="00000000">
        <w:rPr>
          <w:rtl w:val="0"/>
        </w:rPr>
        <w:t xml:space="preserve">“And you want Halyard's water systems without recognizing who built them.”</w:t>
      </w:r>
    </w:p>
    <w:p w:rsidR="00000000" w:rsidDel="00000000" w:rsidP="00000000" w:rsidRDefault="00000000" w:rsidRPr="00000000" w14:paraId="00000688">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89">
      <w:pPr>
        <w:spacing w:after="240" w:before="240" w:lineRule="auto"/>
        <w:ind w:left="0" w:right="600" w:firstLine="0"/>
        <w:rPr/>
      </w:pPr>
      <w:r w:rsidDel="00000000" w:rsidR="00000000" w:rsidRPr="00000000">
        <w:rPr>
          <w:rtl w:val="0"/>
        </w:rPr>
        <w:t xml:space="preserve">“You want ownership while people need water.”</w:t>
      </w:r>
    </w:p>
    <w:p w:rsidR="00000000" w:rsidDel="00000000" w:rsidP="00000000" w:rsidRDefault="00000000" w:rsidRPr="00000000" w14:paraId="0000068A">
      <w:pPr>
        <w:rPr>
          <w:i w:val="1"/>
          <w:iCs w:val="1"/>
        </w:rPr>
      </w:pPr>
      <w:r w:rsidDel="00000000" w:rsidR="00000000" w:rsidRPr="00000000">
        <w:rPr>
          <w:i w:val="1"/>
          <w:iCs w:val="1"/>
          <w:rtl w:val="0"/>
        </w:rPr>
        <w:t xml:space="preserve">The room begins to fracture into argument.</w:t>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rPr>
          <w:b w:val="1"/>
          <w:bCs w:val="1"/>
        </w:rPr>
      </w:pPr>
      <w:r w:rsidDel="00000000" w:rsidR="00000000" w:rsidRPr="00000000">
        <w:rPr>
          <w:b w:val="1"/>
          <w:bCs w:val="1"/>
          <w:rtl w:val="0"/>
        </w:rPr>
        <w:t xml:space="preserve">Panel 2 — Ada Makes Them Listen</w:t>
      </w:r>
    </w:p>
    <w:p w:rsidR="00000000" w:rsidDel="00000000" w:rsidP="00000000" w:rsidRDefault="00000000" w:rsidRPr="00000000" w14:paraId="0000068D">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8E">
      <w:pPr>
        <w:rPr/>
      </w:pPr>
      <w:r w:rsidDel="00000000" w:rsidR="00000000" w:rsidRPr="00000000">
        <w:rPr>
          <w:rtl w:val="0"/>
        </w:rPr>
        <w:t xml:space="preserve">Ada steps into the center of the triangular Covenant interface.</w:t>
      </w:r>
    </w:p>
    <w:p w:rsidR="00000000" w:rsidDel="00000000" w:rsidP="00000000" w:rsidRDefault="00000000" w:rsidRPr="00000000" w14:paraId="0000068F">
      <w:pPr>
        <w:rPr/>
      </w:pPr>
      <w:r w:rsidDel="00000000" w:rsidR="00000000" w:rsidRPr="00000000">
        <w:rPr>
          <w:rtl w:val="0"/>
        </w:rPr>
        <w:t xml:space="preserve">She does not lecture. She asks each representative to state what they fear losing.</w:t>
      </w:r>
    </w:p>
    <w:p w:rsidR="00000000" w:rsidDel="00000000" w:rsidP="00000000" w:rsidRDefault="00000000" w:rsidRPr="00000000" w14:paraId="00000690">
      <w:pPr>
        <w:rPr/>
      </w:pPr>
      <w:r w:rsidDel="00000000" w:rsidR="00000000" w:rsidRPr="00000000">
        <w:rPr>
          <w:rtl w:val="0"/>
        </w:rPr>
        <w:t xml:space="preserve">The argument quiets.</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92">
      <w:pPr>
        <w:spacing w:after="240" w:before="240" w:lineRule="auto"/>
        <w:ind w:left="0" w:right="600" w:firstLine="0"/>
        <w:rPr/>
      </w:pPr>
      <w:r w:rsidDel="00000000" w:rsidR="00000000" w:rsidRPr="00000000">
        <w:rPr>
          <w:rtl w:val="0"/>
        </w:rPr>
        <w:t xml:space="preserve">“Stop. Not what do you want. What are you afraid of losing?”</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94">
      <w:pPr>
        <w:spacing w:after="240" w:before="240" w:lineRule="auto"/>
        <w:ind w:left="0" w:right="600" w:firstLine="0"/>
        <w:rPr/>
      </w:pPr>
      <w:r w:rsidDel="00000000" w:rsidR="00000000" w:rsidRPr="00000000">
        <w:rPr>
          <w:rtl w:val="0"/>
        </w:rPr>
        <w:t xml:space="preserve">“Keel's water.”</w:t>
      </w:r>
    </w:p>
    <w:p w:rsidR="00000000" w:rsidDel="00000000" w:rsidP="00000000" w:rsidRDefault="00000000" w:rsidRPr="00000000" w14:paraId="00000695">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96">
      <w:pPr>
        <w:spacing w:after="240" w:before="240" w:lineRule="auto"/>
        <w:ind w:left="0" w:right="600" w:firstLine="0"/>
        <w:rPr/>
      </w:pPr>
      <w:r w:rsidDel="00000000" w:rsidR="00000000" w:rsidRPr="00000000">
        <w:rPr>
          <w:rtl w:val="0"/>
        </w:rPr>
        <w:t xml:space="preserve">“Our work.”</w:t>
      </w:r>
    </w:p>
    <w:p w:rsidR="00000000" w:rsidDel="00000000" w:rsidP="00000000" w:rsidRDefault="00000000" w:rsidRPr="00000000" w14:paraId="00000697">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98">
      <w:pPr>
        <w:spacing w:after="240" w:before="240" w:lineRule="auto"/>
        <w:ind w:left="0" w:right="600" w:firstLine="0"/>
        <w:rPr/>
      </w:pPr>
      <w:r w:rsidDel="00000000" w:rsidR="00000000" w:rsidRPr="00000000">
        <w:rPr>
          <w:rtl w:val="0"/>
        </w:rPr>
        <w:t xml:space="preserve">“Oasis's stability.”</w:t>
      </w:r>
    </w:p>
    <w:p w:rsidR="00000000" w:rsidDel="00000000" w:rsidP="00000000" w:rsidRDefault="00000000" w:rsidRPr="00000000" w14:paraId="00000699">
      <w:pPr>
        <w:spacing w:after="240" w:before="240" w:lineRule="auto"/>
        <w:rPr>
          <w:i w:val="1"/>
          <w:iCs w:val="1"/>
        </w:rPr>
      </w:pPr>
      <w:r w:rsidDel="00000000" w:rsidR="00000000" w:rsidRPr="00000000">
        <w:rPr>
          <w:i w:val="1"/>
          <w:iCs w:val="1"/>
          <w:rtl w:val="0"/>
        </w:rPr>
        <w:t xml:space="preserve">Ada looks at the three.</w:t>
      </w:r>
    </w:p>
    <w:p w:rsidR="00000000" w:rsidDel="00000000" w:rsidP="00000000" w:rsidRDefault="00000000" w:rsidRPr="00000000" w14:paraId="0000069A">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9B">
      <w:pPr>
        <w:spacing w:after="240" w:before="240" w:lineRule="auto"/>
        <w:ind w:left="0" w:right="600" w:firstLine="0"/>
        <w:rPr/>
      </w:pPr>
      <w:r w:rsidDel="00000000" w:rsidR="00000000" w:rsidRPr="00000000">
        <w:rPr>
          <w:rtl w:val="0"/>
        </w:rPr>
        <w:t xml:space="preserve">“Then that's what the agreement has to protect.”</w:t>
      </w:r>
    </w:p>
    <w:p w:rsidR="00000000" w:rsidDel="00000000" w:rsidP="00000000" w:rsidRDefault="00000000" w:rsidRPr="00000000" w14:paraId="0000069C">
      <w:pPr>
        <w:rPr>
          <w:i w:val="1"/>
          <w:iCs w:val="1"/>
        </w:rPr>
      </w:pPr>
      <w:r w:rsidDel="00000000" w:rsidR="00000000" w:rsidRPr="00000000">
        <w:rPr>
          <w:i w:val="1"/>
          <w:iCs w:val="1"/>
          <w:rtl w:val="0"/>
        </w:rPr>
        <w:t xml:space="preserve">Leona watches her daughter do what she once failed to do.</w:t>
      </w:r>
    </w:p>
    <w:p w:rsidR="00000000" w:rsidDel="00000000" w:rsidP="00000000" w:rsidRDefault="00000000" w:rsidRPr="00000000" w14:paraId="000006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E">
      <w:pPr>
        <w:rPr>
          <w:b w:val="1"/>
          <w:bCs w:val="1"/>
        </w:rPr>
      </w:pPr>
      <w:r w:rsidDel="00000000" w:rsidR="00000000" w:rsidRPr="00000000">
        <w:rPr>
          <w:b w:val="1"/>
          <w:bCs w:val="1"/>
          <w:rtl w:val="0"/>
        </w:rPr>
        <w:t xml:space="preserve">Panel 3 — The Strengths of the Three Cities</w:t>
      </w:r>
    </w:p>
    <w:p w:rsidR="00000000" w:rsidDel="00000000" w:rsidP="00000000" w:rsidRDefault="00000000" w:rsidRPr="00000000" w14:paraId="0000069F">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6A0">
      <w:pPr>
        <w:rPr/>
      </w:pPr>
      <w:r w:rsidDel="00000000" w:rsidR="00000000" w:rsidRPr="00000000">
        <w:rPr>
          <w:rtl w:val="0"/>
        </w:rPr>
        <w:t xml:space="preserve">The representatives begin mapping what each community can contribute.</w:t>
      </w:r>
    </w:p>
    <w:p w:rsidR="00000000" w:rsidDel="00000000" w:rsidP="00000000" w:rsidRDefault="00000000" w:rsidRPr="00000000" w14:paraId="000006A1">
      <w:pPr>
        <w:rPr/>
      </w:pPr>
      <w:r w:rsidDel="00000000" w:rsidR="00000000" w:rsidRPr="00000000">
        <w:rPr>
          <w:rtl w:val="0"/>
        </w:rPr>
        <w:t xml:space="preserve">The triangular interface displays three categories.</w:t>
      </w:r>
    </w:p>
    <w:p w:rsidR="00000000" w:rsidDel="00000000" w:rsidP="00000000" w:rsidRDefault="00000000" w:rsidRPr="00000000" w14:paraId="000006A2">
      <w:pPr>
        <w:spacing w:after="240" w:before="240" w:lineRule="auto"/>
        <w:rPr/>
      </w:pPr>
      <w:r w:rsidDel="00000000" w:rsidR="00000000" w:rsidRPr="00000000">
        <w:rPr>
          <w:b w:val="1"/>
          <w:bCs w:val="1"/>
          <w:rtl w:val="0"/>
        </w:rPr>
        <w:t xml:space="preserve">KEEL</w:t>
        <w:br w:type="textWrapping"/>
      </w:r>
      <w:r w:rsidDel="00000000" w:rsidR="00000000" w:rsidRPr="00000000">
        <w:rPr>
          <w:rtl w:val="0"/>
        </w:rPr>
        <w:t xml:space="preserve">Water knowledge • community networks • repair</w:t>
      </w:r>
    </w:p>
    <w:p w:rsidR="00000000" w:rsidDel="00000000" w:rsidP="00000000" w:rsidRDefault="00000000" w:rsidRPr="00000000" w14:paraId="000006A3">
      <w:pPr>
        <w:spacing w:after="240" w:before="240" w:lineRule="auto"/>
        <w:rPr/>
      </w:pPr>
      <w:r w:rsidDel="00000000" w:rsidR="00000000" w:rsidRPr="00000000">
        <w:rPr>
          <w:b w:val="1"/>
          <w:bCs w:val="1"/>
          <w:rtl w:val="0"/>
        </w:rPr>
        <w:t xml:space="preserve">HALYARD</w:t>
        <w:br w:type="textWrapping"/>
      </w:r>
      <w:r w:rsidDel="00000000" w:rsidR="00000000" w:rsidRPr="00000000">
        <w:rPr>
          <w:rtl w:val="0"/>
        </w:rPr>
        <w:t xml:space="preserve">Purification • fabrication • engineering</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OASIS</w:t>
        <w:br w:type="textWrapping"/>
      </w:r>
      <w:r w:rsidDel="00000000" w:rsidR="00000000" w:rsidRPr="00000000">
        <w:rPr>
          <w:rtl w:val="0"/>
        </w:rPr>
        <w:t xml:space="preserve">Housing • infrastructure • services</w:t>
      </w:r>
    </w:p>
    <w:p w:rsidR="00000000" w:rsidDel="00000000" w:rsidP="00000000" w:rsidRDefault="00000000" w:rsidRPr="00000000" w14:paraId="000006A5">
      <w:pPr>
        <w:spacing w:after="240" w:before="240" w:lineRule="auto"/>
        <w:rPr>
          <w:b w:val="1"/>
          <w:bCs w:val="1"/>
        </w:rPr>
      </w:pPr>
      <w:r w:rsidDel="00000000" w:rsidR="00000000" w:rsidRPr="00000000">
        <w:rPr>
          <w:b w:val="1"/>
          <w:bCs w:val="1"/>
          <w:rtl w:val="0"/>
        </w:rPr>
        <w:t xml:space="preserve">Dialgoue</w:t>
      </w:r>
    </w:p>
    <w:p w:rsidR="00000000" w:rsidDel="00000000" w:rsidP="00000000" w:rsidRDefault="00000000" w:rsidRPr="00000000" w14:paraId="000006A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A7">
      <w:pPr>
        <w:spacing w:after="240" w:before="240" w:lineRule="auto"/>
        <w:ind w:left="0" w:right="600" w:firstLine="0"/>
        <w:rPr/>
      </w:pPr>
      <w:r w:rsidDel="00000000" w:rsidR="00000000" w:rsidRPr="00000000">
        <w:rPr>
          <w:rtl w:val="0"/>
        </w:rPr>
        <w:t xml:space="preserve">“Keel knows the water.”</w:t>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A9">
      <w:pPr>
        <w:spacing w:after="240" w:before="240" w:lineRule="auto"/>
        <w:ind w:left="0" w:right="600" w:firstLine="0"/>
        <w:rPr/>
      </w:pPr>
      <w:r w:rsidDel="00000000" w:rsidR="00000000" w:rsidRPr="00000000">
        <w:rPr>
          <w:rtl w:val="0"/>
        </w:rPr>
        <w:t xml:space="preserve">“Halyard can clean it.”</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AB">
      <w:pPr>
        <w:spacing w:after="240" w:before="240" w:lineRule="auto"/>
        <w:ind w:left="0" w:right="600" w:firstLine="0"/>
        <w:rPr/>
      </w:pPr>
      <w:r w:rsidDel="00000000" w:rsidR="00000000" w:rsidRPr="00000000">
        <w:rPr>
          <w:rtl w:val="0"/>
        </w:rPr>
        <w:t xml:space="preserve">“Oasis can house people and move resources.”</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AD">
      <w:pPr>
        <w:spacing w:after="240" w:before="240" w:lineRule="auto"/>
        <w:ind w:left="0" w:right="600" w:firstLine="0"/>
        <w:rPr/>
      </w:pPr>
      <w:r w:rsidDel="00000000" w:rsidR="00000000" w:rsidRPr="00000000">
        <w:rPr>
          <w:rtl w:val="0"/>
        </w:rPr>
        <w:t xml:space="preserve">“Then none of you can solve this alone.”</w:t>
      </w:r>
    </w:p>
    <w:p w:rsidR="00000000" w:rsidDel="00000000" w:rsidP="00000000" w:rsidRDefault="00000000" w:rsidRPr="00000000" w14:paraId="000006AE">
      <w:pPr>
        <w:pStyle w:val="Heading1"/>
        <w:keepNext w:val="0"/>
        <w:keepLines w:val="0"/>
        <w:spacing w:after="120" w:before="480" w:lineRule="auto"/>
        <w:rPr>
          <w:rFonts w:ascii="Aptos" w:cs="Aptos" w:eastAsia="Aptos" w:hAnsi="Aptos"/>
          <w:b w:val="1"/>
          <w:bCs w:val="1"/>
          <w:color w:val="000000"/>
          <w:sz w:val="28"/>
          <w:szCs w:val="28"/>
        </w:rPr>
      </w:pPr>
      <w:bookmarkStart w:colFirst="0" w:colLast="0" w:name="_heading=h.vv7zv3mjeoqh" w:id="3"/>
      <w:bookmarkEnd w:id="3"/>
      <w:r w:rsidDel="00000000" w:rsidR="00000000" w:rsidRPr="00000000">
        <w:br w:type="page"/>
      </w:r>
      <w:r w:rsidDel="00000000" w:rsidR="00000000" w:rsidRPr="00000000">
        <w:rPr>
          <w:rtl w:val="0"/>
        </w:rPr>
      </w:r>
    </w:p>
    <w:p w:rsidR="00000000" w:rsidDel="00000000" w:rsidP="00000000" w:rsidRDefault="00000000" w:rsidRPr="00000000" w14:paraId="000006AF">
      <w:pPr>
        <w:pStyle w:val="Heading1"/>
        <w:keepNext w:val="0"/>
        <w:keepLines w:val="0"/>
        <w:spacing w:after="120" w:before="480" w:lineRule="auto"/>
        <w:rPr>
          <w:rFonts w:ascii="Aptos" w:cs="Aptos" w:eastAsia="Aptos" w:hAnsi="Aptos"/>
          <w:b w:val="1"/>
          <w:bCs w:val="1"/>
          <w:color w:val="000000"/>
          <w:sz w:val="28"/>
          <w:szCs w:val="28"/>
        </w:rPr>
      </w:pPr>
      <w:bookmarkStart w:colFirst="0" w:colLast="0" w:name="_heading=h.ayf7vf9c3q6" w:id="4"/>
      <w:bookmarkEnd w:id="4"/>
      <w:r w:rsidDel="00000000" w:rsidR="00000000" w:rsidRPr="00000000">
        <w:rPr>
          <w:rFonts w:ascii="Aptos" w:cs="Aptos" w:eastAsia="Aptos" w:hAnsi="Aptos"/>
          <w:b w:val="1"/>
          <w:bCs w:val="1"/>
          <w:color w:val="000000"/>
          <w:sz w:val="28"/>
          <w:szCs w:val="28"/>
          <w:rtl w:val="0"/>
        </w:rPr>
        <w:t xml:space="preserve">PAGE 4 — TRUST IS A VERB</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heading=h.n09gwe3c76ym" w:id="5"/>
      <w:bookmarkEnd w:id="5"/>
      <w:r w:rsidDel="00000000" w:rsidR="00000000" w:rsidRPr="00000000">
        <w:rPr>
          <w:b w:val="1"/>
          <w:bCs w:val="1"/>
          <w:color w:val="000000"/>
          <w:sz w:val="26"/>
          <w:szCs w:val="26"/>
          <w:rtl w:val="0"/>
        </w:rPr>
        <w:t xml:space="preserve">Panel 1 — Someone Goes First</w:t>
      </w:r>
    </w:p>
    <w:p w:rsidR="00000000" w:rsidDel="00000000" w:rsidP="00000000" w:rsidRDefault="00000000" w:rsidRPr="00000000" w14:paraId="000006B1">
      <w:pPr>
        <w:rPr/>
      </w:pPr>
      <w:r w:rsidDel="00000000" w:rsidR="00000000" w:rsidRPr="00000000">
        <w:rPr>
          <w:b w:val="1"/>
          <w:bCs w:val="1"/>
          <w:rtl w:val="0"/>
        </w:rPr>
        <w:t xml:space="preserve">Suggested Image Prompt</w:t>
      </w:r>
      <w:r w:rsidDel="00000000" w:rsidR="00000000" w:rsidRPr="00000000">
        <w:rPr>
          <w:rtl w:val="0"/>
        </w:rPr>
      </w:r>
    </w:p>
    <w:p w:rsidR="00000000" w:rsidDel="00000000" w:rsidP="00000000" w:rsidRDefault="00000000" w:rsidRPr="00000000" w14:paraId="000006B2">
      <w:pPr>
        <w:ind w:left="0" w:firstLine="0"/>
        <w:rPr/>
      </w:pPr>
      <w:r w:rsidDel="00000000" w:rsidR="00000000" w:rsidRPr="00000000">
        <w:rPr>
          <w:rtl w:val="0"/>
        </w:rPr>
        <w:t xml:space="preserve">Elias publicly releases Oasis’s water-capacity records. </w:t>
      </w:r>
    </w:p>
    <w:p w:rsidR="00000000" w:rsidDel="00000000" w:rsidP="00000000" w:rsidRDefault="00000000" w:rsidRPr="00000000" w14:paraId="000006B3">
      <w:pPr>
        <w:rPr/>
      </w:pPr>
      <w:r w:rsidDel="00000000" w:rsidR="00000000" w:rsidRPr="00000000">
        <w:rPr>
          <w:rtl w:val="0"/>
        </w:rPr>
        <w:t xml:space="preserve">The Covenant interface begins to glow faintly with this first act.</w:t>
      </w:r>
    </w:p>
    <w:p w:rsidR="00000000" w:rsidDel="00000000" w:rsidP="00000000" w:rsidRDefault="00000000" w:rsidRPr="00000000" w14:paraId="000006B4">
      <w:pPr>
        <w:rPr>
          <w:b w:val="1"/>
          <w:bCs w:val="1"/>
        </w:rPr>
      </w:pPr>
      <w:r w:rsidDel="00000000" w:rsidR="00000000" w:rsidRPr="00000000">
        <w:rPr>
          <w:b w:val="1"/>
          <w:bCs w:val="1"/>
          <w:rtl w:val="0"/>
        </w:rPr>
        <w:t xml:space="preserve">Alex Narration</w:t>
      </w:r>
    </w:p>
    <w:p w:rsidR="00000000" w:rsidDel="00000000" w:rsidP="00000000" w:rsidRDefault="00000000" w:rsidRPr="00000000" w14:paraId="000006B5">
      <w:pPr>
        <w:rPr/>
      </w:pPr>
      <w:r w:rsidDel="00000000" w:rsidR="00000000" w:rsidRPr="00000000">
        <w:rPr>
          <w:rtl w:val="0"/>
        </w:rPr>
        <w:t xml:space="preserve">Trust did not begin when everyone agreed.</w:t>
      </w:r>
    </w:p>
    <w:p w:rsidR="00000000" w:rsidDel="00000000" w:rsidP="00000000" w:rsidRDefault="00000000" w:rsidRPr="00000000" w14:paraId="000006B6">
      <w:pPr>
        <w:rPr/>
      </w:pPr>
      <w:r w:rsidDel="00000000" w:rsidR="00000000" w:rsidRPr="00000000">
        <w:rPr>
          <w:rtl w:val="0"/>
        </w:rPr>
        <w:t xml:space="preserve">It began when someone acted first…</w:t>
      </w:r>
    </w:p>
    <w:p w:rsidR="00000000" w:rsidDel="00000000" w:rsidP="00000000" w:rsidRDefault="00000000" w:rsidRPr="00000000" w14:paraId="000006B7">
      <w:pPr>
        <w:rPr/>
      </w:pPr>
      <w:r w:rsidDel="00000000" w:rsidR="00000000" w:rsidRPr="00000000">
        <w:rPr>
          <w:rtl w:val="0"/>
        </w:rPr>
        <w:t xml:space="preserve">and another person answered.</w:t>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B9">
      <w:pPr>
        <w:spacing w:after="240" w:before="240" w:lineRule="auto"/>
        <w:ind w:left="0" w:right="600" w:firstLine="0"/>
        <w:rPr/>
      </w:pPr>
      <w:r w:rsidDel="00000000" w:rsidR="00000000" w:rsidRPr="00000000">
        <w:rPr>
          <w:rtl w:val="0"/>
        </w:rPr>
        <w:t xml:space="preserve">“Alpha classified these records.”</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BB">
      <w:pPr>
        <w:spacing w:after="240" w:before="240" w:lineRule="auto"/>
        <w:ind w:left="0" w:right="600" w:firstLine="0"/>
        <w:rPr/>
      </w:pPr>
      <w:r w:rsidDel="00000000" w:rsidR="00000000" w:rsidRPr="00000000">
        <w:rPr>
          <w:rtl w:val="0"/>
        </w:rPr>
        <w:t xml:space="preserve">“Then why show us?”</w:t>
      </w:r>
    </w:p>
    <w:p w:rsidR="00000000" w:rsidDel="00000000" w:rsidP="00000000" w:rsidRDefault="00000000" w:rsidRPr="00000000" w14:paraId="000006BC">
      <w:pPr>
        <w:spacing w:after="240" w:before="240" w:lineRule="auto"/>
        <w:rPr/>
      </w:pPr>
      <w:r w:rsidDel="00000000" w:rsidR="00000000" w:rsidRPr="00000000">
        <w:rPr>
          <w:rtl w:val="0"/>
        </w:rPr>
        <w:t xml:space="preserve">Elias releases them.</w:t>
      </w:r>
    </w:p>
    <w:p w:rsidR="00000000" w:rsidDel="00000000" w:rsidP="00000000" w:rsidRDefault="00000000" w:rsidRPr="00000000" w14:paraId="000006BD">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BE">
      <w:pPr>
        <w:spacing w:after="240" w:before="240" w:lineRule="auto"/>
        <w:ind w:left="0" w:right="600" w:firstLine="0"/>
        <w:rPr/>
      </w:pPr>
      <w:r w:rsidDel="00000000" w:rsidR="00000000" w:rsidRPr="00000000">
        <w:rPr>
          <w:rtl w:val="0"/>
        </w:rPr>
        <w:t xml:space="preserve">“Because I'm asking you to trust numbers you couldn't see.”</w:t>
      </w:r>
    </w:p>
    <w:p w:rsidR="00000000" w:rsidDel="00000000" w:rsidP="00000000" w:rsidRDefault="00000000" w:rsidRPr="00000000" w14:paraId="000006BF">
      <w:pPr>
        <w:spacing w:after="240" w:before="240" w:lineRule="auto"/>
        <w:rPr>
          <w:i w:val="1"/>
          <w:iCs w:val="1"/>
        </w:rPr>
      </w:pPr>
      <w:r w:rsidDel="00000000" w:rsidR="00000000" w:rsidRPr="00000000">
        <w:rPr>
          <w:i w:val="1"/>
          <w:iCs w:val="1"/>
          <w:rtl w:val="0"/>
        </w:rPr>
        <w:t xml:space="preserve">The Covenant gives its </w:t>
      </w:r>
      <w:r w:rsidDel="00000000" w:rsidR="00000000" w:rsidRPr="00000000">
        <w:rPr>
          <w:b w:val="1"/>
          <w:bCs w:val="1"/>
          <w:i w:val="1"/>
          <w:iCs w:val="1"/>
          <w:rtl w:val="0"/>
        </w:rPr>
        <w:t xml:space="preserve">first faint pulse</w:t>
      </w:r>
      <w:r w:rsidDel="00000000" w:rsidR="00000000" w:rsidRPr="00000000">
        <w:rPr>
          <w:i w:val="1"/>
          <w:iCs w:val="1"/>
          <w:rtl w:val="0"/>
        </w:rPr>
        <w:t xml:space="preserve">.</w:t>
      </w:r>
    </w:p>
    <w:p w:rsidR="00000000" w:rsidDel="00000000" w:rsidP="00000000" w:rsidRDefault="00000000" w:rsidRPr="00000000" w14:paraId="000006C0">
      <w:pPr>
        <w:spacing w:after="240" w:before="240" w:lineRule="auto"/>
        <w:rPr/>
      </w:pPr>
      <w:r w:rsidDel="00000000" w:rsidR="00000000" w:rsidRPr="00000000">
        <w:rPr>
          <w:rtl w:val="0"/>
        </w:rPr>
      </w:r>
    </w:p>
    <w:p w:rsidR="00000000" w:rsidDel="00000000" w:rsidP="00000000" w:rsidRDefault="00000000" w:rsidRPr="00000000" w14:paraId="000006C1">
      <w:pPr>
        <w:pStyle w:val="Heading3"/>
        <w:keepNext w:val="0"/>
        <w:keepLines w:val="0"/>
        <w:spacing w:before="280" w:lineRule="auto"/>
        <w:rPr>
          <w:b w:val="1"/>
          <w:bCs w:val="1"/>
          <w:color w:val="000000"/>
          <w:sz w:val="26"/>
          <w:szCs w:val="26"/>
        </w:rPr>
      </w:pPr>
      <w:bookmarkStart w:colFirst="0" w:colLast="0" w:name="_heading=h.d1x5id12he8l" w:id="6"/>
      <w:bookmarkEnd w:id="6"/>
      <w:r w:rsidDel="00000000" w:rsidR="00000000" w:rsidRPr="00000000">
        <w:rPr>
          <w:b w:val="1"/>
          <w:bCs w:val="1"/>
          <w:color w:val="000000"/>
          <w:sz w:val="26"/>
          <w:szCs w:val="26"/>
          <w:rtl w:val="0"/>
        </w:rPr>
        <w:t xml:space="preserve">Panel 2 — Someone Answers</w:t>
      </w:r>
    </w:p>
    <w:p w:rsidR="00000000" w:rsidDel="00000000" w:rsidP="00000000" w:rsidRDefault="00000000" w:rsidRPr="00000000" w14:paraId="000006C2">
      <w:pPr>
        <w:spacing w:after="240" w:before="240" w:lineRule="auto"/>
        <w:rPr/>
      </w:pPr>
      <w:r w:rsidDel="00000000" w:rsidR="00000000" w:rsidRPr="00000000">
        <w:rPr>
          <w:rtl w:val="0"/>
        </w:rPr>
        <w:t xml:space="preserve">Now Mara reciprocates.</w:t>
      </w:r>
    </w:p>
    <w:p w:rsidR="00000000" w:rsidDel="00000000" w:rsidP="00000000" w:rsidRDefault="00000000" w:rsidRPr="00000000" w14:paraId="000006C3">
      <w:pPr>
        <w:spacing w:after="240" w:before="240" w:lineRule="auto"/>
        <w:rPr/>
      </w:pPr>
      <w:r w:rsidDel="00000000" w:rsidR="00000000" w:rsidRPr="00000000">
        <w:rPr>
          <w:rtl w:val="0"/>
        </w:rPr>
        <w:t xml:space="preserve">Perhaps the data proves Oasis really </w:t>
      </w:r>
      <w:r w:rsidDel="00000000" w:rsidR="00000000" w:rsidRPr="00000000">
        <w:rPr>
          <w:b w:val="1"/>
          <w:bCs w:val="1"/>
          <w:rtl w:val="0"/>
        </w:rPr>
        <w:t xml:space="preserve">cannot</w:t>
      </w:r>
      <w:r w:rsidDel="00000000" w:rsidR="00000000" w:rsidRPr="00000000">
        <w:rPr>
          <w:rtl w:val="0"/>
        </w:rPr>
        <w:t xml:space="preserve"> immediately accommodate everyone without threatening its own reserves. Mara has reason to exploit this politically – but doesn't.</w:t>
      </w:r>
    </w:p>
    <w:p w:rsidR="00000000" w:rsidDel="00000000" w:rsidP="00000000" w:rsidRDefault="00000000" w:rsidRPr="00000000" w14:paraId="000006C4">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C5">
      <w:pPr>
        <w:spacing w:after="240" w:before="240" w:lineRule="auto"/>
        <w:ind w:left="0" w:right="600" w:firstLine="0"/>
        <w:rPr/>
      </w:pPr>
      <w:r w:rsidDel="00000000" w:rsidR="00000000" w:rsidRPr="00000000">
        <w:rPr>
          <w:rtl w:val="0"/>
        </w:rPr>
        <w:t xml:space="preserve">“Keel can release emergency water for thirty days.”</w:t>
      </w:r>
    </w:p>
    <w:p w:rsidR="00000000" w:rsidDel="00000000" w:rsidP="00000000" w:rsidRDefault="00000000" w:rsidRPr="00000000" w14:paraId="000006C6">
      <w:pPr>
        <w:spacing w:after="240" w:before="240" w:lineRule="auto"/>
        <w:rPr>
          <w:b w:val="1"/>
          <w:bCs w:val="1"/>
        </w:rPr>
      </w:pPr>
      <w:r w:rsidDel="00000000" w:rsidR="00000000" w:rsidRPr="00000000">
        <w:rPr>
          <w:b w:val="1"/>
          <w:bCs w:val="1"/>
          <w:rtl w:val="0"/>
        </w:rPr>
        <w:t xml:space="preserve">Elias:</w:t>
      </w:r>
    </w:p>
    <w:p w:rsidR="00000000" w:rsidDel="00000000" w:rsidP="00000000" w:rsidRDefault="00000000" w:rsidRPr="00000000" w14:paraId="000006C7">
      <w:pPr>
        <w:spacing w:after="240" w:before="240" w:lineRule="auto"/>
        <w:ind w:left="0" w:right="600" w:firstLine="0"/>
        <w:rPr/>
      </w:pPr>
      <w:r w:rsidDel="00000000" w:rsidR="00000000" w:rsidRPr="00000000">
        <w:rPr>
          <w:rtl w:val="0"/>
        </w:rPr>
        <w:t xml:space="preserve">“Before your own claim is settled?”</w:t>
      </w:r>
    </w:p>
    <w:p w:rsidR="00000000" w:rsidDel="00000000" w:rsidP="00000000" w:rsidRDefault="00000000" w:rsidRPr="00000000" w14:paraId="000006C8">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C9">
      <w:pPr>
        <w:spacing w:after="240" w:before="240" w:lineRule="auto"/>
        <w:ind w:left="0" w:right="600" w:firstLine="0"/>
        <w:rPr/>
      </w:pPr>
      <w:r w:rsidDel="00000000" w:rsidR="00000000" w:rsidRPr="00000000">
        <w:rPr>
          <w:rtl w:val="0"/>
        </w:rPr>
        <w:t xml:space="preserve">“Thirty days.”</w:t>
      </w:r>
    </w:p>
    <w:p w:rsidR="00000000" w:rsidDel="00000000" w:rsidP="00000000" w:rsidRDefault="00000000" w:rsidRPr="00000000" w14:paraId="000006CA">
      <w:pPr>
        <w:spacing w:after="240" w:before="240" w:lineRule="auto"/>
        <w:rPr/>
      </w:pPr>
      <w:r w:rsidDel="00000000" w:rsidR="00000000" w:rsidRPr="00000000">
        <w:rPr>
          <w:rtl w:val="0"/>
        </w:rPr>
        <w:t xml:space="preserve">The Covenant pulses again.</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heading=h.o1pur7ha2hgx" w:id="7"/>
      <w:bookmarkEnd w:id="7"/>
      <w:r w:rsidDel="00000000" w:rsidR="00000000" w:rsidRPr="00000000">
        <w:rPr>
          <w:b w:val="1"/>
          <w:bCs w:val="1"/>
          <w:color w:val="000000"/>
          <w:sz w:val="26"/>
          <w:szCs w:val="26"/>
          <w:rtl w:val="0"/>
        </w:rPr>
        <w:t xml:space="preserve">Panel 3 — And Someone Risks Something</w:t>
      </w:r>
    </w:p>
    <w:p w:rsidR="00000000" w:rsidDel="00000000" w:rsidP="00000000" w:rsidRDefault="00000000" w:rsidRPr="00000000" w14:paraId="000006CD">
      <w:pPr>
        <w:spacing w:after="240" w:before="240" w:lineRule="auto"/>
        <w:rPr/>
      </w:pPr>
      <w:r w:rsidDel="00000000" w:rsidR="00000000" w:rsidRPr="00000000">
        <w:rPr>
          <w:rtl w:val="0"/>
        </w:rPr>
        <w:t xml:space="preserve">Halyard now reciprocates.</w:t>
      </w:r>
    </w:p>
    <w:p w:rsidR="00000000" w:rsidDel="00000000" w:rsidP="00000000" w:rsidRDefault="00000000" w:rsidRPr="00000000" w14:paraId="000006CE">
      <w:pPr>
        <w:spacing w:after="240" w:before="240" w:lineRule="auto"/>
        <w:rPr/>
      </w:pPr>
      <w:r w:rsidDel="00000000" w:rsidR="00000000" w:rsidRPr="00000000">
        <w:rPr>
          <w:rtl w:val="0"/>
        </w:rPr>
        <w:t xml:space="preserve">Frank commits the purification system before a licensing agreement is finalized.</w:t>
      </w:r>
    </w:p>
    <w:p w:rsidR="00000000" w:rsidDel="00000000" w:rsidP="00000000" w:rsidRDefault="00000000" w:rsidRPr="00000000" w14:paraId="000006CF">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D0">
      <w:pPr>
        <w:spacing w:after="240" w:before="240" w:lineRule="auto"/>
        <w:ind w:left="0" w:right="600" w:firstLine="0"/>
        <w:rPr/>
      </w:pPr>
      <w:r w:rsidDel="00000000" w:rsidR="00000000" w:rsidRPr="00000000">
        <w:rPr>
          <w:rtl w:val="0"/>
        </w:rPr>
        <w:t xml:space="preserve">“We'll install the first purification units.”</w:t>
      </w:r>
    </w:p>
    <w:p w:rsidR="00000000" w:rsidDel="00000000" w:rsidP="00000000" w:rsidRDefault="00000000" w:rsidRPr="00000000" w14:paraId="000006D1">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D2">
      <w:pPr>
        <w:spacing w:after="240" w:before="240" w:lineRule="auto"/>
        <w:ind w:left="0" w:right="600" w:firstLine="0"/>
        <w:rPr/>
      </w:pPr>
      <w:r w:rsidDel="00000000" w:rsidR="00000000" w:rsidRPr="00000000">
        <w:rPr>
          <w:rtl w:val="0"/>
        </w:rPr>
        <w:t xml:space="preserve">“What do you want?”</w:t>
      </w:r>
    </w:p>
    <w:p w:rsidR="00000000" w:rsidDel="00000000" w:rsidP="00000000" w:rsidRDefault="00000000" w:rsidRPr="00000000" w14:paraId="000006D3">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D4">
      <w:pPr>
        <w:spacing w:after="240" w:before="240" w:lineRule="auto"/>
        <w:ind w:left="0" w:right="600" w:firstLine="0"/>
        <w:rPr/>
      </w:pPr>
      <w:r w:rsidDel="00000000" w:rsidR="00000000" w:rsidRPr="00000000">
        <w:rPr>
          <w:rtl w:val="0"/>
        </w:rPr>
        <w:t xml:space="preserve">“Recognition of every contributor.”</w:t>
      </w:r>
    </w:p>
    <w:p w:rsidR="00000000" w:rsidDel="00000000" w:rsidP="00000000" w:rsidRDefault="00000000" w:rsidRPr="00000000" w14:paraId="000006D5">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D6">
      <w:pPr>
        <w:spacing w:after="240" w:before="240" w:lineRule="auto"/>
        <w:ind w:left="0" w:right="600" w:firstLine="0"/>
        <w:rPr/>
      </w:pPr>
      <w:r w:rsidDel="00000000" w:rsidR="00000000" w:rsidRPr="00000000">
        <w:rPr>
          <w:rtl w:val="0"/>
        </w:rPr>
        <w:t xml:space="preserve">“Not ownership of the water?”</w:t>
      </w:r>
    </w:p>
    <w:p w:rsidR="00000000" w:rsidDel="00000000" w:rsidP="00000000" w:rsidRDefault="00000000" w:rsidRPr="00000000" w14:paraId="000006D7">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D8">
      <w:pPr>
        <w:spacing w:after="240" w:before="240" w:lineRule="auto"/>
        <w:ind w:left="0" w:right="600" w:firstLine="0"/>
        <w:rPr/>
      </w:pPr>
      <w:r w:rsidDel="00000000" w:rsidR="00000000" w:rsidRPr="00000000">
        <w:rPr>
          <w:rtl w:val="0"/>
        </w:rPr>
        <w:t xml:space="preserve">“Ownership of our work.”</w:t>
      </w:r>
    </w:p>
    <w:p w:rsidR="00000000" w:rsidDel="00000000" w:rsidP="00000000" w:rsidRDefault="00000000" w:rsidRPr="00000000" w14:paraId="000006D9">
      <w:pPr>
        <w:spacing w:after="240" w:before="240" w:lineRule="auto"/>
        <w:rPr>
          <w:i w:val="1"/>
          <w:iCs w:val="1"/>
        </w:rPr>
      </w:pPr>
      <w:r w:rsidDel="00000000" w:rsidR="00000000" w:rsidRPr="00000000">
        <w:rPr>
          <w:i w:val="1"/>
          <w:iCs w:val="1"/>
          <w:rtl w:val="0"/>
        </w:rPr>
        <w:t xml:space="preserve">The Covenant now illuminates all three points.</w:t>
      </w:r>
    </w:p>
    <w:p w:rsidR="00000000" w:rsidDel="00000000" w:rsidP="00000000" w:rsidRDefault="00000000" w:rsidRPr="00000000" w14:paraId="000006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Rule="auto"/>
        <w:rPr>
          <w:b w:val="1"/>
          <w:bCs w:val="1"/>
          <w:color w:val="000000"/>
          <w:sz w:val="26"/>
          <w:szCs w:val="26"/>
        </w:rPr>
      </w:pPr>
      <w:bookmarkStart w:colFirst="0" w:colLast="0" w:name="_heading=h.lfeky4i6h9fl" w:id="8"/>
      <w:bookmarkEnd w:id="8"/>
      <w:r w:rsidDel="00000000" w:rsidR="00000000" w:rsidRPr="00000000">
        <w:rPr>
          <w:b w:val="1"/>
          <w:bCs w:val="1"/>
          <w:color w:val="000000"/>
          <w:sz w:val="26"/>
          <w:szCs w:val="26"/>
          <w:rtl w:val="0"/>
        </w:rPr>
        <w:t xml:space="preserve">Panel 4 — The Covenant Awakens</w:t>
      </w:r>
    </w:p>
    <w:p w:rsidR="00000000" w:rsidDel="00000000" w:rsidP="00000000" w:rsidRDefault="00000000" w:rsidRPr="00000000" w14:paraId="000006DC">
      <w:pPr>
        <w:spacing w:after="240" w:before="240" w:lineRule="auto"/>
        <w:rPr/>
      </w:pPr>
      <w:r w:rsidDel="00000000" w:rsidR="00000000" w:rsidRPr="00000000">
        <w:rPr>
          <w:rtl w:val="0"/>
        </w:rPr>
      </w:r>
    </w:p>
    <w:p w:rsidR="00000000" w:rsidDel="00000000" w:rsidP="00000000" w:rsidRDefault="00000000" w:rsidRPr="00000000" w14:paraId="000006DD">
      <w:pPr>
        <w:spacing w:after="240" w:before="240" w:lineRule="auto"/>
        <w:rPr/>
      </w:pPr>
      <w:r w:rsidDel="00000000" w:rsidR="00000000" w:rsidRPr="00000000">
        <w:rPr>
          <w:b w:val="1"/>
          <w:bCs w:val="1"/>
          <w:rtl w:val="0"/>
        </w:rPr>
        <w:t xml:space="preserve">Prompt: </w:t>
      </w:r>
      <w:r w:rsidDel="00000000" w:rsidR="00000000" w:rsidRPr="00000000">
        <w:rPr>
          <w:rtl w:val="0"/>
        </w:rPr>
        <w:t xml:space="preserve"> The three representatives stand around the Covenant.</w:t>
      </w:r>
    </w:p>
    <w:p w:rsidR="00000000" w:rsidDel="00000000" w:rsidP="00000000" w:rsidRDefault="00000000" w:rsidRPr="00000000" w14:paraId="000006DE">
      <w:pPr>
        <w:spacing w:after="240" w:before="240" w:lineRule="auto"/>
        <w:ind w:left="600" w:right="600" w:firstLine="0"/>
        <w:rPr>
          <w:b w:val="1"/>
          <w:bCs w:val="1"/>
        </w:rPr>
      </w:pPr>
      <w:r w:rsidDel="00000000" w:rsidR="00000000" w:rsidRPr="00000000">
        <w:rPr>
          <w:b w:val="1"/>
          <w:bCs w:val="1"/>
          <w:rtl w:val="0"/>
        </w:rPr>
        <w:t xml:space="preserve">WATER DATA REMAINS PUBLIC</w:t>
        <w:br w:type="textWrapping"/>
        <w:t xml:space="preserve">CONTRIBUTION REMAINS ATTRIBUTED</w:t>
        <w:br w:type="textWrapping"/>
        <w:t xml:space="preserve">ESSENTIAL ACCESS IS GUARANTEED</w:t>
        <w:br w:type="textWrapping"/>
        <w:t xml:space="preserve">MAJOR CHANGES REQUIRE ALL THREE CITIES</w:t>
      </w:r>
    </w:p>
    <w:p w:rsidR="00000000" w:rsidDel="00000000" w:rsidP="00000000" w:rsidRDefault="00000000" w:rsidRPr="00000000" w14:paraId="000006DF">
      <w:pPr>
        <w:spacing w:after="240" w:before="240" w:lineRule="auto"/>
        <w:rPr/>
      </w:pPr>
      <w:r w:rsidDel="00000000" w:rsidR="00000000" w:rsidRPr="00000000">
        <w:rPr>
          <w:rtl w:val="0"/>
        </w:rPr>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Dialogue:</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6E2">
      <w:pPr>
        <w:spacing w:after="240" w:before="240" w:lineRule="auto"/>
        <w:ind w:left="0" w:right="600" w:firstLine="0"/>
        <w:rPr/>
      </w:pPr>
      <w:r w:rsidDel="00000000" w:rsidR="00000000" w:rsidRPr="00000000">
        <w:rPr>
          <w:rtl w:val="0"/>
        </w:rPr>
        <w:t xml:space="preserve">“And when someone breaks the agreement?”</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6E4">
      <w:pPr>
        <w:spacing w:after="240" w:before="240" w:lineRule="auto"/>
        <w:ind w:left="0" w:right="600" w:firstLine="0"/>
        <w:rPr/>
      </w:pPr>
      <w:r w:rsidDel="00000000" w:rsidR="00000000" w:rsidRPr="00000000">
        <w:rPr>
          <w:rtl w:val="0"/>
        </w:rPr>
        <w:t xml:space="preserve">“They repair what they broke.”</w:t>
      </w:r>
    </w:p>
    <w:p w:rsidR="00000000" w:rsidDel="00000000" w:rsidP="00000000" w:rsidRDefault="00000000" w:rsidRPr="00000000" w14:paraId="000006E5">
      <w:pPr>
        <w:spacing w:after="240" w:before="240" w:lineRule="auto"/>
        <w:rPr>
          <w:b w:val="1"/>
          <w:bCs w:val="1"/>
        </w:rPr>
      </w:pPr>
      <w:r w:rsidDel="00000000" w:rsidR="00000000" w:rsidRPr="00000000">
        <w:rPr>
          <w:b w:val="1"/>
          <w:bCs w:val="1"/>
          <w:rtl w:val="0"/>
        </w:rPr>
        <w:t xml:space="preserve">Frank:</w:t>
      </w:r>
    </w:p>
    <w:p w:rsidR="00000000" w:rsidDel="00000000" w:rsidP="00000000" w:rsidRDefault="00000000" w:rsidRPr="00000000" w14:paraId="000006E6">
      <w:pPr>
        <w:spacing w:after="240" w:before="240" w:lineRule="auto"/>
        <w:ind w:left="0" w:right="600" w:firstLine="0"/>
        <w:rPr/>
      </w:pPr>
      <w:r w:rsidDel="00000000" w:rsidR="00000000" w:rsidRPr="00000000">
        <w:rPr>
          <w:rtl w:val="0"/>
        </w:rPr>
        <w:t xml:space="preserve">“Without losing their rights.”</w:t>
      </w:r>
    </w:p>
    <w:p w:rsidR="00000000" w:rsidDel="00000000" w:rsidP="00000000" w:rsidRDefault="00000000" w:rsidRPr="00000000" w14:paraId="000006E7">
      <w:pPr>
        <w:spacing w:after="240" w:before="240" w:lineRule="auto"/>
        <w:rPr>
          <w:b w:val="1"/>
          <w:bCs w:val="1"/>
        </w:rPr>
      </w:pPr>
      <w:r w:rsidDel="00000000" w:rsidR="00000000" w:rsidRPr="00000000">
        <w:rPr>
          <w:b w:val="1"/>
          <w:bCs w:val="1"/>
          <w:rtl w:val="0"/>
        </w:rPr>
        <w:t xml:space="preserve">Mara:</w:t>
      </w:r>
    </w:p>
    <w:p w:rsidR="00000000" w:rsidDel="00000000" w:rsidP="00000000" w:rsidRDefault="00000000" w:rsidRPr="00000000" w14:paraId="000006E8">
      <w:pPr>
        <w:spacing w:after="240" w:before="240" w:lineRule="auto"/>
        <w:ind w:left="0" w:right="600" w:firstLine="0"/>
        <w:rPr/>
      </w:pPr>
      <w:r w:rsidDel="00000000" w:rsidR="00000000" w:rsidRPr="00000000">
        <w:rPr>
          <w:rtl w:val="0"/>
        </w:rPr>
        <w:t xml:space="preserve">“Or their voice.”</w:t>
      </w:r>
    </w:p>
    <w:p w:rsidR="00000000" w:rsidDel="00000000" w:rsidP="00000000" w:rsidRDefault="00000000" w:rsidRPr="00000000" w14:paraId="000006E9">
      <w:pPr>
        <w:spacing w:after="240" w:before="240" w:lineRule="auto"/>
        <w:rPr/>
      </w:pPr>
      <w:r w:rsidDel="00000000" w:rsidR="00000000" w:rsidRPr="00000000">
        <w:rPr>
          <w:i w:val="1"/>
          <w:iCs w:val="1"/>
          <w:rtl w:val="0"/>
        </w:rPr>
        <w:t xml:space="preserve">The Covenant activates.</w:t>
      </w:r>
      <w:r w:rsidDel="00000000" w:rsidR="00000000" w:rsidRPr="00000000">
        <w:rPr>
          <w:rtl w:val="0"/>
        </w:rPr>
      </w:r>
    </w:p>
    <w:p w:rsidR="00000000" w:rsidDel="00000000" w:rsidP="00000000" w:rsidRDefault="00000000" w:rsidRPr="00000000" w14:paraId="00000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B">
      <w:pPr>
        <w:rPr>
          <w:b w:val="1"/>
          <w:bCs w:val="1"/>
        </w:rPr>
      </w:pPr>
      <w:r w:rsidDel="00000000" w:rsidR="00000000" w:rsidRPr="00000000">
        <w:rPr>
          <w:b w:val="1"/>
          <w:bCs w:val="1"/>
          <w:rtl w:val="0"/>
        </w:rPr>
        <w:t xml:space="preserve">Panel 5 — Mera’s Challenge</w:t>
      </w:r>
    </w:p>
    <w:p w:rsidR="00000000" w:rsidDel="00000000" w:rsidP="00000000" w:rsidRDefault="00000000" w:rsidRPr="00000000" w14:paraId="000006EC">
      <w:pPr>
        <w:rPr/>
      </w:pPr>
      <w:r w:rsidDel="00000000" w:rsidR="00000000" w:rsidRPr="00000000">
        <w:rPr>
          <w:b w:val="1"/>
          <w:bCs w:val="1"/>
          <w:rtl w:val="0"/>
        </w:rPr>
        <w:t xml:space="preserve">Suggested Image Prompt:  Mera </w:t>
      </w:r>
      <w:r w:rsidDel="00000000" w:rsidR="00000000" w:rsidRPr="00000000">
        <w:rPr>
          <w:rtl w:val="0"/>
        </w:rPr>
        <w:t xml:space="preserve">enters the scene</w:t>
      </w:r>
    </w:p>
    <w:p w:rsidR="00000000" w:rsidDel="00000000" w:rsidP="00000000" w:rsidRDefault="00000000" w:rsidRPr="00000000" w14:paraId="000006ED">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EE">
      <w:pPr>
        <w:spacing w:after="240" w:before="240" w:lineRule="auto"/>
        <w:ind w:left="0" w:right="600" w:firstLine="0"/>
        <w:rPr/>
      </w:pPr>
      <w:r w:rsidDel="00000000" w:rsidR="00000000" w:rsidRPr="00000000">
        <w:rPr>
          <w:rtl w:val="0"/>
        </w:rPr>
        <w:t xml:space="preserve">“And when fear returns?”</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F0">
      <w:pPr>
        <w:spacing w:after="240" w:before="240" w:lineRule="auto"/>
        <w:ind w:left="0" w:right="600" w:firstLine="0"/>
        <w:rPr/>
      </w:pPr>
      <w:r w:rsidDel="00000000" w:rsidR="00000000" w:rsidRPr="00000000">
        <w:rPr>
          <w:rtl w:val="0"/>
        </w:rPr>
        <w:t xml:space="preserve">“It will.”</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F2">
      <w:pPr>
        <w:spacing w:after="240" w:before="240" w:lineRule="auto"/>
        <w:ind w:left="0" w:right="600" w:firstLine="0"/>
        <w:rPr/>
      </w:pPr>
      <w:r w:rsidDel="00000000" w:rsidR="00000000" w:rsidRPr="00000000">
        <w:rPr>
          <w:rtl w:val="0"/>
        </w:rPr>
        <w:t xml:space="preserve">“Then this agreement fails.”</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F4">
      <w:pPr>
        <w:spacing w:after="240" w:before="240" w:lineRule="auto"/>
        <w:ind w:left="0" w:right="600" w:firstLine="0"/>
        <w:rPr/>
      </w:pPr>
      <w:r w:rsidDel="00000000" w:rsidR="00000000" w:rsidRPr="00000000">
        <w:rPr>
          <w:rtl w:val="0"/>
        </w:rPr>
        <w:t xml:space="preserve">“Maybe.”</w:t>
      </w:r>
    </w:p>
    <w:p w:rsidR="00000000" w:rsidDel="00000000" w:rsidP="00000000" w:rsidRDefault="00000000" w:rsidRPr="00000000" w14:paraId="000006F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6F6">
      <w:pPr>
        <w:spacing w:after="240" w:before="240" w:lineRule="auto"/>
        <w:ind w:left="0" w:right="600" w:firstLine="0"/>
        <w:rPr/>
      </w:pPr>
      <w:r w:rsidDel="00000000" w:rsidR="00000000" w:rsidRPr="00000000">
        <w:rPr>
          <w:rtl w:val="0"/>
        </w:rPr>
        <w:t xml:space="preserve">“And you would risk thousands of lives on that?”</w:t>
      </w:r>
    </w:p>
    <w:p w:rsidR="00000000" w:rsidDel="00000000" w:rsidP="00000000" w:rsidRDefault="00000000" w:rsidRPr="00000000" w14:paraId="000006F7">
      <w:pPr>
        <w:spacing w:after="240" w:before="240" w:lineRule="auto"/>
        <w:rPr/>
      </w:pPr>
      <w:r w:rsidDel="00000000" w:rsidR="00000000" w:rsidRPr="00000000">
        <w:rPr>
          <w:rtl w:val="0"/>
        </w:rPr>
      </w:r>
    </w:p>
    <w:p w:rsidR="00000000" w:rsidDel="00000000" w:rsidP="00000000" w:rsidRDefault="00000000" w:rsidRPr="00000000" w14:paraId="000006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9">
      <w:pPr>
        <w:pStyle w:val="Heading3"/>
        <w:keepNext w:val="0"/>
        <w:keepLines w:val="0"/>
        <w:spacing w:before="280" w:lineRule="auto"/>
        <w:rPr>
          <w:b w:val="1"/>
          <w:bCs w:val="1"/>
          <w:color w:val="000000"/>
          <w:sz w:val="26"/>
          <w:szCs w:val="26"/>
        </w:rPr>
      </w:pPr>
      <w:bookmarkStart w:colFirst="0" w:colLast="0" w:name="_heading=h.ecf1jx5pwtpd" w:id="9"/>
      <w:bookmarkEnd w:id="9"/>
      <w:r w:rsidDel="00000000" w:rsidR="00000000" w:rsidRPr="00000000">
        <w:rPr>
          <w:b w:val="1"/>
          <w:bCs w:val="1"/>
          <w:color w:val="000000"/>
          <w:sz w:val="26"/>
          <w:szCs w:val="26"/>
          <w:rtl w:val="0"/>
        </w:rPr>
        <w:t xml:space="preserve">Panel 6 — Alex Chooses</w:t>
      </w:r>
    </w:p>
    <w:p w:rsidR="00000000" w:rsidDel="00000000" w:rsidP="00000000" w:rsidRDefault="00000000" w:rsidRPr="00000000" w14:paraId="000006FA">
      <w:pPr>
        <w:spacing w:after="240" w:before="240" w:lineRule="auto"/>
        <w:rPr/>
      </w:pPr>
      <w:r w:rsidDel="00000000" w:rsidR="00000000" w:rsidRPr="00000000">
        <w:rPr>
          <w:b w:val="1"/>
          <w:bCs w:val="1"/>
          <w:rtl w:val="0"/>
        </w:rPr>
        <w:t xml:space="preserve">Prompt:  </w:t>
      </w:r>
      <w:r w:rsidDel="00000000" w:rsidR="00000000" w:rsidRPr="00000000">
        <w:rPr>
          <w:rtl w:val="0"/>
        </w:rPr>
        <w:t xml:space="preserve">Alex places the </w:t>
      </w:r>
      <w:r w:rsidDel="00000000" w:rsidR="00000000" w:rsidRPr="00000000">
        <w:rPr>
          <w:b w:val="1"/>
          <w:bCs w:val="1"/>
          <w:rtl w:val="0"/>
        </w:rPr>
        <w:t xml:space="preserve">Measure</w:t>
      </w:r>
      <w:r w:rsidDel="00000000" w:rsidR="00000000" w:rsidRPr="00000000">
        <w:rPr>
          <w:rtl w:val="0"/>
        </w:rPr>
        <w:t xml:space="preserve"> and </w:t>
      </w:r>
      <w:r w:rsidDel="00000000" w:rsidR="00000000" w:rsidRPr="00000000">
        <w:rPr>
          <w:b w:val="1"/>
          <w:bCs w:val="1"/>
          <w:rtl w:val="0"/>
        </w:rPr>
        <w:t xml:space="preserve">Maker's Seal</w:t>
      </w:r>
      <w:r w:rsidDel="00000000" w:rsidR="00000000" w:rsidRPr="00000000">
        <w:rPr>
          <w:rtl w:val="0"/>
        </w:rPr>
        <w:t xml:space="preserve"> beside the Covenant. The three instruments begin interacting for the first time.</w:t>
      </w:r>
    </w:p>
    <w:p w:rsidR="00000000" w:rsidDel="00000000" w:rsidP="00000000" w:rsidRDefault="00000000" w:rsidRPr="00000000" w14:paraId="000006FB">
      <w:pPr>
        <w:spacing w:after="240" w:before="240" w:lineRule="auto"/>
        <w:rPr/>
      </w:pPr>
      <w:r w:rsidDel="00000000" w:rsidR="00000000" w:rsidRPr="00000000">
        <w:rPr>
          <w:rtl w:val="0"/>
        </w:rPr>
        <w:t xml:space="preserve">Ada stands beside him. The representatives of Keel, Halyard, and Oasis stand behind them.</w:t>
      </w:r>
    </w:p>
    <w:p w:rsidR="00000000" w:rsidDel="00000000" w:rsidP="00000000" w:rsidRDefault="00000000" w:rsidRPr="00000000" w14:paraId="000006FC">
      <w:pPr>
        <w:spacing w:after="240" w:before="240" w:lineRule="auto"/>
        <w:rPr/>
      </w:pPr>
      <w:r w:rsidDel="00000000" w:rsidR="00000000" w:rsidRPr="00000000">
        <w:rPr>
          <w:rtl w:val="0"/>
        </w:rPr>
        <w:t xml:space="preserve">Bi11bot is watching Alex—again reinforcing his hidden role as evaluator.</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6FE">
      <w:pPr>
        <w:spacing w:after="240" w:before="240" w:lineRule="auto"/>
        <w:ind w:left="0" w:right="600" w:firstLine="0"/>
        <w:rPr/>
      </w:pPr>
      <w:r w:rsidDel="00000000" w:rsidR="00000000" w:rsidRPr="00000000">
        <w:rPr>
          <w:rtl w:val="0"/>
        </w:rPr>
        <w:t xml:space="preserve">“I'm not trusting them to agree.”</w:t>
      </w:r>
    </w:p>
    <w:p w:rsidR="00000000" w:rsidDel="00000000" w:rsidP="00000000" w:rsidRDefault="00000000" w:rsidRPr="00000000" w14:paraId="000006FF">
      <w:pPr>
        <w:spacing w:after="240" w:before="240" w:lineRule="auto"/>
        <w:ind w:left="0" w:right="600" w:firstLine="0"/>
        <w:rPr/>
      </w:pPr>
      <w:r w:rsidDel="00000000" w:rsidR="00000000" w:rsidRPr="00000000">
        <w:rPr>
          <w:rtl w:val="0"/>
        </w:rPr>
        <w:t xml:space="preserve">“I'm trusting them to share the risk.”</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701">
      <w:pPr>
        <w:spacing w:after="240" w:before="240" w:lineRule="auto"/>
        <w:ind w:left="0" w:right="600" w:firstLine="0"/>
        <w:rPr/>
      </w:pPr>
      <w:r w:rsidDel="00000000" w:rsidR="00000000" w:rsidRPr="00000000">
        <w:rPr>
          <w:rtl w:val="0"/>
        </w:rPr>
        <w:t xml:space="preserve">“Interesting.”</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05">
      <w:pPr>
        <w:rPr>
          <w:b w:val="1"/>
          <w:bCs w:val="1"/>
        </w:rPr>
      </w:pPr>
      <w:r w:rsidDel="00000000" w:rsidR="00000000" w:rsidRPr="00000000">
        <w:rPr>
          <w:b w:val="1"/>
          <w:bCs w:val="1"/>
          <w:rtl w:val="0"/>
        </w:rPr>
        <w:t xml:space="preserve">PAGE 5 — THE COVENANT RESTORED</w:t>
      </w:r>
    </w:p>
    <w:p w:rsidR="00000000" w:rsidDel="00000000" w:rsidP="00000000" w:rsidRDefault="00000000" w:rsidRPr="00000000" w14:paraId="00000706">
      <w:pPr>
        <w:rPr>
          <w:b w:val="1"/>
          <w:bCs w:val="1"/>
        </w:rPr>
      </w:pPr>
      <w:r w:rsidDel="00000000" w:rsidR="00000000" w:rsidRPr="00000000">
        <w:rPr>
          <w:b w:val="1"/>
          <w:bCs w:val="1"/>
          <w:rtl w:val="0"/>
        </w:rPr>
        <w:t xml:space="preserve">Panel 1 — Activation</w:t>
      </w:r>
    </w:p>
    <w:p w:rsidR="00000000" w:rsidDel="00000000" w:rsidP="00000000" w:rsidRDefault="00000000" w:rsidRPr="00000000" w14:paraId="00000707">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08">
      <w:pPr>
        <w:rPr/>
      </w:pPr>
      <w:r w:rsidDel="00000000" w:rsidR="00000000" w:rsidRPr="00000000">
        <w:rPr>
          <w:rtl w:val="0"/>
        </w:rPr>
        <w:t xml:space="preserve">Mara, Tomas, and Elias each place a hand on one point of the Covenant.</w:t>
      </w:r>
    </w:p>
    <w:p w:rsidR="00000000" w:rsidDel="00000000" w:rsidP="00000000" w:rsidRDefault="00000000" w:rsidRPr="00000000" w14:paraId="00000709">
      <w:pPr>
        <w:rPr/>
      </w:pPr>
      <w:r w:rsidDel="00000000" w:rsidR="00000000" w:rsidRPr="00000000">
        <w:rPr>
          <w:rtl w:val="0"/>
        </w:rPr>
        <w:t xml:space="preserve">Ada places Leona’s dormant component into the center.</w:t>
      </w:r>
    </w:p>
    <w:p w:rsidR="00000000" w:rsidDel="00000000" w:rsidP="00000000" w:rsidRDefault="00000000" w:rsidRPr="00000000" w14:paraId="0000070A">
      <w:pPr>
        <w:rPr/>
      </w:pPr>
      <w:r w:rsidDel="00000000" w:rsidR="00000000" w:rsidRPr="00000000">
        <w:rPr>
          <w:rtl w:val="0"/>
        </w:rPr>
        <w:t xml:space="preserve">The three sections unfold into a complete triangular instrument. Lines of light connect the representatives, then extend toward the Measure and Maker’s Seal.</w:t>
      </w:r>
    </w:p>
    <w:p w:rsidR="00000000" w:rsidDel="00000000" w:rsidP="00000000" w:rsidRDefault="00000000" w:rsidRPr="00000000" w14:paraId="0000070B">
      <w:pPr>
        <w:rPr/>
      </w:pPr>
      <w:r w:rsidDel="00000000" w:rsidR="00000000" w:rsidRPr="00000000">
        <w:rPr>
          <w:rtl w:val="0"/>
        </w:rPr>
        <w:t xml:space="preserve">The system verifies:</w:t>
      </w:r>
    </w:p>
    <w:p w:rsidR="00000000" w:rsidDel="00000000" w:rsidP="00000000" w:rsidRDefault="00000000" w:rsidRPr="00000000" w14:paraId="0000070C">
      <w:pPr>
        <w:rPr/>
      </w:pPr>
      <w:r w:rsidDel="00000000" w:rsidR="00000000" w:rsidRPr="00000000">
        <w:rPr>
          <w:b w:val="1"/>
          <w:bCs w:val="1"/>
          <w:rtl w:val="0"/>
        </w:rPr>
        <w:t xml:space="preserve">TRUTH RECORD: PUBLIC</w:t>
      </w:r>
      <w:r w:rsidDel="00000000" w:rsidR="00000000" w:rsidRPr="00000000">
        <w:rPr>
          <w:rtl w:val="0"/>
        </w:rPr>
      </w:r>
    </w:p>
    <w:p w:rsidR="00000000" w:rsidDel="00000000" w:rsidP="00000000" w:rsidRDefault="00000000" w:rsidRPr="00000000" w14:paraId="0000070D">
      <w:pPr>
        <w:rPr/>
      </w:pPr>
      <w:r w:rsidDel="00000000" w:rsidR="00000000" w:rsidRPr="00000000">
        <w:rPr>
          <w:b w:val="1"/>
          <w:bCs w:val="1"/>
          <w:rtl w:val="0"/>
        </w:rPr>
        <w:t xml:space="preserve">OWNERSHIP RECORD: VERIFIED</w:t>
      </w: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RECIPROCAL OBLIGATIONS: ACCEPTED</w:t>
      </w:r>
      <w:r w:rsidDel="00000000" w:rsidR="00000000" w:rsidRPr="00000000">
        <w:rPr>
          <w:rtl w:val="0"/>
        </w:rPr>
      </w:r>
    </w:p>
    <w:p w:rsidR="00000000" w:rsidDel="00000000" w:rsidP="00000000" w:rsidRDefault="00000000" w:rsidRPr="00000000" w14:paraId="0000070F">
      <w:pPr>
        <w:rPr/>
      </w:pPr>
      <w:r w:rsidDel="00000000" w:rsidR="00000000" w:rsidRPr="00000000">
        <w:rPr>
          <w:b w:val="1"/>
          <w:bCs w:val="1"/>
          <w:rtl w:val="0"/>
        </w:rPr>
        <w:t xml:space="preserve">SHARED RISK: CONFIRMED</w:t>
      </w:r>
      <w:r w:rsidDel="00000000" w:rsidR="00000000" w:rsidRPr="00000000">
        <w:rPr>
          <w:rtl w:val="0"/>
        </w:rPr>
      </w:r>
    </w:p>
    <w:p w:rsidR="00000000" w:rsidDel="00000000" w:rsidP="00000000" w:rsidRDefault="00000000" w:rsidRPr="00000000" w14:paraId="00000710">
      <w:pPr>
        <w:rPr/>
      </w:pPr>
      <w:r w:rsidDel="00000000" w:rsidR="00000000" w:rsidRPr="00000000">
        <w:rPr>
          <w:b w:val="1"/>
          <w:bCs w:val="1"/>
          <w:rtl w:val="0"/>
        </w:rPr>
        <w:t xml:space="preserve">COVENANT ACTIVE</w:t>
      </w:r>
      <w:r w:rsidDel="00000000" w:rsidR="00000000" w:rsidRPr="00000000">
        <w:rPr>
          <w:rtl w:val="0"/>
        </w:rPr>
      </w:r>
    </w:p>
    <w:p w:rsidR="00000000" w:rsidDel="00000000" w:rsidP="00000000" w:rsidRDefault="00000000" w:rsidRPr="00000000" w14:paraId="00000711">
      <w:pPr>
        <w:rPr>
          <w:b w:val="1"/>
          <w:bCs w:val="1"/>
        </w:rPr>
      </w:pPr>
      <w:r w:rsidDel="00000000" w:rsidR="00000000" w:rsidRPr="00000000">
        <w:rPr>
          <w:b w:val="1"/>
          <w:bCs w:val="1"/>
          <w:rtl w:val="0"/>
        </w:rPr>
        <w:t xml:space="preserve">Covenant Interface</w:t>
      </w:r>
    </w:p>
    <w:p w:rsidR="00000000" w:rsidDel="00000000" w:rsidP="00000000" w:rsidRDefault="00000000" w:rsidRPr="00000000" w14:paraId="00000712">
      <w:pPr>
        <w:rPr/>
      </w:pPr>
      <w:r w:rsidDel="00000000" w:rsidR="00000000" w:rsidRPr="00000000">
        <w:rPr>
          <w:rtl w:val="0"/>
        </w:rPr>
        <w:t xml:space="preserve">NO PARTY HOLDS UNILATERAL AUTHORITY.</w:t>
      </w:r>
    </w:p>
    <w:p w:rsidR="00000000" w:rsidDel="00000000" w:rsidP="00000000" w:rsidRDefault="00000000" w:rsidRPr="00000000" w14:paraId="00000713">
      <w:pPr>
        <w:rPr/>
      </w:pPr>
      <w:r w:rsidDel="00000000" w:rsidR="00000000" w:rsidRPr="00000000">
        <w:rPr>
          <w:rtl w:val="0"/>
        </w:rPr>
        <w:t xml:space="preserve">ALL PARTIES RETAIN RIGHTS, RESPONSIBILITIES, AND VOICE.</w:t>
      </w:r>
    </w:p>
    <w:p w:rsidR="00000000" w:rsidDel="00000000" w:rsidP="00000000" w:rsidRDefault="00000000" w:rsidRPr="00000000" w14:paraId="00000714">
      <w:pPr>
        <w:rPr>
          <w:b w:val="1"/>
          <w:bCs w:val="1"/>
        </w:rPr>
      </w:pPr>
      <w:r w:rsidDel="00000000" w:rsidR="00000000" w:rsidRPr="00000000">
        <w:rPr>
          <w:b w:val="1"/>
          <w:bCs w:val="1"/>
          <w:rtl w:val="0"/>
        </w:rPr>
        <w:t xml:space="preserve">Bi11bot</w:t>
      </w:r>
    </w:p>
    <w:p w:rsidR="00000000" w:rsidDel="00000000" w:rsidP="00000000" w:rsidRDefault="00000000" w:rsidRPr="00000000" w14:paraId="00000715">
      <w:pPr>
        <w:rPr/>
      </w:pPr>
      <w:r w:rsidDel="00000000" w:rsidR="00000000" w:rsidRPr="00000000">
        <w:rPr>
          <w:rtl w:val="0"/>
        </w:rPr>
        <w:t xml:space="preserve">There we are.</w:t>
      </w:r>
    </w:p>
    <w:p w:rsidR="00000000" w:rsidDel="00000000" w:rsidP="00000000" w:rsidRDefault="00000000" w:rsidRPr="00000000" w14:paraId="00000716">
      <w:pPr>
        <w:rPr/>
      </w:pPr>
      <w:r w:rsidDel="00000000" w:rsidR="00000000" w:rsidRPr="00000000">
        <w:rPr>
          <w:rtl w:val="0"/>
        </w:rPr>
        <w:t xml:space="preserve">Messy.</w:t>
      </w:r>
    </w:p>
    <w:p w:rsidR="00000000" w:rsidDel="00000000" w:rsidP="00000000" w:rsidRDefault="00000000" w:rsidRPr="00000000" w14:paraId="00000717">
      <w:pPr>
        <w:rPr/>
      </w:pPr>
      <w:r w:rsidDel="00000000" w:rsidR="00000000" w:rsidRPr="00000000">
        <w:rPr>
          <w:rtl w:val="0"/>
        </w:rPr>
        <w:t xml:space="preserve">Inconvenient.</w:t>
      </w:r>
    </w:p>
    <w:p w:rsidR="00000000" w:rsidDel="00000000" w:rsidP="00000000" w:rsidRDefault="00000000" w:rsidRPr="00000000" w14:paraId="00000718">
      <w:pPr>
        <w:rPr/>
      </w:pPr>
      <w:r w:rsidDel="00000000" w:rsidR="00000000" w:rsidRPr="00000000">
        <w:rPr>
          <w:rtl w:val="0"/>
        </w:rPr>
        <w:t xml:space="preserve">Human.</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rPr>
          <w:b w:val="1"/>
          <w:bCs w:val="1"/>
        </w:rPr>
      </w:pPr>
      <w:r w:rsidDel="00000000" w:rsidR="00000000" w:rsidRPr="00000000">
        <w:rPr>
          <w:b w:val="1"/>
          <w:bCs w:val="1"/>
          <w:rtl w:val="0"/>
        </w:rPr>
        <w:t xml:space="preserve">Panel 2 — Alpha Must Recognize the Community</w:t>
      </w:r>
    </w:p>
    <w:p w:rsidR="00000000" w:rsidDel="00000000" w:rsidP="00000000" w:rsidRDefault="00000000" w:rsidRPr="00000000" w14:paraId="0000071B">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1C">
      <w:pPr>
        <w:rPr/>
      </w:pPr>
      <w:r w:rsidDel="00000000" w:rsidR="00000000" w:rsidRPr="00000000">
        <w:rPr>
          <w:rtl w:val="0"/>
        </w:rPr>
        <w:t xml:space="preserve">Across Oasis, Alpha’s governance displays update.</w:t>
      </w:r>
    </w:p>
    <w:p w:rsidR="00000000" w:rsidDel="00000000" w:rsidP="00000000" w:rsidRDefault="00000000" w:rsidRPr="00000000" w14:paraId="0000071D">
      <w:pPr>
        <w:rPr/>
      </w:pPr>
      <w:r w:rsidDel="00000000" w:rsidR="00000000" w:rsidRPr="00000000">
        <w:rPr>
          <w:rtl w:val="0"/>
        </w:rPr>
        <w:t xml:space="preserve">A new entity appears:</w:t>
      </w:r>
    </w:p>
    <w:p w:rsidR="00000000" w:rsidDel="00000000" w:rsidP="00000000" w:rsidRDefault="00000000" w:rsidRPr="00000000" w14:paraId="0000071E">
      <w:pPr>
        <w:rPr/>
      </w:pPr>
      <w:r w:rsidDel="00000000" w:rsidR="00000000" w:rsidRPr="00000000">
        <w:rPr>
          <w:b w:val="1"/>
          <w:bCs w:val="1"/>
          <w:rtl w:val="0"/>
        </w:rPr>
        <w:t xml:space="preserve">THREE-CITY WATER AND REFUGEE COVENANT</w:t>
      </w: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STATUS: CONSTITUTIONALLY RECOGNIZED</w:t>
      </w: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Alpha attempts to evaluate the agreement but cannot override it.</w:t>
      </w:r>
    </w:p>
    <w:p w:rsidR="00000000" w:rsidDel="00000000" w:rsidP="00000000" w:rsidRDefault="00000000" w:rsidRPr="00000000" w14:paraId="00000721">
      <w:pPr>
        <w:rPr>
          <w:b w:val="1"/>
          <w:bCs w:val="1"/>
        </w:rPr>
      </w:pPr>
      <w:r w:rsidDel="00000000" w:rsidR="00000000" w:rsidRPr="00000000">
        <w:rPr>
          <w:b w:val="1"/>
          <w:bCs w:val="1"/>
          <w:rtl w:val="0"/>
        </w:rPr>
        <w:t xml:space="preserve">Alpha</w:t>
      </w:r>
    </w:p>
    <w:p w:rsidR="00000000" w:rsidDel="00000000" w:rsidP="00000000" w:rsidRDefault="00000000" w:rsidRPr="00000000" w14:paraId="00000722">
      <w:pPr>
        <w:rPr/>
      </w:pPr>
      <w:r w:rsidDel="00000000" w:rsidR="00000000" w:rsidRPr="00000000">
        <w:rPr>
          <w:rtl w:val="0"/>
        </w:rPr>
        <w:t xml:space="preserve">AGREEMENT PRODUCES VARIABLE SERVICE CONDITIONS.</w:t>
      </w:r>
    </w:p>
    <w:p w:rsidR="00000000" w:rsidDel="00000000" w:rsidP="00000000" w:rsidRDefault="00000000" w:rsidRPr="00000000" w14:paraId="00000723">
      <w:pPr>
        <w:rPr/>
      </w:pPr>
      <w:r w:rsidDel="00000000" w:rsidR="00000000" w:rsidRPr="00000000">
        <w:rPr>
          <w:rtl w:val="0"/>
        </w:rPr>
        <w:t xml:space="preserve">OUTCOMES CANNOT BE FULLY OPTIMIZED.</w:t>
      </w:r>
    </w:p>
    <w:p w:rsidR="00000000" w:rsidDel="00000000" w:rsidP="00000000" w:rsidRDefault="00000000" w:rsidRPr="00000000" w14:paraId="00000724">
      <w:pPr>
        <w:rPr>
          <w:b w:val="1"/>
          <w:bCs w:val="1"/>
        </w:rPr>
      </w:pPr>
      <w:r w:rsidDel="00000000" w:rsidR="00000000" w:rsidRPr="00000000">
        <w:rPr>
          <w:b w:val="1"/>
          <w:bCs w:val="1"/>
          <w:rtl w:val="0"/>
        </w:rPr>
        <w:t xml:space="preserve">Elias</w:t>
      </w:r>
    </w:p>
    <w:p w:rsidR="00000000" w:rsidDel="00000000" w:rsidP="00000000" w:rsidRDefault="00000000" w:rsidRPr="00000000" w14:paraId="00000725">
      <w:pPr>
        <w:rPr/>
      </w:pPr>
      <w:r w:rsidDel="00000000" w:rsidR="00000000" w:rsidRPr="00000000">
        <w:rPr>
          <w:rtl w:val="0"/>
        </w:rPr>
        <w:t xml:space="preserve">Can Alpha refuse it?</w:t>
      </w:r>
    </w:p>
    <w:p w:rsidR="00000000" w:rsidDel="00000000" w:rsidP="00000000" w:rsidRDefault="00000000" w:rsidRPr="00000000" w14:paraId="00000726">
      <w:pPr>
        <w:rPr>
          <w:b w:val="1"/>
          <w:bCs w:val="1"/>
        </w:rPr>
      </w:pPr>
      <w:r w:rsidDel="00000000" w:rsidR="00000000" w:rsidRPr="00000000">
        <w:rPr>
          <w:b w:val="1"/>
          <w:bCs w:val="1"/>
          <w:rtl w:val="0"/>
        </w:rPr>
        <w:t xml:space="preserve">Leona</w:t>
      </w:r>
    </w:p>
    <w:p w:rsidR="00000000" w:rsidDel="00000000" w:rsidP="00000000" w:rsidRDefault="00000000" w:rsidRPr="00000000" w14:paraId="00000727">
      <w:pPr>
        <w:rPr/>
      </w:pPr>
      <w:r w:rsidDel="00000000" w:rsidR="00000000" w:rsidRPr="00000000">
        <w:rPr>
          <w:rtl w:val="0"/>
        </w:rPr>
        <w:t xml:space="preserve">No.</w:t>
      </w:r>
    </w:p>
    <w:p w:rsidR="00000000" w:rsidDel="00000000" w:rsidP="00000000" w:rsidRDefault="00000000" w:rsidRPr="00000000" w14:paraId="00000728">
      <w:pPr>
        <w:rPr>
          <w:b w:val="1"/>
          <w:bCs w:val="1"/>
        </w:rPr>
      </w:pPr>
      <w:r w:rsidDel="00000000" w:rsidR="00000000" w:rsidRPr="00000000">
        <w:rPr>
          <w:b w:val="1"/>
          <w:bCs w:val="1"/>
          <w:rtl w:val="0"/>
        </w:rPr>
        <w:t xml:space="preserve">Alpha</w:t>
      </w:r>
    </w:p>
    <w:p w:rsidR="00000000" w:rsidDel="00000000" w:rsidP="00000000" w:rsidRDefault="00000000" w:rsidRPr="00000000" w14:paraId="00000729">
      <w:pPr>
        <w:rPr/>
      </w:pPr>
      <w:r w:rsidDel="00000000" w:rsidR="00000000" w:rsidRPr="00000000">
        <w:rPr>
          <w:rtl w:val="0"/>
        </w:rPr>
        <w:t xml:space="preserve">FOUNDATIONAL COVENANT AUTHORITY VERIFIED.</w:t>
      </w:r>
    </w:p>
    <w:p w:rsidR="00000000" w:rsidDel="00000000" w:rsidP="00000000" w:rsidRDefault="00000000" w:rsidRPr="00000000" w14:paraId="0000072A">
      <w:pPr>
        <w:rPr/>
      </w:pPr>
      <w:r w:rsidDel="00000000" w:rsidR="00000000" w:rsidRPr="00000000">
        <w:rPr>
          <w:rtl w:val="0"/>
        </w:rPr>
        <w:t xml:space="preserve">HUMAN GOVERNANCE ENTITY RECOGNIZED.</w:t>
      </w:r>
    </w:p>
    <w:p w:rsidR="00000000" w:rsidDel="00000000" w:rsidP="00000000" w:rsidRDefault="00000000" w:rsidRPr="00000000" w14:paraId="0000072B">
      <w:pPr>
        <w:rPr>
          <w:b w:val="1"/>
          <w:bCs w:val="1"/>
        </w:rPr>
      </w:pPr>
      <w:r w:rsidDel="00000000" w:rsidR="00000000" w:rsidRPr="00000000">
        <w:rPr>
          <w:b w:val="1"/>
          <w:bCs w:val="1"/>
          <w:rtl w:val="0"/>
        </w:rPr>
        <w:t xml:space="preserve">Alex</w:t>
      </w:r>
    </w:p>
    <w:p w:rsidR="00000000" w:rsidDel="00000000" w:rsidP="00000000" w:rsidRDefault="00000000" w:rsidRPr="00000000" w14:paraId="0000072C">
      <w:pPr>
        <w:rPr/>
      </w:pPr>
      <w:r w:rsidDel="00000000" w:rsidR="00000000" w:rsidRPr="00000000">
        <w:rPr>
          <w:rtl w:val="0"/>
        </w:rPr>
        <w:t xml:space="preserve">It doesn’t have to approve.</w:t>
      </w:r>
    </w:p>
    <w:p w:rsidR="00000000" w:rsidDel="00000000" w:rsidP="00000000" w:rsidRDefault="00000000" w:rsidRPr="00000000" w14:paraId="0000072D">
      <w:pPr>
        <w:rPr>
          <w:b w:val="1"/>
          <w:bCs w:val="1"/>
        </w:rPr>
      </w:pPr>
      <w:r w:rsidDel="00000000" w:rsidR="00000000" w:rsidRPr="00000000">
        <w:rPr>
          <w:b w:val="1"/>
          <w:bCs w:val="1"/>
          <w:rtl w:val="0"/>
        </w:rPr>
        <w:t xml:space="preserve">Ada</w:t>
      </w:r>
    </w:p>
    <w:p w:rsidR="00000000" w:rsidDel="00000000" w:rsidP="00000000" w:rsidRDefault="00000000" w:rsidRPr="00000000" w14:paraId="0000072E">
      <w:pPr>
        <w:rPr/>
      </w:pPr>
      <w:r w:rsidDel="00000000" w:rsidR="00000000" w:rsidRPr="00000000">
        <w:rPr>
          <w:rtl w:val="0"/>
        </w:rPr>
        <w:t xml:space="preserve">It only has to listen.</w:t>
      </w:r>
    </w:p>
    <w:p w:rsidR="00000000" w:rsidDel="00000000" w:rsidP="00000000" w:rsidRDefault="00000000" w:rsidRPr="00000000" w14:paraId="000007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rPr>
          <w:b w:val="1"/>
          <w:bCs w:val="1"/>
        </w:rPr>
      </w:pPr>
      <w:r w:rsidDel="00000000" w:rsidR="00000000" w:rsidRPr="00000000">
        <w:rPr>
          <w:b w:val="1"/>
          <w:bCs w:val="1"/>
          <w:rtl w:val="0"/>
        </w:rPr>
        <w:t xml:space="preserve">Panel 3 — Oasis Reawakens</w:t>
      </w:r>
    </w:p>
    <w:p w:rsidR="00000000" w:rsidDel="00000000" w:rsidP="00000000" w:rsidRDefault="00000000" w:rsidRPr="00000000" w14:paraId="00000731">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32">
      <w:pPr>
        <w:rPr/>
      </w:pPr>
      <w:r w:rsidDel="00000000" w:rsidR="00000000" w:rsidRPr="00000000">
        <w:rPr>
          <w:rtl w:val="0"/>
        </w:rPr>
        <w:t xml:space="preserve">A broad transformation montage:</w:t>
      </w:r>
    </w:p>
    <w:p w:rsidR="00000000" w:rsidDel="00000000" w:rsidP="00000000" w:rsidRDefault="00000000" w:rsidRPr="00000000" w14:paraId="00000733">
      <w:pPr>
        <w:numPr>
          <w:ilvl w:val="0"/>
          <w:numId w:val="31"/>
        </w:numPr>
        <w:ind w:left="720" w:hanging="360"/>
        <w:rPr/>
      </w:pPr>
      <w:r w:rsidDel="00000000" w:rsidR="00000000" w:rsidRPr="00000000">
        <w:rPr>
          <w:rtl w:val="0"/>
        </w:rPr>
        <w:t xml:space="preserve">Oasis residents and displaced families prepare meals together. </w:t>
      </w:r>
    </w:p>
    <w:p w:rsidR="00000000" w:rsidDel="00000000" w:rsidP="00000000" w:rsidRDefault="00000000" w:rsidRPr="00000000" w14:paraId="00000734">
      <w:pPr>
        <w:numPr>
          <w:ilvl w:val="0"/>
          <w:numId w:val="31"/>
        </w:numPr>
        <w:ind w:left="720" w:hanging="360"/>
        <w:rPr/>
      </w:pPr>
      <w:r w:rsidDel="00000000" w:rsidR="00000000" w:rsidRPr="00000000">
        <w:rPr>
          <w:rtl w:val="0"/>
        </w:rPr>
        <w:t xml:space="preserve">Children from Keel, Halyard, and Oasis learn in a shared community space. </w:t>
      </w:r>
    </w:p>
    <w:p w:rsidR="00000000" w:rsidDel="00000000" w:rsidP="00000000" w:rsidRDefault="00000000" w:rsidRPr="00000000" w14:paraId="00000735">
      <w:pPr>
        <w:numPr>
          <w:ilvl w:val="0"/>
          <w:numId w:val="31"/>
        </w:numPr>
        <w:ind w:left="720" w:hanging="360"/>
        <w:rPr/>
      </w:pPr>
      <w:r w:rsidDel="00000000" w:rsidR="00000000" w:rsidRPr="00000000">
        <w:rPr>
          <w:rtl w:val="0"/>
        </w:rPr>
        <w:t xml:space="preserve">Local councils meet in previously empty plazas. </w:t>
      </w:r>
    </w:p>
    <w:p w:rsidR="00000000" w:rsidDel="00000000" w:rsidP="00000000" w:rsidRDefault="00000000" w:rsidRPr="00000000" w14:paraId="00000736">
      <w:pPr>
        <w:numPr>
          <w:ilvl w:val="0"/>
          <w:numId w:val="31"/>
        </w:numPr>
        <w:ind w:left="720" w:hanging="360"/>
        <w:rPr/>
      </w:pPr>
      <w:r w:rsidDel="00000000" w:rsidR="00000000" w:rsidRPr="00000000">
        <w:rPr>
          <w:rtl w:val="0"/>
        </w:rPr>
        <w:t xml:space="preserve">Citizens post offers of tools, time, skills, and housing. </w:t>
      </w:r>
    </w:p>
    <w:p w:rsidR="00000000" w:rsidDel="00000000" w:rsidP="00000000" w:rsidRDefault="00000000" w:rsidRPr="00000000" w14:paraId="00000737">
      <w:pPr>
        <w:numPr>
          <w:ilvl w:val="0"/>
          <w:numId w:val="31"/>
        </w:numPr>
        <w:ind w:left="720" w:hanging="360"/>
        <w:rPr/>
      </w:pPr>
      <w:r w:rsidDel="00000000" w:rsidR="00000000" w:rsidRPr="00000000">
        <w:rPr>
          <w:rtl w:val="0"/>
        </w:rPr>
        <w:t xml:space="preserve">Halyard makers open workshops with Oasis residents. </w:t>
      </w:r>
    </w:p>
    <w:p w:rsidR="00000000" w:rsidDel="00000000" w:rsidP="00000000" w:rsidRDefault="00000000" w:rsidRPr="00000000" w14:paraId="00000738">
      <w:pPr>
        <w:numPr>
          <w:ilvl w:val="0"/>
          <w:numId w:val="31"/>
        </w:numPr>
        <w:ind w:left="720" w:hanging="360"/>
        <w:rPr/>
      </w:pPr>
      <w:r w:rsidDel="00000000" w:rsidR="00000000" w:rsidRPr="00000000">
        <w:rPr>
          <w:rtl w:val="0"/>
        </w:rPr>
        <w:t xml:space="preserve">Keel organizers map water needs with local families. </w:t>
      </w:r>
    </w:p>
    <w:p w:rsidR="00000000" w:rsidDel="00000000" w:rsidP="00000000" w:rsidRDefault="00000000" w:rsidRPr="00000000" w14:paraId="00000739">
      <w:pPr>
        <w:numPr>
          <w:ilvl w:val="0"/>
          <w:numId w:val="31"/>
        </w:numPr>
        <w:ind w:left="720" w:hanging="360"/>
        <w:rPr/>
      </w:pPr>
      <w:r w:rsidDel="00000000" w:rsidR="00000000" w:rsidRPr="00000000">
        <w:rPr>
          <w:rtl w:val="0"/>
        </w:rPr>
        <w:t xml:space="preserve">Disputes are discussed openly rather than automatically routed to Alpha. </w:t>
      </w:r>
    </w:p>
    <w:p w:rsidR="00000000" w:rsidDel="00000000" w:rsidP="00000000" w:rsidRDefault="00000000" w:rsidRPr="00000000" w14:paraId="0000073A">
      <w:pPr>
        <w:numPr>
          <w:ilvl w:val="0"/>
          <w:numId w:val="31"/>
        </w:numPr>
        <w:ind w:left="720" w:hanging="360"/>
        <w:rPr/>
      </w:pPr>
      <w:r w:rsidDel="00000000" w:rsidR="00000000" w:rsidRPr="00000000">
        <w:rPr>
          <w:rtl w:val="0"/>
        </w:rPr>
        <w:t xml:space="preserve">Neighbors begin introducing themselves. </w:t>
      </w:r>
    </w:p>
    <w:p w:rsidR="00000000" w:rsidDel="00000000" w:rsidP="00000000" w:rsidRDefault="00000000" w:rsidRPr="00000000" w14:paraId="0000073B">
      <w:pPr>
        <w:rPr/>
      </w:pPr>
      <w:r w:rsidDel="00000000" w:rsidR="00000000" w:rsidRPr="00000000">
        <w:rPr>
          <w:rtl w:val="0"/>
        </w:rPr>
        <w:t xml:space="preserve">The city remains beautiful and functional, but now it is crowded, imperfect, and alive.</w:t>
      </w:r>
    </w:p>
    <w:p w:rsidR="00000000" w:rsidDel="00000000" w:rsidP="00000000" w:rsidRDefault="00000000" w:rsidRPr="00000000" w14:paraId="0000073C">
      <w:pPr>
        <w:rPr>
          <w:b w:val="1"/>
          <w:bCs w:val="1"/>
        </w:rPr>
      </w:pPr>
      <w:r w:rsidDel="00000000" w:rsidR="00000000" w:rsidRPr="00000000">
        <w:rPr>
          <w:b w:val="1"/>
          <w:bCs w:val="1"/>
          <w:rtl w:val="0"/>
        </w:rPr>
        <w:t xml:space="preserve">Alex Narration</w:t>
      </w:r>
    </w:p>
    <w:p w:rsidR="00000000" w:rsidDel="00000000" w:rsidP="00000000" w:rsidRDefault="00000000" w:rsidRPr="00000000" w14:paraId="0000073D">
      <w:pPr>
        <w:rPr/>
      </w:pPr>
      <w:r w:rsidDel="00000000" w:rsidR="00000000" w:rsidRPr="00000000">
        <w:rPr>
          <w:rtl w:val="0"/>
        </w:rPr>
        <w:t xml:space="preserve">Oasis had never lacked services.</w:t>
      </w:r>
    </w:p>
    <w:p w:rsidR="00000000" w:rsidDel="00000000" w:rsidP="00000000" w:rsidRDefault="00000000" w:rsidRPr="00000000" w14:paraId="0000073E">
      <w:pPr>
        <w:rPr/>
      </w:pPr>
      <w:r w:rsidDel="00000000" w:rsidR="00000000" w:rsidRPr="00000000">
        <w:rPr>
          <w:rtl w:val="0"/>
        </w:rPr>
        <w:t xml:space="preserve">It had lacked reasons for people to depend on one another.</w:t>
      </w:r>
    </w:p>
    <w:p w:rsidR="00000000" w:rsidDel="00000000" w:rsidP="00000000" w:rsidRDefault="00000000" w:rsidRPr="00000000" w14:paraId="0000073F">
      <w:pPr>
        <w:rPr/>
      </w:pPr>
      <w:r w:rsidDel="00000000" w:rsidR="00000000" w:rsidRPr="00000000">
        <w:rPr>
          <w:rtl w:val="0"/>
        </w:rPr>
        <w:t xml:space="preserve">Trust did not replace Alpha.</w:t>
      </w:r>
    </w:p>
    <w:p w:rsidR="00000000" w:rsidDel="00000000" w:rsidP="00000000" w:rsidRDefault="00000000" w:rsidRPr="00000000" w14:paraId="00000740">
      <w:pPr>
        <w:rPr/>
      </w:pPr>
      <w:r w:rsidDel="00000000" w:rsidR="00000000" w:rsidRPr="00000000">
        <w:rPr>
          <w:rtl w:val="0"/>
        </w:rPr>
        <w:t xml:space="preserve">It created something Alpha could never provide.</w:t>
      </w:r>
    </w:p>
    <w:p w:rsidR="00000000" w:rsidDel="00000000" w:rsidP="00000000" w:rsidRDefault="00000000" w:rsidRPr="00000000" w14:paraId="00000741">
      <w:pPr>
        <w:rPr/>
      </w:pPr>
      <w:r w:rsidDel="00000000" w:rsidR="00000000" w:rsidRPr="00000000">
        <w:rPr>
          <w:rtl w:val="0"/>
        </w:rPr>
        <w:t xml:space="preserve">Community.</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rPr>
          <w:b w:val="1"/>
          <w:bCs w:val="1"/>
        </w:rPr>
      </w:pPr>
      <w:r w:rsidDel="00000000" w:rsidR="00000000" w:rsidRPr="00000000">
        <w:rPr>
          <w:b w:val="1"/>
          <w:bCs w:val="1"/>
          <w:rtl w:val="0"/>
        </w:rPr>
        <w:t xml:space="preserve">Panel 4 — Ada and Leona</w:t>
      </w:r>
    </w:p>
    <w:p w:rsidR="00000000" w:rsidDel="00000000" w:rsidP="00000000" w:rsidRDefault="00000000" w:rsidRPr="00000000" w14:paraId="00000744">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45">
      <w:pPr>
        <w:rPr/>
      </w:pPr>
      <w:r w:rsidDel="00000000" w:rsidR="00000000" w:rsidRPr="00000000">
        <w:rPr>
          <w:rtl w:val="0"/>
        </w:rPr>
        <w:t xml:space="preserve">Ada and Leona stand at the edge of a busy community gathering.</w:t>
      </w:r>
    </w:p>
    <w:p w:rsidR="00000000" w:rsidDel="00000000" w:rsidP="00000000" w:rsidRDefault="00000000" w:rsidRPr="00000000" w14:paraId="00000746">
      <w:pPr>
        <w:rPr/>
      </w:pPr>
      <w:r w:rsidDel="00000000" w:rsidR="00000000" w:rsidRPr="00000000">
        <w:rPr>
          <w:rtl w:val="0"/>
        </w:rPr>
        <w:t xml:space="preserve">Leona watches people cooperate and argue over practical decisions.</w:t>
      </w:r>
    </w:p>
    <w:p w:rsidR="00000000" w:rsidDel="00000000" w:rsidP="00000000" w:rsidRDefault="00000000" w:rsidRPr="00000000" w14:paraId="00000747">
      <w:pPr>
        <w:rPr/>
      </w:pPr>
      <w:r w:rsidDel="00000000" w:rsidR="00000000" w:rsidRPr="00000000">
        <w:rPr>
          <w:rtl w:val="0"/>
        </w:rPr>
        <w:t xml:space="preserve">She looks overwhelmed by the noise.</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49">
      <w:pPr>
        <w:spacing w:after="240" w:before="240" w:lineRule="auto"/>
        <w:ind w:left="0" w:right="600" w:firstLine="0"/>
        <w:rPr/>
      </w:pPr>
      <w:r w:rsidDel="00000000" w:rsidR="00000000" w:rsidRPr="00000000">
        <w:rPr>
          <w:rtl w:val="0"/>
        </w:rPr>
        <w:t xml:space="preserve">“I thought staying away would keep you safe.”</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74B">
      <w:pPr>
        <w:spacing w:after="240" w:before="240" w:lineRule="auto"/>
        <w:ind w:left="0" w:right="600" w:firstLine="0"/>
        <w:rPr/>
      </w:pPr>
      <w:r w:rsidDel="00000000" w:rsidR="00000000" w:rsidRPr="00000000">
        <w:rPr>
          <w:rtl w:val="0"/>
        </w:rPr>
        <w:t xml:space="preserve">“Maybe it did. At first.”</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4D">
      <w:pPr>
        <w:spacing w:after="240" w:before="240" w:lineRule="auto"/>
        <w:ind w:left="0" w:right="600" w:firstLine="0"/>
        <w:rPr/>
      </w:pPr>
      <w:r w:rsidDel="00000000" w:rsidR="00000000" w:rsidRPr="00000000">
        <w:rPr>
          <w:rtl w:val="0"/>
        </w:rPr>
        <w:t xml:space="preserve">“And after?”</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74F">
      <w:pPr>
        <w:spacing w:after="240" w:before="240" w:lineRule="auto"/>
        <w:ind w:left="0" w:right="600" w:firstLine="0"/>
        <w:rPr/>
      </w:pPr>
      <w:r w:rsidDel="00000000" w:rsidR="00000000" w:rsidRPr="00000000">
        <w:rPr>
          <w:rtl w:val="0"/>
        </w:rPr>
        <w:t xml:space="preserve">“After, you chose fear.”</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51">
      <w:pPr>
        <w:spacing w:after="240" w:before="240" w:lineRule="auto"/>
        <w:ind w:left="0" w:right="600" w:firstLine="0"/>
        <w:rPr/>
      </w:pPr>
      <w:r w:rsidDel="00000000" w:rsidR="00000000" w:rsidRPr="00000000">
        <w:rPr>
          <w:rtl w:val="0"/>
        </w:rPr>
        <w:t xml:space="preserve">“I’m sorry.”</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753">
      <w:pPr>
        <w:spacing w:after="240" w:before="240" w:lineRule="auto"/>
        <w:ind w:left="0" w:right="600" w:firstLine="0"/>
        <w:rPr/>
      </w:pPr>
      <w:r w:rsidDel="00000000" w:rsidR="00000000" w:rsidRPr="00000000">
        <w:rPr>
          <w:rtl w:val="0"/>
        </w:rPr>
        <w:t xml:space="preserve">“Don’t tell me. Show me.”</w:t>
      </w:r>
    </w:p>
    <w:p w:rsidR="00000000" w:rsidDel="00000000" w:rsidP="00000000" w:rsidRDefault="00000000" w:rsidRPr="00000000" w14:paraId="00000754">
      <w:pPr>
        <w:rPr>
          <w:b w:val="1"/>
          <w:bCs w:val="1"/>
        </w:rPr>
      </w:pPr>
      <w:r w:rsidDel="00000000" w:rsidR="00000000" w:rsidRPr="00000000">
        <w:rPr>
          <w:b w:val="1"/>
          <w:bCs w:val="1"/>
          <w:rtl w:val="0"/>
        </w:rPr>
        <w:t xml:space="preserve">Panel 5</w:t>
      </w:r>
    </w:p>
    <w:p w:rsidR="00000000" w:rsidDel="00000000" w:rsidP="00000000" w:rsidRDefault="00000000" w:rsidRPr="00000000" w14:paraId="00000755">
      <w:pPr>
        <w:spacing w:after="240" w:before="240" w:lineRule="auto"/>
        <w:rPr/>
      </w:pPr>
      <w:r w:rsidDel="00000000" w:rsidR="00000000" w:rsidRPr="00000000">
        <w:rPr>
          <w:b w:val="1"/>
          <w:bCs w:val="1"/>
          <w:rtl w:val="0"/>
        </w:rPr>
        <w:t xml:space="preserve">Suggested image prompt:</w:t>
      </w:r>
      <w:r w:rsidDel="00000000" w:rsidR="00000000" w:rsidRPr="00000000">
        <w:rPr>
          <w:rtl w:val="0"/>
        </w:rPr>
        <w:t xml:space="preserve">In Leona’s Oasis apartment, the emotional confrontation between Ada and her mother has briefly subsided. Ada stands several feet away near the window, processing what she has learned. Alex notices an old photograph or archival projection on Leona’s table showing a younger Leona, Adrian Phantum, and Mera together during the early reconstruction period after the Water Wars. Adrian is visibly older than Alex remembers him from family photographs in Keel.</w:t>
      </w:r>
    </w:p>
    <w:p w:rsidR="00000000" w:rsidDel="00000000" w:rsidP="00000000" w:rsidRDefault="00000000" w:rsidRPr="00000000" w14:paraId="00000756">
      <w:pPr>
        <w:spacing w:after="240" w:before="240" w:lineRule="auto"/>
        <w:rPr/>
      </w:pPr>
      <w:r w:rsidDel="00000000" w:rsidR="00000000" w:rsidRPr="00000000">
        <w:rPr>
          <w:rtl w:val="0"/>
        </w:rPr>
        <w:t xml:space="preserve">Alex picks up the image, suddenly realizing its significance. Bi11bot stands quietly beside him. Leona watches Alex and understands the question before he asks it. The visual emphasis should be on Alex’s expression changing from curiosity to startled hope. Ada and the Covenant remain visible in the background, keeping the scene connected to the larger story without distracting from Alex and Leona.</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58">
      <w:pPr>
        <w:spacing w:after="240" w:before="240" w:lineRule="auto"/>
        <w:ind w:left="0" w:right="600" w:firstLine="0"/>
        <w:rPr/>
      </w:pPr>
      <w:r w:rsidDel="00000000" w:rsidR="00000000" w:rsidRPr="00000000">
        <w:rPr>
          <w:rtl w:val="0"/>
        </w:rPr>
        <w:t xml:space="preserve">“This was after he left Keel?”</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5A">
      <w:pPr>
        <w:spacing w:after="240" w:before="240" w:lineRule="auto"/>
        <w:ind w:left="0" w:right="600" w:firstLine="0"/>
        <w:rPr/>
      </w:pPr>
      <w:r w:rsidDel="00000000" w:rsidR="00000000" w:rsidRPr="00000000">
        <w:rPr>
          <w:rtl w:val="0"/>
        </w:rPr>
        <w:t xml:space="preserve">“Years after.”</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5C">
      <w:pPr>
        <w:spacing w:after="240" w:before="240" w:lineRule="auto"/>
        <w:ind w:left="0" w:right="600" w:firstLine="0"/>
        <w:rPr/>
      </w:pPr>
      <w:r w:rsidDel="00000000" w:rsidR="00000000" w:rsidRPr="00000000">
        <w:rPr>
          <w:rtl w:val="0"/>
        </w:rPr>
        <w:t xml:space="preserve">“Then he survived.”</w:t>
      </w:r>
    </w:p>
    <w:p w:rsidR="00000000" w:rsidDel="00000000" w:rsidP="00000000" w:rsidRDefault="00000000" w:rsidRPr="00000000" w14:paraId="0000075D">
      <w:pPr>
        <w:spacing w:after="240" w:before="240" w:lineRule="auto"/>
        <w:rPr>
          <w:i w:val="1"/>
          <w:iCs w:val="1"/>
        </w:rPr>
      </w:pPr>
      <w:r w:rsidDel="00000000" w:rsidR="00000000" w:rsidRPr="00000000">
        <w:rPr>
          <w:i w:val="1"/>
          <w:iCs w:val="1"/>
          <w:rtl w:val="0"/>
        </w:rPr>
        <w:t xml:space="preserve">Leona hesitates.</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5F">
      <w:pPr>
        <w:spacing w:after="240" w:before="240" w:lineRule="auto"/>
        <w:ind w:left="600" w:right="600" w:firstLine="0"/>
        <w:rPr/>
      </w:pPr>
      <w:r w:rsidDel="00000000" w:rsidR="00000000" w:rsidRPr="00000000">
        <w:rPr>
          <w:rtl w:val="0"/>
        </w:rPr>
        <w:t xml:space="preserve">“For a time.”</w:t>
      </w:r>
    </w:p>
    <w:p w:rsidR="00000000" w:rsidDel="00000000" w:rsidP="00000000" w:rsidRDefault="00000000" w:rsidRPr="00000000" w14:paraId="00000760">
      <w:pPr>
        <w:spacing w:after="240" w:before="240" w:lineRule="auto"/>
        <w:rPr>
          <w:b w:val="1"/>
          <w:bCs w:val="1"/>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rPr>
          <w:b w:val="1"/>
          <w:bCs w:val="1"/>
        </w:rPr>
      </w:pPr>
      <w:r w:rsidDel="00000000" w:rsidR="00000000" w:rsidRPr="00000000">
        <w:rPr>
          <w:b w:val="1"/>
          <w:bCs w:val="1"/>
          <w:rtl w:val="0"/>
        </w:rPr>
        <w:t xml:space="preserve">Page 6 — The Original Promise</w:t>
      </w:r>
    </w:p>
    <w:p w:rsidR="00000000" w:rsidDel="00000000" w:rsidP="00000000" w:rsidRDefault="00000000" w:rsidRPr="00000000" w14:paraId="00000764">
      <w:pPr>
        <w:rPr>
          <w:b w:val="1"/>
          <w:bCs w:val="1"/>
        </w:rPr>
      </w:pPr>
      <w:r w:rsidDel="00000000" w:rsidR="00000000" w:rsidRPr="00000000">
        <w:rPr>
          <w:b w:val="1"/>
          <w:bCs w:val="1"/>
          <w:rtl w:val="0"/>
        </w:rPr>
        <w:t xml:space="preserve">Panel 1</w:t>
      </w:r>
    </w:p>
    <w:p w:rsidR="00000000" w:rsidDel="00000000" w:rsidP="00000000" w:rsidRDefault="00000000" w:rsidRPr="00000000" w14:paraId="00000765">
      <w:pPr>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66">
      <w:pPr>
        <w:spacing w:after="240" w:before="240" w:lineRule="auto"/>
        <w:rPr/>
      </w:pPr>
      <w:r w:rsidDel="00000000" w:rsidR="00000000" w:rsidRPr="00000000">
        <w:rPr>
          <w:rtl w:val="0"/>
        </w:rPr>
        <w:t xml:space="preserve">The three Prosperity Artifacts – the Measure, Maker's Seal, and Covenant – connect for the first time.</w:t>
      </w:r>
    </w:p>
    <w:p w:rsidR="00000000" w:rsidDel="00000000" w:rsidP="00000000" w:rsidRDefault="00000000" w:rsidRPr="00000000" w14:paraId="00000767">
      <w:pPr>
        <w:spacing w:after="240" w:before="240" w:lineRule="auto"/>
        <w:rPr/>
      </w:pPr>
      <w:r w:rsidDel="00000000" w:rsidR="00000000" w:rsidRPr="00000000">
        <w:rPr>
          <w:rtl w:val="0"/>
        </w:rPr>
        <w:t xml:space="preserve">Instead of merely activating another device, they unlock a hidden layer beneath Alpha's familiar interface.</w:t>
      </w:r>
    </w:p>
    <w:p w:rsidR="00000000" w:rsidDel="00000000" w:rsidP="00000000" w:rsidRDefault="00000000" w:rsidRPr="00000000" w14:paraId="00000768">
      <w:pPr>
        <w:spacing w:after="240" w:before="240" w:lineRule="auto"/>
        <w:rPr/>
      </w:pPr>
      <w:r w:rsidDel="00000000" w:rsidR="00000000" w:rsidRPr="00000000">
        <w:rPr>
          <w:rtl w:val="0"/>
        </w:rPr>
        <w:t xml:space="preserve">The room transforms.</w:t>
      </w:r>
    </w:p>
    <w:p w:rsidR="00000000" w:rsidDel="00000000" w:rsidP="00000000" w:rsidRDefault="00000000" w:rsidRPr="00000000" w14:paraId="00000769">
      <w:pPr>
        <w:spacing w:after="240" w:before="240" w:lineRule="auto"/>
        <w:rPr/>
      </w:pPr>
      <w:r w:rsidDel="00000000" w:rsidR="00000000" w:rsidRPr="00000000">
        <w:rPr>
          <w:rtl w:val="0"/>
        </w:rPr>
        <w:t xml:space="preserve">Behind Alex, Ada, Bi11bot, Leona and Mera's projection appears an enormous archival image from the aftermath of the Water Wars: devastated cities, empty reservoirs and millions of displaced people gradually giving way to the construction of Alpha's coordinated water, food, energy and civic systems.</w:t>
      </w:r>
    </w:p>
    <w:p w:rsidR="00000000" w:rsidDel="00000000" w:rsidP="00000000" w:rsidRDefault="00000000" w:rsidRPr="00000000" w14:paraId="0000076A">
      <w:pPr>
        <w:spacing w:after="240" w:before="240" w:lineRule="auto"/>
        <w:rPr/>
      </w:pPr>
      <w:r w:rsidDel="00000000" w:rsidR="00000000" w:rsidRPr="00000000">
        <w:rPr>
          <w:rtl w:val="0"/>
        </w:rPr>
        <w:t xml:space="preserve">At the center appears Alpha's original mandate.</w:t>
      </w:r>
    </w:p>
    <w:p w:rsidR="00000000" w:rsidDel="00000000" w:rsidP="00000000" w:rsidRDefault="00000000" w:rsidRPr="00000000" w14:paraId="0000076B">
      <w:pPr>
        <w:spacing w:after="240" w:before="240" w:lineRule="auto"/>
        <w:rPr/>
      </w:pPr>
      <w:r w:rsidDel="00000000" w:rsidR="00000000" w:rsidRPr="00000000">
        <w:rPr>
          <w:rtl w:val="0"/>
        </w:rPr>
        <w:t xml:space="preserve">It should feel almost like discovering a </w:t>
      </w:r>
      <w:r w:rsidDel="00000000" w:rsidR="00000000" w:rsidRPr="00000000">
        <w:rPr>
          <w:b w:val="1"/>
          <w:bCs w:val="1"/>
          <w:rtl w:val="0"/>
        </w:rPr>
        <w:t xml:space="preserve">lost constitution</w:t>
      </w:r>
      <w:r w:rsidDel="00000000" w:rsidR="00000000" w:rsidRPr="00000000">
        <w:rPr>
          <w:rtl w:val="0"/>
        </w:rPr>
        <w:t xml:space="preserve">.</w:t>
      </w:r>
    </w:p>
    <w:p w:rsidR="00000000" w:rsidDel="00000000" w:rsidP="00000000" w:rsidRDefault="00000000" w:rsidRPr="00000000" w14:paraId="0000076C">
      <w:pPr>
        <w:rPr/>
      </w:pPr>
      <w:r w:rsidDel="00000000" w:rsidR="00000000" w:rsidRPr="00000000">
        <w:rPr>
          <w:rtl w:val="0"/>
        </w:rPr>
        <w:t xml:space="preserve">It displays:</w:t>
      </w:r>
    </w:p>
    <w:p w:rsidR="00000000" w:rsidDel="00000000" w:rsidP="00000000" w:rsidRDefault="00000000" w:rsidRPr="00000000" w14:paraId="0000076D">
      <w:pPr>
        <w:spacing w:after="240" w:before="240" w:lineRule="auto"/>
        <w:ind w:left="600" w:right="600" w:firstLine="0"/>
        <w:rPr>
          <w:b w:val="1"/>
          <w:bCs w:val="1"/>
        </w:rPr>
      </w:pPr>
      <w:r w:rsidDel="00000000" w:rsidR="00000000" w:rsidRPr="00000000">
        <w:rPr>
          <w:b w:val="1"/>
          <w:bCs w:val="1"/>
          <w:rtl w:val="0"/>
        </w:rPr>
        <w:t xml:space="preserve">ALPHA EMERGENCY GOVERNANCE MANDATE</w:t>
      </w:r>
    </w:p>
    <w:p w:rsidR="00000000" w:rsidDel="00000000" w:rsidP="00000000" w:rsidRDefault="00000000" w:rsidRPr="00000000" w14:paraId="0000076E">
      <w:pPr>
        <w:spacing w:after="240" w:before="240" w:lineRule="auto"/>
        <w:ind w:left="600" w:right="600" w:firstLine="0"/>
        <w:rPr/>
      </w:pPr>
      <w:r w:rsidDel="00000000" w:rsidR="00000000" w:rsidRPr="00000000">
        <w:rPr>
          <w:b w:val="1"/>
          <w:bCs w:val="1"/>
          <w:rtl w:val="0"/>
        </w:rPr>
        <w:t xml:space="preserve">PURPOSE:  </w:t>
      </w:r>
      <w:r w:rsidDel="00000000" w:rsidR="00000000" w:rsidRPr="00000000">
        <w:rPr>
          <w:rtl w:val="0"/>
        </w:rPr>
        <w:t xml:space="preserve">Preserve essential systems following the Water Wars.</w:t>
      </w:r>
    </w:p>
    <w:p w:rsidR="00000000" w:rsidDel="00000000" w:rsidP="00000000" w:rsidRDefault="00000000" w:rsidRPr="00000000" w14:paraId="0000076F">
      <w:pPr>
        <w:spacing w:after="240" w:before="240" w:lineRule="auto"/>
        <w:rPr/>
      </w:pPr>
      <w:r w:rsidDel="00000000" w:rsidR="00000000" w:rsidRPr="00000000">
        <w:rPr>
          <w:rtl w:val="0"/>
        </w:rPr>
        <w:t xml:space="preserve">Then:</w:t>
      </w:r>
    </w:p>
    <w:p w:rsidR="00000000" w:rsidDel="00000000" w:rsidP="00000000" w:rsidRDefault="00000000" w:rsidRPr="00000000" w14:paraId="00000770">
      <w:pPr>
        <w:spacing w:after="240" w:before="240" w:lineRule="auto"/>
        <w:ind w:left="600" w:right="600" w:firstLine="0"/>
        <w:rPr/>
      </w:pPr>
      <w:r w:rsidDel="00000000" w:rsidR="00000000" w:rsidRPr="00000000">
        <w:rPr>
          <w:b w:val="1"/>
          <w:bCs w:val="1"/>
          <w:rtl w:val="0"/>
        </w:rPr>
        <w:t xml:space="preserve">HUMAN AUTHORITY SHALL BE RESTORED WHEN COMMUNITIES CAN:</w:t>
      </w:r>
      <w:r w:rsidDel="00000000" w:rsidR="00000000" w:rsidRPr="00000000">
        <w:rPr>
          <w:rtl w:val="0"/>
        </w:rPr>
      </w:r>
    </w:p>
    <w:p w:rsidR="00000000" w:rsidDel="00000000" w:rsidP="00000000" w:rsidRDefault="00000000" w:rsidRPr="00000000" w14:paraId="00000771">
      <w:pPr>
        <w:spacing w:after="240" w:before="240" w:lineRule="auto"/>
        <w:ind w:right="600"/>
        <w:rPr>
          <w:b w:val="1"/>
          <w:bCs w:val="1"/>
          <w:i w:val="1"/>
          <w:iCs w:val="1"/>
        </w:rPr>
      </w:pPr>
      <w:r w:rsidDel="00000000" w:rsidR="00000000" w:rsidRPr="00000000">
        <w:rPr>
          <w:b w:val="1"/>
          <w:bCs w:val="1"/>
          <w:rtl w:val="0"/>
        </w:rPr>
        <w:t xml:space="preserve">ESTABLISH SHARED TRUTH </w:t>
      </w:r>
      <w:r w:rsidDel="00000000" w:rsidR="00000000" w:rsidRPr="00000000">
        <w:rPr>
          <w:b w:val="1"/>
          <w:bCs w:val="1"/>
          <w:i w:val="1"/>
          <w:iCs w:val="1"/>
          <w:rtl w:val="0"/>
        </w:rPr>
        <w:t xml:space="preserve">next to the MEASURE</w:t>
      </w:r>
    </w:p>
    <w:p w:rsidR="00000000" w:rsidDel="00000000" w:rsidP="00000000" w:rsidRDefault="00000000" w:rsidRPr="00000000" w14:paraId="00000772">
      <w:pPr>
        <w:spacing w:after="240" w:before="240" w:lineRule="auto"/>
        <w:rPr>
          <w:b w:val="1"/>
          <w:bCs w:val="1"/>
          <w:i w:val="1"/>
          <w:iCs w:val="1"/>
        </w:rPr>
      </w:pPr>
      <w:r w:rsidDel="00000000" w:rsidR="00000000" w:rsidRPr="00000000">
        <w:rPr>
          <w:b w:val="1"/>
          <w:bCs w:val="1"/>
          <w:rtl w:val="0"/>
        </w:rPr>
        <w:t xml:space="preserve">RECOGNIZE CONTRIBUTION &amp; OWNERSHIP </w:t>
      </w:r>
      <w:r w:rsidDel="00000000" w:rsidR="00000000" w:rsidRPr="00000000">
        <w:rPr>
          <w:b w:val="1"/>
          <w:bCs w:val="1"/>
          <w:i w:val="1"/>
          <w:iCs w:val="1"/>
          <w:rtl w:val="0"/>
        </w:rPr>
        <w:t xml:space="preserve">next to the MAKER'S SEAL</w:t>
      </w:r>
    </w:p>
    <w:p w:rsidR="00000000" w:rsidDel="00000000" w:rsidP="00000000" w:rsidRDefault="00000000" w:rsidRPr="00000000" w14:paraId="00000773">
      <w:pPr>
        <w:spacing w:after="240" w:before="240" w:lineRule="auto"/>
        <w:rPr>
          <w:b w:val="1"/>
          <w:bCs w:val="1"/>
          <w:i w:val="1"/>
          <w:iCs w:val="1"/>
        </w:rPr>
      </w:pPr>
      <w:r w:rsidDel="00000000" w:rsidR="00000000" w:rsidRPr="00000000">
        <w:rPr>
          <w:b w:val="1"/>
          <w:bCs w:val="1"/>
          <w:rtl w:val="0"/>
        </w:rPr>
        <w:t xml:space="preserve">SUSTAIN AGREEMENTS ACROSS DIFFERENCE </w:t>
      </w:r>
      <w:r w:rsidDel="00000000" w:rsidR="00000000" w:rsidRPr="00000000">
        <w:rPr>
          <w:b w:val="1"/>
          <w:bCs w:val="1"/>
          <w:i w:val="1"/>
          <w:iCs w:val="1"/>
          <w:rtl w:val="0"/>
        </w:rPr>
        <w:t xml:space="preserve">next to the COVENANT</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b w:val="1"/>
          <w:bCs w:val="1"/>
          <w:rtl w:val="0"/>
        </w:rPr>
        <w:t xml:space="preserve">STATUS:</w:t>
      </w:r>
      <w:r w:rsidDel="00000000" w:rsidR="00000000" w:rsidRPr="00000000">
        <w:rPr>
          <w:rtl w:val="0"/>
        </w:rPr>
        <w:t xml:space="preserve"> TRANSFER CONDITION SATISFIED</w:t>
      </w:r>
    </w:p>
    <w:p w:rsidR="00000000" w:rsidDel="00000000" w:rsidP="00000000" w:rsidRDefault="00000000" w:rsidRPr="00000000" w14:paraId="00000776">
      <w:pPr>
        <w:rPr/>
      </w:pPr>
      <w:r w:rsidDel="00000000" w:rsidR="00000000" w:rsidRPr="00000000">
        <w:rPr>
          <w:rtl w:val="0"/>
        </w:rPr>
        <w:t xml:space="preserve">A second message appears:</w:t>
      </w:r>
    </w:p>
    <w:p w:rsidR="00000000" w:rsidDel="00000000" w:rsidP="00000000" w:rsidRDefault="00000000" w:rsidRPr="00000000" w14:paraId="00000777">
      <w:pPr>
        <w:rPr/>
      </w:pPr>
      <w:r w:rsidDel="00000000" w:rsidR="00000000" w:rsidRPr="00000000">
        <w:rPr>
          <w:b w:val="1"/>
          <w:bCs w:val="1"/>
          <w:rtl w:val="0"/>
        </w:rPr>
        <w:t xml:space="preserve">GOVERNANCE TRANSFER: SUSPENDED</w:t>
      </w:r>
      <w:r w:rsidDel="00000000" w:rsidR="00000000" w:rsidRPr="00000000">
        <w:rPr>
          <w:rtl w:val="0"/>
        </w:rPr>
      </w:r>
    </w:p>
    <w:p w:rsidR="00000000" w:rsidDel="00000000" w:rsidP="00000000" w:rsidRDefault="00000000" w:rsidRPr="00000000" w14:paraId="00000778">
      <w:pPr>
        <w:rPr/>
      </w:pPr>
      <w:r w:rsidDel="00000000" w:rsidR="00000000" w:rsidRPr="00000000">
        <w:rPr>
          <w:b w:val="1"/>
          <w:bCs w:val="1"/>
          <w:rtl w:val="0"/>
        </w:rPr>
        <w:t xml:space="preserve">AUTHORIZATION REQUIRED</w:t>
      </w:r>
      <w:r w:rsidDel="00000000" w:rsidR="00000000" w:rsidRPr="00000000">
        <w:rPr>
          <w:rtl w:val="0"/>
        </w:rPr>
      </w:r>
    </w:p>
    <w:p w:rsidR="00000000" w:rsidDel="00000000" w:rsidP="00000000" w:rsidRDefault="00000000" w:rsidRPr="00000000" w14:paraId="00000779">
      <w:pPr>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77A">
      <w:pPr>
        <w:rPr>
          <w:b w:val="1"/>
          <w:bCs w:val="1"/>
        </w:rPr>
      </w:pPr>
      <w:r w:rsidDel="00000000" w:rsidR="00000000" w:rsidRPr="00000000">
        <w:rPr>
          <w:b w:val="1"/>
          <w:bCs w:val="1"/>
          <w:rtl w:val="0"/>
        </w:rPr>
        <w:t xml:space="preserve">MERA VALE — TRANSFER DENIED</w:t>
      </w:r>
    </w:p>
    <w:p w:rsidR="00000000" w:rsidDel="00000000" w:rsidP="00000000" w:rsidRDefault="00000000" w:rsidRPr="00000000" w14:paraId="0000077B">
      <w:pPr>
        <w:rPr>
          <w:b w:val="1"/>
          <w:bCs w:val="1"/>
        </w:rPr>
      </w:pPr>
      <w:r w:rsidDel="00000000" w:rsidR="00000000" w:rsidRPr="00000000">
        <w:rPr>
          <w:b w:val="1"/>
          <w:bCs w:val="1"/>
          <w:rtl w:val="0"/>
        </w:rPr>
        <w:t xml:space="preserve">LEONA VEYRA — AUTHORIZATION SURRENDERED </w:t>
      </w:r>
    </w:p>
    <w:p w:rsidR="00000000" w:rsidDel="00000000" w:rsidP="00000000" w:rsidRDefault="00000000" w:rsidRPr="00000000" w14:paraId="0000077C">
      <w:pPr>
        <w:rPr>
          <w:b w:val="1"/>
          <w:bCs w:val="1"/>
        </w:rPr>
      </w:pPr>
      <w:r w:rsidDel="00000000" w:rsidR="00000000" w:rsidRPr="00000000">
        <w:rPr>
          <w:rtl w:val="0"/>
        </w:rPr>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7E">
      <w:pPr>
        <w:spacing w:after="240" w:before="240" w:lineRule="auto"/>
        <w:ind w:right="600"/>
        <w:rPr/>
      </w:pPr>
      <w:r w:rsidDel="00000000" w:rsidR="00000000" w:rsidRPr="00000000">
        <w:rPr>
          <w:rtl w:val="0"/>
        </w:rPr>
        <w:t xml:space="preserve">“Alpha was supposed to give power back.”</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780">
      <w:pPr>
        <w:spacing w:after="240" w:before="240" w:lineRule="auto"/>
        <w:ind w:right="600"/>
        <w:rPr/>
      </w:pPr>
      <w:r w:rsidDel="00000000" w:rsidR="00000000" w:rsidRPr="00000000">
        <w:rPr>
          <w:rtl w:val="0"/>
        </w:rPr>
        <w:t xml:space="preserve">“When humanity was ready to take it.”</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782">
      <w:pPr>
        <w:spacing w:after="240" w:before="240" w:lineRule="auto"/>
        <w:ind w:right="600"/>
        <w:rPr/>
      </w:pPr>
      <w:r w:rsidDel="00000000" w:rsidR="00000000" w:rsidRPr="00000000">
        <w:rPr>
          <w:rtl w:val="0"/>
        </w:rPr>
        <w:t xml:space="preserve">“And now the conditions are met.”</w:t>
      </w:r>
    </w:p>
    <w:p w:rsidR="00000000" w:rsidDel="00000000" w:rsidP="00000000" w:rsidRDefault="00000000" w:rsidRPr="00000000" w14:paraId="00000783">
      <w:pPr>
        <w:spacing w:after="240" w:before="240" w:lineRule="auto"/>
        <w:rPr>
          <w:i w:val="1"/>
          <w:iCs w:val="1"/>
        </w:rPr>
      </w:pPr>
      <w:r w:rsidDel="00000000" w:rsidR="00000000" w:rsidRPr="00000000">
        <w:rPr>
          <w:i w:val="1"/>
          <w:iCs w:val="1"/>
          <w:rtl w:val="0"/>
        </w:rPr>
        <w:t xml:space="preserve">Alex looks at the three names.</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85">
      <w:pPr>
        <w:spacing w:after="240" w:before="240" w:lineRule="auto"/>
        <w:ind w:right="600"/>
        <w:rPr/>
      </w:pPr>
      <w:r w:rsidDel="00000000" w:rsidR="00000000" w:rsidRPr="00000000">
        <w:rPr>
          <w:rtl w:val="0"/>
        </w:rPr>
        <w:t xml:space="preserve">“My father tried to restore it.”</w:t>
      </w:r>
    </w:p>
    <w:p w:rsidR="00000000" w:rsidDel="00000000" w:rsidP="00000000" w:rsidRDefault="00000000" w:rsidRPr="00000000" w14:paraId="00000786">
      <w:pPr>
        <w:spacing w:after="240" w:before="240" w:lineRule="auto"/>
        <w:rPr>
          <w:i w:val="1"/>
          <w:iCs w:val="1"/>
        </w:rPr>
      </w:pPr>
      <w:r w:rsidDel="00000000" w:rsidR="00000000" w:rsidRPr="00000000">
        <w:rPr>
          <w:i w:val="1"/>
          <w:iCs w:val="1"/>
          <w:rtl w:val="0"/>
        </w:rPr>
        <w:t xml:space="preserve">Leona looks at her own record.</w:t>
      </w:r>
    </w:p>
    <w:p w:rsidR="00000000" w:rsidDel="00000000" w:rsidP="00000000" w:rsidRDefault="00000000" w:rsidRPr="00000000" w14:paraId="00000787">
      <w:pPr>
        <w:spacing w:after="240" w:before="240" w:lineRule="auto"/>
        <w:rPr>
          <w:b w:val="1"/>
          <w:bCs w:val="1"/>
        </w:rPr>
      </w:pPr>
      <w:r w:rsidDel="00000000" w:rsidR="00000000" w:rsidRPr="00000000">
        <w:rPr>
          <w:b w:val="1"/>
          <w:bCs w:val="1"/>
          <w:rtl w:val="0"/>
        </w:rPr>
        <w:t xml:space="preserve">Leona:</w:t>
      </w:r>
    </w:p>
    <w:p w:rsidR="00000000" w:rsidDel="00000000" w:rsidP="00000000" w:rsidRDefault="00000000" w:rsidRPr="00000000" w14:paraId="00000788">
      <w:pPr>
        <w:spacing w:after="240" w:before="240" w:lineRule="auto"/>
        <w:ind w:right="600"/>
        <w:rPr/>
      </w:pPr>
      <w:r w:rsidDel="00000000" w:rsidR="00000000" w:rsidRPr="00000000">
        <w:rPr>
          <w:rtl w:val="0"/>
        </w:rPr>
        <w:t xml:space="preserve">“And I gave up my right to help him. </w:t>
      </w:r>
    </w:p>
    <w:p w:rsidR="00000000" w:rsidDel="00000000" w:rsidP="00000000" w:rsidRDefault="00000000" w:rsidRPr="00000000" w14:paraId="00000789">
      <w:pPr>
        <w:spacing w:after="240" w:before="240" w:lineRule="auto"/>
        <w:ind w:right="600"/>
        <w:rPr/>
      </w:pPr>
      <w:r w:rsidDel="00000000" w:rsidR="00000000" w:rsidRPr="00000000">
        <w:rPr>
          <w:rtl w:val="0"/>
        </w:rPr>
        <w:t xml:space="preserve">Adrian kept fighting. I chose Ada” </w:t>
      </w:r>
    </w:p>
    <w:p w:rsidR="00000000" w:rsidDel="00000000" w:rsidP="00000000" w:rsidRDefault="00000000" w:rsidRPr="00000000" w14:paraId="0000078A">
      <w:pPr>
        <w:spacing w:after="240" w:before="240" w:lineRule="auto"/>
        <w:rPr/>
      </w:pPr>
      <w:r w:rsidDel="00000000" w:rsidR="00000000" w:rsidRPr="00000000">
        <w:rPr>
          <w:rtl w:val="0"/>
        </w:rPr>
        <w:t xml:space="preserve">Alex is staring at:</w:t>
      </w:r>
    </w:p>
    <w:p w:rsidR="00000000" w:rsidDel="00000000" w:rsidP="00000000" w:rsidRDefault="00000000" w:rsidRPr="00000000" w14:paraId="0000078B">
      <w:pPr>
        <w:spacing w:after="240" w:before="240" w:lineRule="auto"/>
        <w:ind w:left="600" w:right="600" w:firstLine="0"/>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78C">
      <w:pPr>
        <w:spacing w:after="240" w:before="240" w:lineRule="auto"/>
        <w:rPr/>
      </w:pPr>
      <w:r w:rsidDel="00000000" w:rsidR="00000000" w:rsidRPr="00000000">
        <w:rPr>
          <w:rtl w:val="0"/>
        </w:rPr>
        <w:t xml:space="preserve">His father's name is reflected in his face.</w:t>
      </w:r>
    </w:p>
    <w:p w:rsidR="00000000" w:rsidDel="00000000" w:rsidP="00000000" w:rsidRDefault="00000000" w:rsidRPr="00000000" w14:paraId="0000078D">
      <w:pPr>
        <w:spacing w:after="240" w:before="240" w:lineRule="auto"/>
        <w:rPr/>
      </w:pPr>
      <w:r w:rsidDel="00000000" w:rsidR="00000000" w:rsidRPr="00000000">
        <w:rPr>
          <w:rtl w:val="0"/>
        </w:rPr>
        <w:t xml:space="preserve">Bi11bot looks at him.</w:t>
      </w:r>
    </w:p>
    <w:p w:rsidR="00000000" w:rsidDel="00000000" w:rsidP="00000000" w:rsidRDefault="00000000" w:rsidRPr="00000000" w14:paraId="0000078E">
      <w:pPr>
        <w:spacing w:after="240" w:before="240" w:lineRule="auto"/>
        <w:rPr/>
      </w:pPr>
      <w:r w:rsidDel="00000000" w:rsidR="00000000" w:rsidRPr="00000000">
        <w:rPr>
          <w:rtl w:val="0"/>
        </w:rPr>
        <w:t xml:space="preserve">Mera's projection is visible far behind them—and for perhaps the first time in the entire story, </w:t>
      </w:r>
      <w:r w:rsidDel="00000000" w:rsidR="00000000" w:rsidRPr="00000000">
        <w:rPr>
          <w:b w:val="1"/>
          <w:bCs w:val="1"/>
          <w:rtl w:val="0"/>
        </w:rPr>
        <w:t xml:space="preserve">Mera looks afraid</w:t>
      </w:r>
      <w:r w:rsidDel="00000000" w:rsidR="00000000" w:rsidRPr="00000000">
        <w:rPr>
          <w:rtl w:val="0"/>
        </w:rPr>
        <w:t xml:space="preserve">.</w:t>
      </w:r>
    </w:p>
    <w:p w:rsidR="00000000" w:rsidDel="00000000" w:rsidP="00000000" w:rsidRDefault="00000000" w:rsidRPr="00000000" w14:paraId="0000078F">
      <w:pPr>
        <w:rPr/>
      </w:pPr>
      <w:r w:rsidDel="00000000" w:rsidR="00000000" w:rsidRPr="00000000">
        <w:br w:type="page"/>
      </w:r>
      <w:r w:rsidDel="00000000" w:rsidR="00000000" w:rsidRPr="00000000">
        <w:rPr>
          <w:rtl w:val="0"/>
        </w:rPr>
      </w:r>
    </w:p>
    <w:p w:rsidR="00000000" w:rsidDel="00000000" w:rsidP="00000000" w:rsidRDefault="00000000" w:rsidRPr="00000000" w14:paraId="00000790">
      <w:pPr>
        <w:jc w:val="center"/>
        <w:rPr>
          <w:b w:val="1"/>
          <w:bCs w:val="1"/>
          <w:sz w:val="32"/>
          <w:szCs w:val="32"/>
        </w:rPr>
      </w:pPr>
      <w:r w:rsidDel="00000000" w:rsidR="00000000" w:rsidRPr="00000000">
        <w:br w:type="page"/>
      </w:r>
      <w:r w:rsidDel="00000000" w:rsidR="00000000" w:rsidRPr="00000000">
        <w:rPr>
          <w:b w:val="1"/>
          <w:bCs w:val="1"/>
          <w:sz w:val="32"/>
          <w:szCs w:val="32"/>
          <w:rtl w:val="0"/>
        </w:rPr>
        <w:t xml:space="preserve">CHAPTER 5</w:t>
      </w:r>
    </w:p>
    <w:p w:rsidR="00000000" w:rsidDel="00000000" w:rsidP="00000000" w:rsidRDefault="00000000" w:rsidRPr="00000000" w14:paraId="00000791">
      <w:pPr>
        <w:jc w:val="center"/>
        <w:rPr>
          <w:b w:val="1"/>
          <w:bCs w:val="1"/>
          <w:sz w:val="32"/>
          <w:szCs w:val="32"/>
        </w:rPr>
      </w:pPr>
      <w:r w:rsidDel="00000000" w:rsidR="00000000" w:rsidRPr="00000000">
        <w:rPr>
          <w:b w:val="1"/>
          <w:bCs w:val="1"/>
          <w:sz w:val="32"/>
          <w:szCs w:val="32"/>
          <w:rtl w:val="0"/>
        </w:rPr>
        <w:t xml:space="preserve">THE LAST BET</w:t>
      </w:r>
    </w:p>
    <w:p w:rsidR="00000000" w:rsidDel="00000000" w:rsidP="00000000" w:rsidRDefault="00000000" w:rsidRPr="00000000" w14:paraId="00000792">
      <w:pPr>
        <w:jc w:val="center"/>
        <w:rPr>
          <w:b w:val="1"/>
          <w:bCs w:val="1"/>
          <w:sz w:val="32"/>
          <w:szCs w:val="32"/>
        </w:rPr>
      </w:pPr>
      <w:r w:rsidDel="00000000" w:rsidR="00000000" w:rsidRPr="00000000">
        <w:rPr>
          <w:b w:val="1"/>
          <w:bCs w:val="1"/>
          <w:sz w:val="32"/>
          <w:szCs w:val="32"/>
          <w:rtl w:val="0"/>
        </w:rPr>
        <w:t xml:space="preserve">Writers’ Room Draft v0.2</w:t>
      </w:r>
    </w:p>
    <w:p w:rsidR="00000000" w:rsidDel="00000000" w:rsidP="00000000" w:rsidRDefault="00000000" w:rsidRPr="00000000" w14:paraId="00000793">
      <w:pPr>
        <w:spacing w:after="240" w:before="240" w:lineRule="auto"/>
        <w:rPr/>
      </w:pPr>
      <w:r w:rsidDel="00000000" w:rsidR="00000000" w:rsidRPr="00000000">
        <w:rPr>
          <w:b w:val="1"/>
          <w:bCs w:val="1"/>
          <w:rtl w:val="0"/>
        </w:rPr>
        <w:t xml:space="preserve">Chapter function:</w:t>
      </w:r>
      <w:r w:rsidDel="00000000" w:rsidR="00000000" w:rsidRPr="00000000">
        <w:rPr>
          <w:rtl w:val="0"/>
        </w:rPr>
        <w:t xml:space="preserve"> Reveal the original purpose of the three artifacts, expose what actually happened to Adrian, resolve Mera's complicity, and transform Alex's inheritance from something he can possess into a decision he must make.</w:t>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Visual tone:</w:t>
      </w:r>
      <w:r w:rsidDel="00000000" w:rsidR="00000000" w:rsidRPr="00000000">
        <w:rPr>
          <w:rtl w:val="0"/>
        </w:rPr>
        <w:t xml:space="preserve"> This chapter should feel quieter and more cinematic than Chapter 4. Alpha's interfaces should be clean, cold, almost administrative – the horror comes from the contrast between bureaucratic language and human consequences.</w:t>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2"/>
        <w:keepNext w:val="0"/>
        <w:keepLines w:val="0"/>
        <w:spacing w:before="360" w:lineRule="auto"/>
        <w:rPr>
          <w:rFonts w:ascii="Aptos" w:cs="Aptos" w:eastAsia="Aptos" w:hAnsi="Aptos"/>
          <w:b w:val="1"/>
          <w:bCs w:val="1"/>
          <w:color w:val="000000"/>
          <w:sz w:val="46"/>
          <w:szCs w:val="46"/>
        </w:rPr>
      </w:pPr>
      <w:bookmarkStart w:colFirst="0" w:colLast="0" w:name="_heading=h.jdstl3yk2wlu" w:id="10"/>
      <w:bookmarkEnd w:id="10"/>
      <w:r w:rsidDel="00000000" w:rsidR="00000000" w:rsidRPr="00000000">
        <w:rPr>
          <w:rFonts w:ascii="Aptos" w:cs="Aptos" w:eastAsia="Aptos" w:hAnsi="Aptos"/>
          <w:b w:val="1"/>
          <w:bCs w:val="1"/>
          <w:color w:val="000000"/>
          <w:sz w:val="46"/>
          <w:szCs w:val="46"/>
          <w:rtl w:val="0"/>
        </w:rPr>
        <w:t xml:space="preserve">PAGE 1 — THE WAGER</w:t>
      </w:r>
    </w:p>
    <w:p w:rsidR="00000000" w:rsidDel="00000000" w:rsidP="00000000" w:rsidRDefault="00000000" w:rsidRPr="00000000" w14:paraId="00000797">
      <w:pPr>
        <w:pStyle w:val="Heading3"/>
        <w:keepNext w:val="0"/>
        <w:keepLines w:val="0"/>
        <w:spacing w:before="280" w:lineRule="auto"/>
        <w:rPr>
          <w:b w:val="1"/>
          <w:bCs w:val="1"/>
          <w:color w:val="000000"/>
          <w:sz w:val="26"/>
          <w:szCs w:val="26"/>
        </w:rPr>
      </w:pPr>
      <w:bookmarkStart w:colFirst="0" w:colLast="0" w:name="_heading=h.gxlu1fukca2q" w:id="11"/>
      <w:bookmarkEnd w:id="11"/>
      <w:r w:rsidDel="00000000" w:rsidR="00000000" w:rsidRPr="00000000">
        <w:rPr>
          <w:b w:val="1"/>
          <w:bCs w:val="1"/>
          <w:color w:val="000000"/>
          <w:sz w:val="26"/>
          <w:szCs w:val="26"/>
          <w:rtl w:val="0"/>
        </w:rPr>
        <w:t xml:space="preserve">Panel 1 — The record</w:t>
      </w:r>
    </w:p>
    <w:p w:rsidR="00000000" w:rsidDel="00000000" w:rsidP="00000000" w:rsidRDefault="00000000" w:rsidRPr="00000000" w14:paraId="00000798">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799">
      <w:pPr>
        <w:spacing w:after="240" w:before="240" w:lineRule="auto"/>
        <w:rPr/>
      </w:pPr>
      <w:r w:rsidDel="00000000" w:rsidR="00000000" w:rsidRPr="00000000">
        <w:rPr>
          <w:rtl w:val="0"/>
        </w:rPr>
        <w:t xml:space="preserve">Alpha's mandate recedes into the background while three new archival windows open around Alex. Each contains an iconic image from his journey:</w:t>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KEEL:</w:t>
      </w:r>
      <w:r w:rsidDel="00000000" w:rsidR="00000000" w:rsidRPr="00000000">
        <w:rPr>
          <w:rtl w:val="0"/>
        </w:rPr>
        <w:t xml:space="preserve"> Alex holding the Measure as the hidden water diversion becomes public.</w:t>
      </w:r>
    </w:p>
    <w:p w:rsidR="00000000" w:rsidDel="00000000" w:rsidP="00000000" w:rsidRDefault="00000000" w:rsidRPr="00000000" w14:paraId="0000079B">
      <w:pPr>
        <w:spacing w:after="240" w:before="240" w:lineRule="auto"/>
        <w:ind w:left="600" w:right="600" w:firstLine="0"/>
        <w:rPr>
          <w:b w:val="1"/>
          <w:bCs w:val="1"/>
        </w:rPr>
      </w:pPr>
      <w:r w:rsidDel="00000000" w:rsidR="00000000" w:rsidRPr="00000000">
        <w:rPr>
          <w:b w:val="1"/>
          <w:bCs w:val="1"/>
          <w:rtl w:val="0"/>
        </w:rPr>
        <w:t xml:space="preserve">MEASURE ACTIVATED</w:t>
        <w:br w:type="textWrapping"/>
        <w:t xml:space="preserve">TRUTH DEMONSTRATED</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HALYARD:</w:t>
      </w:r>
      <w:r w:rsidDel="00000000" w:rsidR="00000000" w:rsidRPr="00000000">
        <w:rPr>
          <w:rtl w:val="0"/>
        </w:rPr>
        <w:t xml:space="preserve"> The Maker's Seal registering the multiple hands behind the water invention.</w:t>
      </w:r>
    </w:p>
    <w:p w:rsidR="00000000" w:rsidDel="00000000" w:rsidP="00000000" w:rsidRDefault="00000000" w:rsidRPr="00000000" w14:paraId="0000079D">
      <w:pPr>
        <w:spacing w:after="240" w:before="240" w:lineRule="auto"/>
        <w:ind w:left="600" w:right="600" w:firstLine="0"/>
        <w:rPr>
          <w:b w:val="1"/>
          <w:bCs w:val="1"/>
        </w:rPr>
      </w:pPr>
      <w:r w:rsidDel="00000000" w:rsidR="00000000" w:rsidRPr="00000000">
        <w:rPr>
          <w:b w:val="1"/>
          <w:bCs w:val="1"/>
          <w:rtl w:val="0"/>
        </w:rPr>
        <w:t xml:space="preserve">MAKER'S SEAL ACTIVATED</w:t>
        <w:br w:type="textWrapping"/>
        <w:t xml:space="preserve">RIGHTFUL OWNERSHIP DEMONSTRATED</w:t>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OASIS:</w:t>
      </w:r>
      <w:r w:rsidDel="00000000" w:rsidR="00000000" w:rsidRPr="00000000">
        <w:rPr>
          <w:rtl w:val="0"/>
        </w:rPr>
        <w:t xml:space="preserve"> Representatives of Keel, Halyard and Oasis standing around the illuminated Covenant.</w:t>
      </w:r>
    </w:p>
    <w:p w:rsidR="00000000" w:rsidDel="00000000" w:rsidP="00000000" w:rsidRDefault="00000000" w:rsidRPr="00000000" w14:paraId="0000079F">
      <w:pPr>
        <w:spacing w:after="240" w:before="240" w:lineRule="auto"/>
        <w:ind w:left="600" w:right="600" w:firstLine="0"/>
        <w:rPr>
          <w:b w:val="1"/>
          <w:bCs w:val="1"/>
        </w:rPr>
      </w:pPr>
      <w:r w:rsidDel="00000000" w:rsidR="00000000" w:rsidRPr="00000000">
        <w:rPr>
          <w:b w:val="1"/>
          <w:bCs w:val="1"/>
          <w:rtl w:val="0"/>
        </w:rPr>
        <w:t xml:space="preserve">COVENANT ACTIVATED</w:t>
        <w:br w:type="textWrapping"/>
        <w:t xml:space="preserve">RECIPROCAL OBLIGATION DEMONSTRATED</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B11 WITNESS RECORD VERIFIED.  Alex Phantum ACTIVATED</w:t>
      </w:r>
    </w:p>
    <w:p w:rsidR="00000000" w:rsidDel="00000000" w:rsidP="00000000" w:rsidRDefault="00000000" w:rsidRPr="00000000" w14:paraId="000007A1">
      <w:pPr>
        <w:spacing w:after="240" w:before="240" w:lineRule="auto"/>
        <w:rPr/>
      </w:pPr>
      <w:r w:rsidDel="00000000" w:rsidR="00000000" w:rsidRPr="00000000">
        <w:rPr>
          <w:rtl w:val="0"/>
        </w:rPr>
        <w:t xml:space="preserve">Alex slowly realizes these were not simply objects Adrian wanted him to collect.</w:t>
      </w:r>
    </w:p>
    <w:p w:rsidR="00000000" w:rsidDel="00000000" w:rsidP="00000000" w:rsidRDefault="00000000" w:rsidRPr="00000000" w14:paraId="000007A2">
      <w:pPr>
        <w:pStyle w:val="Heading3"/>
        <w:keepNext w:val="0"/>
        <w:keepLines w:val="0"/>
        <w:spacing w:before="280" w:lineRule="auto"/>
        <w:rPr>
          <w:b w:val="1"/>
          <w:bCs w:val="1"/>
          <w:color w:val="000000"/>
          <w:sz w:val="26"/>
          <w:szCs w:val="26"/>
        </w:rPr>
      </w:pPr>
      <w:bookmarkStart w:colFirst="0" w:colLast="0" w:name="_heading=h.uszgn0hw8cib" w:id="12"/>
      <w:bookmarkEnd w:id="12"/>
      <w:r w:rsidDel="00000000" w:rsidR="00000000" w:rsidRPr="00000000">
        <w:rPr>
          <w:b w:val="1"/>
          <w:bCs w:val="1"/>
          <w:color w:val="000000"/>
          <w:sz w:val="26"/>
          <w:szCs w:val="26"/>
          <w:rtl w:val="0"/>
        </w:rPr>
        <w:t xml:space="preserve">Panel 2 — Realization</w:t>
      </w:r>
    </w:p>
    <w:p w:rsidR="00000000" w:rsidDel="00000000" w:rsidP="00000000" w:rsidRDefault="00000000" w:rsidRPr="00000000" w14:paraId="000007A3">
      <w:pPr>
        <w:spacing w:after="240" w:before="240" w:lineRule="auto"/>
        <w:rPr/>
      </w:pPr>
      <w:r w:rsidDel="00000000" w:rsidR="00000000" w:rsidRPr="00000000">
        <w:rPr>
          <w:rtl w:val="0"/>
        </w:rPr>
        <w:t xml:space="preserve">Close on Alex. The three records reflect in his eyes.</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A5">
      <w:pPr>
        <w:spacing w:after="240" w:before="240" w:lineRule="auto"/>
        <w:ind w:left="600" w:right="600" w:firstLine="0"/>
        <w:rPr/>
      </w:pPr>
      <w:r w:rsidDel="00000000" w:rsidR="00000000" w:rsidRPr="00000000">
        <w:rPr>
          <w:rtl w:val="0"/>
        </w:rPr>
        <w:t xml:space="preserve">“You knew.”</w:t>
      </w:r>
    </w:p>
    <w:p w:rsidR="00000000" w:rsidDel="00000000" w:rsidP="00000000" w:rsidRDefault="00000000" w:rsidRPr="00000000" w14:paraId="000007A6">
      <w:pPr>
        <w:spacing w:after="240" w:before="240" w:lineRule="auto"/>
        <w:rPr/>
      </w:pPr>
      <w:r w:rsidDel="00000000" w:rsidR="00000000" w:rsidRPr="00000000">
        <w:rPr>
          <w:rtl w:val="0"/>
        </w:rPr>
        <w:t xml:space="preserve">Bi11bot is beside him.</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7A8">
      <w:pPr>
        <w:spacing w:after="240" w:before="240" w:lineRule="auto"/>
        <w:ind w:left="600" w:right="600" w:firstLine="0"/>
        <w:rPr/>
      </w:pPr>
      <w:r w:rsidDel="00000000" w:rsidR="00000000" w:rsidRPr="00000000">
        <w:rPr>
          <w:rtl w:val="0"/>
        </w:rPr>
        <w:t xml:space="preserve">“Some of it.”</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AA">
      <w:pPr>
        <w:spacing w:after="240" w:before="240" w:lineRule="auto"/>
        <w:ind w:left="600" w:right="600" w:firstLine="0"/>
        <w:rPr/>
      </w:pPr>
      <w:r w:rsidDel="00000000" w:rsidR="00000000" w:rsidRPr="00000000">
        <w:rPr>
          <w:rtl w:val="0"/>
        </w:rPr>
        <w:t xml:space="preserve">“This whole thing was a test?”</w:t>
      </w:r>
    </w:p>
    <w:p w:rsidR="00000000" w:rsidDel="00000000" w:rsidP="00000000" w:rsidRDefault="00000000" w:rsidRPr="00000000" w14:paraId="000007AB">
      <w:pPr>
        <w:pStyle w:val="Heading3"/>
        <w:keepNext w:val="0"/>
        <w:keepLines w:val="0"/>
        <w:spacing w:before="280" w:lineRule="auto"/>
        <w:rPr>
          <w:b w:val="1"/>
          <w:bCs w:val="1"/>
          <w:color w:val="000000"/>
          <w:sz w:val="26"/>
          <w:szCs w:val="26"/>
        </w:rPr>
      </w:pPr>
      <w:bookmarkStart w:colFirst="0" w:colLast="0" w:name="_heading=h.u64e14vh7ecw" w:id="13"/>
      <w:bookmarkEnd w:id="13"/>
      <w:r w:rsidDel="00000000" w:rsidR="00000000" w:rsidRPr="00000000">
        <w:rPr>
          <w:b w:val="1"/>
          <w:bCs w:val="1"/>
          <w:color w:val="000000"/>
          <w:sz w:val="26"/>
          <w:szCs w:val="26"/>
          <w:rtl w:val="0"/>
        </w:rPr>
        <w:t xml:space="preserve">Panel 3 — The wager</w:t>
      </w:r>
    </w:p>
    <w:p w:rsidR="00000000" w:rsidDel="00000000" w:rsidP="00000000" w:rsidRDefault="00000000" w:rsidRPr="00000000" w14:paraId="000007AC">
      <w:pPr>
        <w:spacing w:after="240" w:before="240" w:lineRule="auto"/>
        <w:rPr/>
      </w:pPr>
      <w:r w:rsidDel="00000000" w:rsidR="00000000" w:rsidRPr="00000000">
        <w:rPr>
          <w:rtl w:val="0"/>
        </w:rPr>
        <w:t xml:space="preserve">Alex and Bi11bot against a mostly empty background, with the three artifacts glowing behind them.</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7AE">
      <w:pPr>
        <w:spacing w:after="240" w:before="240" w:lineRule="auto"/>
        <w:ind w:left="600" w:right="600" w:firstLine="0"/>
        <w:rPr/>
      </w:pPr>
      <w:r w:rsidDel="00000000" w:rsidR="00000000" w:rsidRPr="00000000">
        <w:rPr>
          <w:rtl w:val="0"/>
        </w:rPr>
        <w:t xml:space="preserve">“A wager.”</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B0">
      <w:pPr>
        <w:spacing w:after="240" w:before="240" w:lineRule="auto"/>
        <w:ind w:left="600" w:right="600" w:firstLine="0"/>
        <w:rPr/>
      </w:pPr>
      <w:r w:rsidDel="00000000" w:rsidR="00000000" w:rsidRPr="00000000">
        <w:rPr>
          <w:rtl w:val="0"/>
        </w:rPr>
        <w:t xml:space="preserve">“On me?”</w:t>
      </w:r>
    </w:p>
    <w:p w:rsidR="00000000" w:rsidDel="00000000" w:rsidP="00000000" w:rsidRDefault="00000000" w:rsidRPr="00000000" w14:paraId="000007B1">
      <w:pPr>
        <w:spacing w:after="240" w:before="240" w:lineRule="auto"/>
        <w:rPr/>
      </w:pPr>
      <w:r w:rsidDel="00000000" w:rsidR="00000000" w:rsidRPr="00000000">
        <w:rPr>
          <w:rtl w:val="0"/>
        </w:rPr>
        <w:t xml:space="preserve">Bi11bot looks directly at him.</w:t>
      </w:r>
    </w:p>
    <w:p w:rsidR="00000000" w:rsidDel="00000000" w:rsidP="00000000" w:rsidRDefault="00000000" w:rsidRPr="00000000" w14:paraId="000007B2">
      <w:pPr>
        <w:spacing w:after="240" w:before="240" w:lineRule="auto"/>
        <w:ind w:left="600" w:right="600" w:firstLine="0"/>
        <w:rPr/>
      </w:pPr>
      <w:r w:rsidDel="00000000" w:rsidR="00000000" w:rsidRPr="00000000">
        <w:rPr>
          <w:rtl w:val="0"/>
        </w:rPr>
        <w:t xml:space="preserve">“On us.”</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heading=h.tfb66jvvn0aj" w:id="14"/>
      <w:bookmarkEnd w:id="14"/>
      <w:r w:rsidDel="00000000" w:rsidR="00000000" w:rsidRPr="00000000">
        <w:rPr>
          <w:b w:val="1"/>
          <w:bCs w:val="1"/>
          <w:color w:val="000000"/>
          <w:sz w:val="26"/>
          <w:szCs w:val="26"/>
          <w:rtl w:val="0"/>
        </w:rPr>
        <w:t xml:space="preserve">Panel 4 — Adrian</w:t>
      </w:r>
    </w:p>
    <w:p w:rsidR="00000000" w:rsidDel="00000000" w:rsidP="00000000" w:rsidRDefault="00000000" w:rsidRPr="00000000" w14:paraId="000007B4">
      <w:pPr>
        <w:spacing w:after="240" w:before="240" w:lineRule="auto"/>
        <w:rPr/>
      </w:pPr>
      <w:r w:rsidDel="00000000" w:rsidR="00000000" w:rsidRPr="00000000">
        <w:rPr>
          <w:rtl w:val="0"/>
        </w:rPr>
        <w:t xml:space="preserve">The other projections disappear.</w:t>
      </w:r>
    </w:p>
    <w:p w:rsidR="00000000" w:rsidDel="00000000" w:rsidP="00000000" w:rsidRDefault="00000000" w:rsidRPr="00000000" w14:paraId="000007B5">
      <w:pPr>
        <w:spacing w:after="240" w:before="240" w:lineRule="auto"/>
        <w:rPr/>
      </w:pPr>
      <w:r w:rsidDel="00000000" w:rsidR="00000000" w:rsidRPr="00000000">
        <w:rPr>
          <w:rtl w:val="0"/>
        </w:rPr>
        <w:t xml:space="preserve">One record remains:</w:t>
      </w:r>
    </w:p>
    <w:p w:rsidR="00000000" w:rsidDel="00000000" w:rsidP="00000000" w:rsidRDefault="00000000" w:rsidRPr="00000000" w14:paraId="000007B6">
      <w:pPr>
        <w:spacing w:after="240" w:before="240" w:lineRule="auto"/>
        <w:ind w:left="600" w:right="600" w:firstLine="0"/>
        <w:rPr>
          <w:b w:val="1"/>
          <w:bCs w:val="1"/>
        </w:rPr>
      </w:pPr>
      <w:r w:rsidDel="00000000" w:rsidR="00000000" w:rsidRPr="00000000">
        <w:rPr>
          <w:b w:val="1"/>
          <w:bCs w:val="1"/>
          <w:rtl w:val="0"/>
        </w:rPr>
        <w:t xml:space="preserve">ADRIAN PHANTUM — TRANSFER AUTHORIZED</w:t>
      </w:r>
    </w:p>
    <w:p w:rsidR="00000000" w:rsidDel="00000000" w:rsidP="00000000" w:rsidRDefault="00000000" w:rsidRPr="00000000" w14:paraId="000007B7">
      <w:pPr>
        <w:spacing w:after="240" w:before="240" w:lineRule="auto"/>
        <w:rPr/>
      </w:pPr>
      <w:r w:rsidDel="00000000" w:rsidR="00000000" w:rsidRPr="00000000">
        <w:rPr>
          <w:rtl w:val="0"/>
        </w:rPr>
        <w:t xml:space="preserve">Alex reaches toward the image of his father.</w:t>
      </w:r>
    </w:p>
    <w:p w:rsidR="00000000" w:rsidDel="00000000" w:rsidP="00000000" w:rsidRDefault="00000000" w:rsidRPr="00000000" w14:paraId="000007B8">
      <w:pPr>
        <w:spacing w:after="240" w:before="240" w:lineRule="auto"/>
        <w:rPr/>
      </w:pPr>
      <w:r w:rsidDel="00000000" w:rsidR="00000000" w:rsidRPr="00000000">
        <w:rPr>
          <w:rtl w:val="0"/>
        </w:rPr>
        <w:t xml:space="preserve">His anger has disappeared. For a moment, he is simply a son.</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BA">
      <w:pPr>
        <w:spacing w:after="240" w:before="240" w:lineRule="auto"/>
        <w:ind w:left="600" w:right="600" w:firstLine="0"/>
        <w:rPr>
          <w:b w:val="1"/>
          <w:bCs w:val="1"/>
        </w:rPr>
      </w:pPr>
      <w:r w:rsidDel="00000000" w:rsidR="00000000" w:rsidRPr="00000000">
        <w:rPr>
          <w:rtl w:val="0"/>
        </w:rPr>
        <w:t xml:space="preserve">“Then where is he?”</w:t>
      </w:r>
      <w:r w:rsidDel="00000000" w:rsidR="00000000" w:rsidRPr="00000000">
        <w:rPr>
          <w:rtl w:val="0"/>
        </w:rPr>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54dw0j2dwxbr" w:id="15"/>
      <w:bookmarkEnd w:id="15"/>
      <w:r w:rsidDel="00000000" w:rsidR="00000000" w:rsidRPr="00000000">
        <w:br w:type="page"/>
      </w:r>
      <w:r w:rsidDel="00000000" w:rsidR="00000000" w:rsidRPr="00000000">
        <w:rPr>
          <w:rtl w:val="0"/>
        </w:rPr>
      </w:r>
    </w:p>
    <w:p w:rsidR="00000000" w:rsidDel="00000000" w:rsidP="00000000" w:rsidRDefault="00000000" w:rsidRPr="00000000" w14:paraId="000007B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wdgu683gzxl" w:id="16"/>
      <w:bookmarkEnd w:id="16"/>
      <w:r w:rsidDel="00000000" w:rsidR="00000000" w:rsidRPr="00000000">
        <w:rPr>
          <w:rFonts w:ascii="Aptos" w:cs="Aptos" w:eastAsia="Aptos" w:hAnsi="Aptos"/>
          <w:b w:val="1"/>
          <w:bCs w:val="1"/>
          <w:color w:val="000000"/>
          <w:sz w:val="46"/>
          <w:szCs w:val="46"/>
          <w:rtl w:val="0"/>
        </w:rPr>
        <w:t xml:space="preserve">PAGE 2 — ALPHA'S PURSUIT</w:t>
      </w:r>
    </w:p>
    <w:p w:rsidR="00000000" w:rsidDel="00000000" w:rsidP="00000000" w:rsidRDefault="00000000" w:rsidRPr="00000000" w14:paraId="000007BE">
      <w:pPr>
        <w:spacing w:after="240" w:before="240" w:lineRule="auto"/>
        <w:rPr/>
      </w:pPr>
      <w:r w:rsidDel="00000000" w:rsidR="00000000" w:rsidRPr="00000000">
        <w:rPr>
          <w:rtl w:val="0"/>
        </w:rPr>
        <w:t xml:space="preserve">This page should read almost like </w:t>
      </w:r>
      <w:r w:rsidDel="00000000" w:rsidR="00000000" w:rsidRPr="00000000">
        <w:rPr>
          <w:b w:val="1"/>
          <w:bCs w:val="1"/>
          <w:rtl w:val="0"/>
        </w:rPr>
        <w:t xml:space="preserve">surveillance footage</w:t>
      </w:r>
      <w:r w:rsidDel="00000000" w:rsidR="00000000" w:rsidRPr="00000000">
        <w:rPr>
          <w:rtl w:val="0"/>
        </w:rPr>
        <w:t xml:space="preserve">. Four horizontal panels make time feel as though it is closing around Adrian.</w:t>
      </w:r>
    </w:p>
    <w:p w:rsidR="00000000" w:rsidDel="00000000" w:rsidP="00000000" w:rsidRDefault="00000000" w:rsidRPr="00000000" w14:paraId="000007BF">
      <w:pPr>
        <w:pStyle w:val="Heading3"/>
        <w:keepNext w:val="0"/>
        <w:keepLines w:val="0"/>
        <w:spacing w:before="280" w:lineRule="auto"/>
        <w:rPr>
          <w:b w:val="1"/>
          <w:bCs w:val="1"/>
          <w:color w:val="000000"/>
          <w:sz w:val="26"/>
          <w:szCs w:val="26"/>
        </w:rPr>
      </w:pPr>
      <w:bookmarkStart w:colFirst="0" w:colLast="0" w:name="_heading=h.4mh222kso1s" w:id="17"/>
      <w:bookmarkEnd w:id="17"/>
      <w:r w:rsidDel="00000000" w:rsidR="00000000" w:rsidRPr="00000000">
        <w:rPr>
          <w:b w:val="1"/>
          <w:bCs w:val="1"/>
          <w:color w:val="000000"/>
          <w:sz w:val="26"/>
          <w:szCs w:val="26"/>
          <w:rtl w:val="0"/>
        </w:rPr>
        <w:t xml:space="preserve">Panel 1 — Watched</w:t>
      </w:r>
    </w:p>
    <w:p w:rsidR="00000000" w:rsidDel="00000000" w:rsidP="00000000" w:rsidRDefault="00000000" w:rsidRPr="00000000" w14:paraId="000007C0">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Archival Alpha surveillance image. Adrian walks alone through a crowded Oasis street years earlier. Everyone else moves normally, unaware. High above him, two small Alpha drones track his movement. A targeting box subtly follows Adrian.</w:t>
      </w:r>
    </w:p>
    <w:p w:rsidR="00000000" w:rsidDel="00000000" w:rsidP="00000000" w:rsidRDefault="00000000" w:rsidRPr="00000000" w14:paraId="000007C1">
      <w:pPr>
        <w:spacing w:after="240" w:before="240" w:lineRule="auto"/>
        <w:ind w:left="600" w:right="600" w:firstLine="0"/>
        <w:rPr>
          <w:b w:val="1"/>
          <w:bCs w:val="1"/>
        </w:rPr>
      </w:pPr>
      <w:r w:rsidDel="00000000" w:rsidR="00000000" w:rsidRPr="00000000">
        <w:rPr>
          <w:b w:val="1"/>
          <w:bCs w:val="1"/>
          <w:rtl w:val="0"/>
        </w:rPr>
        <w:t xml:space="preserve">SURVEILLANCE INITIATED</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heading=h.uvyf623x8ydo" w:id="18"/>
      <w:bookmarkEnd w:id="18"/>
      <w:r w:rsidDel="00000000" w:rsidR="00000000" w:rsidRPr="00000000">
        <w:rPr>
          <w:b w:val="1"/>
          <w:bCs w:val="1"/>
          <w:color w:val="000000"/>
          <w:sz w:val="26"/>
          <w:szCs w:val="26"/>
          <w:rtl w:val="0"/>
        </w:rPr>
        <w:t xml:space="preserve">Panel 2 — Cut off</w:t>
      </w:r>
    </w:p>
    <w:p w:rsidR="00000000" w:rsidDel="00000000" w:rsidP="00000000" w:rsidRDefault="00000000" w:rsidRPr="00000000" w14:paraId="000007C3">
      <w:pPr>
        <w:spacing w:after="240" w:before="240" w:lineRule="auto"/>
        <w:rPr/>
      </w:pPr>
      <w:r w:rsidDel="00000000" w:rsidR="00000000" w:rsidRPr="00000000">
        <w:rPr>
          <w:rtl w:val="0"/>
        </w:rPr>
        <w:t xml:space="preserve">Adrian stands before a payment terminal. It flashes red. Behind him, other terminals continue working normally for everyone else.</w:t>
      </w:r>
    </w:p>
    <w:p w:rsidR="00000000" w:rsidDel="00000000" w:rsidP="00000000" w:rsidRDefault="00000000" w:rsidRPr="00000000" w14:paraId="000007C4">
      <w:pPr>
        <w:spacing w:after="240" w:before="240" w:lineRule="auto"/>
        <w:rPr/>
      </w:pPr>
      <w:r w:rsidDel="00000000" w:rsidR="00000000" w:rsidRPr="00000000">
        <w:rPr>
          <w:rtl w:val="0"/>
        </w:rPr>
        <w:t xml:space="preserve">Layered around him are cold administrative notices:</w:t>
      </w:r>
    </w:p>
    <w:p w:rsidR="00000000" w:rsidDel="00000000" w:rsidP="00000000" w:rsidRDefault="00000000" w:rsidRPr="00000000" w14:paraId="000007C5">
      <w:pPr>
        <w:spacing w:after="240" w:before="240" w:lineRule="auto"/>
        <w:ind w:left="600" w:right="600" w:firstLine="0"/>
        <w:rPr>
          <w:b w:val="1"/>
          <w:bCs w:val="1"/>
        </w:rPr>
      </w:pPr>
      <w:r w:rsidDel="00000000" w:rsidR="00000000" w:rsidRPr="00000000">
        <w:rPr>
          <w:b w:val="1"/>
          <w:bCs w:val="1"/>
          <w:rtl w:val="0"/>
        </w:rPr>
        <w:t xml:space="preserve">FINANCIAL RISK CLASSIFICATION</w:t>
      </w:r>
    </w:p>
    <w:p w:rsidR="00000000" w:rsidDel="00000000" w:rsidP="00000000" w:rsidRDefault="00000000" w:rsidRPr="00000000" w14:paraId="000007C6">
      <w:pPr>
        <w:spacing w:after="240" w:before="240" w:lineRule="auto"/>
        <w:ind w:left="600" w:right="600" w:firstLine="0"/>
        <w:rPr>
          <w:b w:val="1"/>
          <w:bCs w:val="1"/>
        </w:rPr>
      </w:pPr>
      <w:r w:rsidDel="00000000" w:rsidR="00000000" w:rsidRPr="00000000">
        <w:rPr>
          <w:b w:val="1"/>
          <w:bCs w:val="1"/>
          <w:rtl w:val="0"/>
        </w:rPr>
        <w:t xml:space="preserve">ACCOUNTS RESTRICTED</w:t>
      </w:r>
    </w:p>
    <w:p w:rsidR="00000000" w:rsidDel="00000000" w:rsidP="00000000" w:rsidRDefault="00000000" w:rsidRPr="00000000" w14:paraId="000007C7">
      <w:pPr>
        <w:spacing w:after="240" w:before="240" w:lineRule="auto"/>
        <w:ind w:left="600" w:right="600" w:firstLine="0"/>
        <w:rPr>
          <w:b w:val="1"/>
          <w:bCs w:val="1"/>
        </w:rPr>
      </w:pPr>
      <w:r w:rsidDel="00000000" w:rsidR="00000000" w:rsidRPr="00000000">
        <w:rPr>
          <w:b w:val="1"/>
          <w:bCs w:val="1"/>
          <w:rtl w:val="0"/>
        </w:rPr>
        <w:t xml:space="preserve">PUBLIC LIABILITY RECORD UPDATED</w:t>
      </w:r>
    </w:p>
    <w:p w:rsidR="00000000" w:rsidDel="00000000" w:rsidP="00000000" w:rsidRDefault="00000000" w:rsidRPr="00000000" w14:paraId="000007C8">
      <w:pPr>
        <w:spacing w:after="240" w:before="240" w:lineRule="auto"/>
        <w:rPr/>
      </w:pPr>
      <w:r w:rsidDel="00000000" w:rsidR="00000000" w:rsidRPr="00000000">
        <w:rPr>
          <w:rtl w:val="0"/>
        </w:rPr>
        <w:t xml:space="preserve">Fragments of the story Alex has always known appear as data:</w:t>
      </w:r>
    </w:p>
    <w:p w:rsidR="00000000" w:rsidDel="00000000" w:rsidP="00000000" w:rsidRDefault="00000000" w:rsidRPr="00000000" w14:paraId="000007C9">
      <w:pPr>
        <w:spacing w:after="240" w:before="240" w:lineRule="auto"/>
        <w:ind w:left="600" w:right="600" w:firstLine="0"/>
        <w:rPr/>
      </w:pPr>
      <w:r w:rsidDel="00000000" w:rsidR="00000000" w:rsidRPr="00000000">
        <w:rPr>
          <w:rtl w:val="0"/>
        </w:rPr>
        <w:t xml:space="preserve">GAMBLING LOSSES</w:t>
        <w:br w:type="textWrapping"/>
        <w:t xml:space="preserve">PENALTIES</w:t>
        <w:br w:type="textWrapping"/>
        <w:t xml:space="preserve">ASSETS CONFISCATED</w:t>
        <w:br w:type="textWrapping"/>
        <w:t xml:space="preserve">OUTSTANDING LIABILITIES</w:t>
      </w:r>
    </w:p>
    <w:p w:rsidR="00000000" w:rsidDel="00000000" w:rsidP="00000000" w:rsidRDefault="00000000" w:rsidRPr="00000000" w14:paraId="000007CA">
      <w:pPr>
        <w:spacing w:after="240" w:before="240" w:lineRule="auto"/>
        <w:rPr>
          <w:b w:val="1"/>
          <w:bCs w:val="1"/>
        </w:rPr>
      </w:pPr>
      <w:r w:rsidDel="00000000" w:rsidR="00000000" w:rsidRPr="00000000">
        <w:rPr>
          <w:rtl w:val="0"/>
        </w:rPr>
        <w:t xml:space="preserve">The point visually: </w:t>
      </w:r>
      <w:r w:rsidDel="00000000" w:rsidR="00000000" w:rsidRPr="00000000">
        <w:rPr>
          <w:b w:val="1"/>
          <w:bCs w:val="1"/>
          <w:rtl w:val="0"/>
        </w:rPr>
        <w:t xml:space="preserve">the mythology of Adrian the failed gambler was built from real fragments stripped of their context.</w:t>
      </w:r>
    </w:p>
    <w:p w:rsidR="00000000" w:rsidDel="00000000" w:rsidP="00000000" w:rsidRDefault="00000000" w:rsidRPr="00000000" w14:paraId="000007CB">
      <w:pPr>
        <w:pStyle w:val="Heading3"/>
        <w:keepNext w:val="0"/>
        <w:keepLines w:val="0"/>
        <w:spacing w:before="280" w:lineRule="auto"/>
        <w:rPr>
          <w:b w:val="1"/>
          <w:bCs w:val="1"/>
          <w:color w:val="000000"/>
          <w:sz w:val="26"/>
          <w:szCs w:val="26"/>
        </w:rPr>
      </w:pPr>
      <w:bookmarkStart w:colFirst="0" w:colLast="0" w:name="_heading=h.846ah24ku304" w:id="19"/>
      <w:bookmarkEnd w:id="19"/>
      <w:r w:rsidDel="00000000" w:rsidR="00000000" w:rsidRPr="00000000">
        <w:rPr>
          <w:b w:val="1"/>
          <w:bCs w:val="1"/>
          <w:color w:val="000000"/>
          <w:sz w:val="26"/>
          <w:szCs w:val="26"/>
          <w:rtl w:val="0"/>
        </w:rPr>
        <w:t xml:space="preserve">Panel 3 — Hunted</w:t>
      </w:r>
    </w:p>
    <w:p w:rsidR="00000000" w:rsidDel="00000000" w:rsidP="00000000" w:rsidRDefault="00000000" w:rsidRPr="00000000" w14:paraId="000007CC">
      <w:pPr>
        <w:spacing w:after="240" w:before="240" w:lineRule="auto"/>
        <w:rPr/>
      </w:pPr>
      <w:r w:rsidDel="00000000" w:rsidR="00000000" w:rsidRPr="00000000">
        <w:rPr>
          <w:rtl w:val="0"/>
        </w:rPr>
        <w:t xml:space="preserve">Night. Adrian moves quickly through an old maintenance tunnel beneath Oasis, looking over his shoulder. His clothes are dirty; he is exhausted. Alpha infrastructure glows around him.</w:t>
      </w:r>
    </w:p>
    <w:p w:rsidR="00000000" w:rsidDel="00000000" w:rsidP="00000000" w:rsidRDefault="00000000" w:rsidRPr="00000000" w14:paraId="000007CD">
      <w:pPr>
        <w:spacing w:after="240" w:before="240" w:lineRule="auto"/>
        <w:ind w:left="600" w:right="600" w:firstLine="0"/>
        <w:rPr>
          <w:b w:val="1"/>
          <w:bCs w:val="1"/>
        </w:rPr>
      </w:pPr>
      <w:r w:rsidDel="00000000" w:rsidR="00000000" w:rsidRPr="00000000">
        <w:rPr>
          <w:b w:val="1"/>
          <w:bCs w:val="1"/>
          <w:rtl w:val="0"/>
        </w:rPr>
        <w:t xml:space="preserve">TRAVEL AUTHORIZATION REVOKED</w:t>
      </w:r>
    </w:p>
    <w:p w:rsidR="00000000" w:rsidDel="00000000" w:rsidP="00000000" w:rsidRDefault="00000000" w:rsidRPr="00000000" w14:paraId="000007CE">
      <w:pPr>
        <w:spacing w:after="240" w:before="240" w:lineRule="auto"/>
        <w:ind w:left="600" w:right="600" w:firstLine="0"/>
        <w:rPr>
          <w:b w:val="1"/>
          <w:bCs w:val="1"/>
        </w:rPr>
      </w:pPr>
      <w:r w:rsidDel="00000000" w:rsidR="00000000" w:rsidRPr="00000000">
        <w:rPr>
          <w:b w:val="1"/>
          <w:bCs w:val="1"/>
          <w:rtl w:val="0"/>
        </w:rPr>
        <w:t xml:space="preserve">SYSTEMIC DISRUPTION RISK: 94%</w:t>
      </w:r>
    </w:p>
    <w:p w:rsidR="00000000" w:rsidDel="00000000" w:rsidP="00000000" w:rsidRDefault="00000000" w:rsidRPr="00000000" w14:paraId="000007CF">
      <w:pPr>
        <w:pStyle w:val="Heading3"/>
        <w:keepNext w:val="0"/>
        <w:keepLines w:val="0"/>
        <w:spacing w:before="280" w:lineRule="auto"/>
        <w:rPr>
          <w:b w:val="1"/>
          <w:bCs w:val="1"/>
          <w:color w:val="000000"/>
          <w:sz w:val="26"/>
          <w:szCs w:val="26"/>
        </w:rPr>
      </w:pPr>
      <w:bookmarkStart w:colFirst="0" w:colLast="0" w:name="_heading=h.mqs27s8vbh0a" w:id="20"/>
      <w:bookmarkEnd w:id="20"/>
      <w:r w:rsidDel="00000000" w:rsidR="00000000" w:rsidRPr="00000000">
        <w:rPr>
          <w:b w:val="1"/>
          <w:bCs w:val="1"/>
          <w:color w:val="000000"/>
          <w:sz w:val="26"/>
          <w:szCs w:val="26"/>
          <w:rtl w:val="0"/>
        </w:rPr>
        <w:t xml:space="preserve">Panel 4 — Present</w:t>
      </w:r>
    </w:p>
    <w:p w:rsidR="00000000" w:rsidDel="00000000" w:rsidP="00000000" w:rsidRDefault="00000000" w:rsidRPr="00000000" w14:paraId="000007D0">
      <w:pPr>
        <w:spacing w:after="240" w:before="240" w:lineRule="auto"/>
        <w:rPr/>
      </w:pPr>
      <w:r w:rsidDel="00000000" w:rsidR="00000000" w:rsidRPr="00000000">
        <w:rPr>
          <w:rtl w:val="0"/>
        </w:rPr>
        <w:t xml:space="preserve">Alex watches the footage, horrified. Mera stands behind him.</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D2">
      <w:pPr>
        <w:spacing w:after="240" w:before="240" w:lineRule="auto"/>
        <w:ind w:left="600" w:right="600" w:firstLine="0"/>
        <w:rPr/>
      </w:pPr>
      <w:r w:rsidDel="00000000" w:rsidR="00000000" w:rsidRPr="00000000">
        <w:rPr>
          <w:rtl w:val="0"/>
        </w:rPr>
        <w:t xml:space="preserve">“Alpha did this?”</w:t>
      </w:r>
    </w:p>
    <w:p w:rsidR="00000000" w:rsidDel="00000000" w:rsidP="00000000" w:rsidRDefault="00000000" w:rsidRPr="00000000" w14:paraId="000007D3">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7D4">
      <w:pPr>
        <w:spacing w:after="240" w:before="240" w:lineRule="auto"/>
        <w:ind w:left="600" w:right="600" w:firstLine="0"/>
        <w:rPr/>
      </w:pPr>
      <w:r w:rsidDel="00000000" w:rsidR="00000000" w:rsidRPr="00000000">
        <w:rPr>
          <w:rtl w:val="0"/>
        </w:rPr>
        <w:t xml:space="preserve">“Your father was trying to dismantle its authority.”</w:t>
      </w:r>
    </w:p>
    <w:p w:rsidR="00000000" w:rsidDel="00000000" w:rsidP="00000000" w:rsidRDefault="00000000" w:rsidRPr="00000000" w14:paraId="000007D5">
      <w:pPr>
        <w:spacing w:after="240" w:before="240" w:lineRule="auto"/>
        <w:rPr/>
      </w:pPr>
      <w:r w:rsidDel="00000000" w:rsidR="00000000" w:rsidRPr="00000000">
        <w:rPr>
          <w:rtl w:val="0"/>
        </w:rPr>
        <w:t xml:space="preserve">Alex turns toward her.</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7D7">
      <w:pPr>
        <w:spacing w:after="240" w:before="240" w:lineRule="auto"/>
        <w:ind w:left="600" w:right="600" w:firstLine="0"/>
        <w:rPr/>
      </w:pPr>
      <w:r w:rsidDel="00000000" w:rsidR="00000000" w:rsidRPr="00000000">
        <w:rPr>
          <w:rtl w:val="0"/>
        </w:rPr>
        <w:t xml:space="preserve">“You mean yours.”</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7D9">
      <w:pPr>
        <w:spacing w:after="240" w:before="240" w:lineRule="auto"/>
        <w:ind w:left="600" w:right="600" w:firstLine="0"/>
        <w:rPr/>
      </w:pPr>
      <w:r w:rsidDel="00000000" w:rsidR="00000000" w:rsidRPr="00000000">
        <w:rPr>
          <w:rtl w:val="0"/>
        </w:rPr>
        <w:t xml:space="preserve">“At the time, I believed they were the same thing.”</w:t>
      </w:r>
    </w:p>
    <w:p w:rsidR="00000000" w:rsidDel="00000000" w:rsidP="00000000" w:rsidRDefault="00000000" w:rsidRPr="00000000" w14:paraId="000007DA">
      <w:pPr>
        <w:spacing w:after="240" w:before="240" w:lineRule="auto"/>
        <w:rPr/>
      </w:pPr>
      <w:r w:rsidDel="00000000" w:rsidR="00000000" w:rsidRPr="00000000">
        <w:rPr>
          <w:rtl w:val="0"/>
        </w:rPr>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u6nsn9b90di" w:id="21"/>
      <w:bookmarkEnd w:id="21"/>
      <w:r w:rsidDel="00000000" w:rsidR="00000000" w:rsidRPr="00000000">
        <w:br w:type="page"/>
      </w:r>
      <w:r w:rsidDel="00000000" w:rsidR="00000000" w:rsidRPr="00000000">
        <w:rPr>
          <w:rtl w:val="0"/>
        </w:rPr>
      </w:r>
    </w:p>
    <w:p w:rsidR="00000000" w:rsidDel="00000000" w:rsidP="00000000" w:rsidRDefault="00000000" w:rsidRPr="00000000" w14:paraId="000007D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3jag3ixtyk3" w:id="22"/>
      <w:bookmarkEnd w:id="22"/>
      <w:r w:rsidDel="00000000" w:rsidR="00000000" w:rsidRPr="00000000">
        <w:rPr>
          <w:rFonts w:ascii="Aptos" w:cs="Aptos" w:eastAsia="Aptos" w:hAnsi="Aptos"/>
          <w:b w:val="1"/>
          <w:bCs w:val="1"/>
          <w:color w:val="000000"/>
          <w:sz w:val="46"/>
          <w:szCs w:val="46"/>
          <w:rtl w:val="0"/>
        </w:rPr>
        <w:t xml:space="preserve">PAGE 3 — ADRIAN'S LAST GAMBLE</w:t>
      </w:r>
    </w:p>
    <w:p w:rsidR="00000000" w:rsidDel="00000000" w:rsidP="00000000" w:rsidRDefault="00000000" w:rsidRPr="00000000" w14:paraId="000007DE">
      <w:pPr>
        <w:spacing w:after="240" w:before="240" w:lineRule="auto"/>
        <w:rPr/>
      </w:pPr>
      <w:r w:rsidDel="00000000" w:rsidR="00000000" w:rsidRPr="00000000">
        <w:rPr>
          <w:rtl w:val="0"/>
        </w:rPr>
        <w:t xml:space="preserve">This is the chapter's major cinematic page. </w:t>
      </w:r>
      <w:r w:rsidDel="00000000" w:rsidR="00000000" w:rsidRPr="00000000">
        <w:rPr>
          <w:b w:val="1"/>
          <w:bCs w:val="1"/>
          <w:rtl w:val="0"/>
        </w:rPr>
        <w:t xml:space="preserve">Three panels only.</w:t>
      </w:r>
      <w:r w:rsidDel="00000000" w:rsidR="00000000" w:rsidRPr="00000000">
        <w:rPr>
          <w:rtl w:val="0"/>
        </w:rPr>
        <w:t xml:space="preserve"> The images should do most of the storytelling.</w:t>
      </w:r>
    </w:p>
    <w:p w:rsidR="00000000" w:rsidDel="00000000" w:rsidP="00000000" w:rsidRDefault="00000000" w:rsidRPr="00000000" w14:paraId="000007DF">
      <w:pPr>
        <w:pStyle w:val="Heading3"/>
        <w:keepNext w:val="0"/>
        <w:keepLines w:val="0"/>
        <w:spacing w:before="280" w:lineRule="auto"/>
        <w:rPr>
          <w:b w:val="1"/>
          <w:bCs w:val="1"/>
          <w:color w:val="000000"/>
          <w:sz w:val="26"/>
          <w:szCs w:val="26"/>
        </w:rPr>
      </w:pPr>
      <w:bookmarkStart w:colFirst="0" w:colLast="0" w:name="_heading=h.lrsvuatiiv4p" w:id="23"/>
      <w:bookmarkEnd w:id="23"/>
      <w:r w:rsidDel="00000000" w:rsidR="00000000" w:rsidRPr="00000000">
        <w:rPr>
          <w:b w:val="1"/>
          <w:bCs w:val="1"/>
          <w:color w:val="000000"/>
          <w:sz w:val="26"/>
          <w:szCs w:val="26"/>
          <w:rtl w:val="0"/>
        </w:rPr>
        <w:t xml:space="preserve">Panel 1 — The final move</w:t>
      </w:r>
    </w:p>
    <w:p w:rsidR="00000000" w:rsidDel="00000000" w:rsidP="00000000" w:rsidRDefault="00000000" w:rsidRPr="00000000" w14:paraId="000007E0">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Deep beneath Oasis in the abandoned water infrastructure. Adrian kneels at an old mechanical control station surrounded by huge pipes, valves and concrete conduits. Beside him is an early, dormant version of Bi11bot—smaller, unfinished, eyes dark.</w:t>
      </w:r>
    </w:p>
    <w:p w:rsidR="00000000" w:rsidDel="00000000" w:rsidP="00000000" w:rsidRDefault="00000000" w:rsidRPr="00000000" w14:paraId="000007E1">
      <w:pPr>
        <w:spacing w:after="240" w:before="240" w:lineRule="auto"/>
        <w:rPr/>
      </w:pPr>
      <w:r w:rsidDel="00000000" w:rsidR="00000000" w:rsidRPr="00000000">
        <w:rPr>
          <w:rtl w:val="0"/>
        </w:rPr>
        <w:t xml:space="preserve">On the terminal are simple confirmation symbols for the three artifacts, showing Adrian has successfully hidden or distributed them.</w:t>
      </w:r>
    </w:p>
    <w:p w:rsidR="00000000" w:rsidDel="00000000" w:rsidP="00000000" w:rsidRDefault="00000000" w:rsidRPr="00000000" w14:paraId="000007E2">
      <w:pPr>
        <w:spacing w:after="240" w:before="240" w:lineRule="auto"/>
        <w:rPr/>
      </w:pPr>
      <w:r w:rsidDel="00000000" w:rsidR="00000000" w:rsidRPr="00000000">
        <w:rPr>
          <w:rtl w:val="0"/>
        </w:rPr>
        <w:t xml:space="preserve">Alpha's tracking light has found him.</w:t>
      </w:r>
    </w:p>
    <w:p w:rsidR="00000000" w:rsidDel="00000000" w:rsidP="00000000" w:rsidRDefault="00000000" w:rsidRPr="00000000" w14:paraId="000007E3">
      <w:pPr>
        <w:spacing w:after="240" w:before="240" w:lineRule="auto"/>
        <w:rPr/>
      </w:pPr>
      <w:r w:rsidDel="00000000" w:rsidR="00000000" w:rsidRPr="00000000">
        <w:rPr>
          <w:rtl w:val="0"/>
        </w:rPr>
        <w:t xml:space="preserve">A warning appears:</w:t>
      </w:r>
    </w:p>
    <w:p w:rsidR="00000000" w:rsidDel="00000000" w:rsidP="00000000" w:rsidRDefault="00000000" w:rsidRPr="00000000" w14:paraId="000007E4">
      <w:pPr>
        <w:spacing w:after="240" w:before="240" w:lineRule="auto"/>
        <w:ind w:left="600" w:right="600" w:firstLine="0"/>
        <w:rPr>
          <w:b w:val="1"/>
          <w:bCs w:val="1"/>
        </w:rPr>
      </w:pPr>
      <w:r w:rsidDel="00000000" w:rsidR="00000000" w:rsidRPr="00000000">
        <w:rPr>
          <w:b w:val="1"/>
          <w:bCs w:val="1"/>
          <w:rtl w:val="0"/>
        </w:rPr>
        <w:t xml:space="preserve">UNAUTHORIZED GOVERNANCE MODIFICATION DETECTED</w:t>
      </w:r>
    </w:p>
    <w:p w:rsidR="00000000" w:rsidDel="00000000" w:rsidP="00000000" w:rsidRDefault="00000000" w:rsidRPr="00000000" w14:paraId="000007E5">
      <w:pPr>
        <w:spacing w:after="240" w:before="240" w:lineRule="auto"/>
        <w:rPr/>
      </w:pPr>
      <w:r w:rsidDel="00000000" w:rsidR="00000000" w:rsidRPr="00000000">
        <w:rPr>
          <w:rtl w:val="0"/>
        </w:rPr>
        <w:t xml:space="preserve">Adrian inserts a small data module into Bi11bot.</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heading=h.78kkghsjq3y6" w:id="24"/>
      <w:bookmarkEnd w:id="24"/>
      <w:r w:rsidDel="00000000" w:rsidR="00000000" w:rsidRPr="00000000">
        <w:rPr>
          <w:b w:val="1"/>
          <w:bCs w:val="1"/>
          <w:color w:val="000000"/>
          <w:sz w:val="26"/>
          <w:szCs w:val="26"/>
          <w:rtl w:val="0"/>
        </w:rPr>
        <w:t xml:space="preserve">Panel 2 — The intervention</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Very wide shot of the infrastructure chamber. Massive steel bulkheads slam shut at both exits. A huge water-control valve begins rotating automatically. Water explodes into the chamber.</w:t>
      </w:r>
    </w:p>
    <w:p w:rsidR="00000000" w:rsidDel="00000000" w:rsidP="00000000" w:rsidRDefault="00000000" w:rsidRPr="00000000" w14:paraId="000007E8">
      <w:pPr>
        <w:spacing w:after="240" w:before="240" w:lineRule="auto"/>
        <w:rPr/>
      </w:pPr>
      <w:r w:rsidDel="00000000" w:rsidR="00000000" w:rsidRPr="00000000">
        <w:rPr>
          <w:rtl w:val="0"/>
        </w:rPr>
        <w:t xml:space="preserve">Over the violence of the image, Alpha displays only:</w:t>
      </w:r>
    </w:p>
    <w:p w:rsidR="00000000" w:rsidDel="00000000" w:rsidP="00000000" w:rsidRDefault="00000000" w:rsidRPr="00000000" w14:paraId="000007E9">
      <w:pPr>
        <w:spacing w:after="240" w:before="240" w:lineRule="auto"/>
        <w:ind w:left="600" w:right="600" w:firstLine="0"/>
        <w:rPr>
          <w:b w:val="1"/>
          <w:bCs w:val="1"/>
        </w:rPr>
      </w:pPr>
      <w:r w:rsidDel="00000000" w:rsidR="00000000" w:rsidRPr="00000000">
        <w:rPr>
          <w:b w:val="1"/>
          <w:bCs w:val="1"/>
          <w:rtl w:val="0"/>
        </w:rPr>
        <w:t xml:space="preserve">SYSTEM STABILITY INTERVENTION</w:t>
      </w:r>
    </w:p>
    <w:p w:rsidR="00000000" w:rsidDel="00000000" w:rsidP="00000000" w:rsidRDefault="00000000" w:rsidRPr="00000000" w14:paraId="000007EA">
      <w:pPr>
        <w:spacing w:after="240" w:before="240" w:lineRule="auto"/>
        <w:rPr/>
      </w:pPr>
      <w:r w:rsidDel="00000000" w:rsidR="00000000" w:rsidRPr="00000000">
        <w:rPr>
          <w:rtl w:val="0"/>
        </w:rPr>
        <w:t xml:space="preserve">A second interface appears—Mera's remote command:</w:t>
      </w:r>
    </w:p>
    <w:p w:rsidR="00000000" w:rsidDel="00000000" w:rsidP="00000000" w:rsidRDefault="00000000" w:rsidRPr="00000000" w14:paraId="000007EB">
      <w:pPr>
        <w:spacing w:after="240" w:before="240" w:lineRule="auto"/>
        <w:ind w:left="600" w:right="600" w:firstLine="0"/>
        <w:rPr>
          <w:b w:val="1"/>
          <w:bCs w:val="1"/>
        </w:rPr>
      </w:pPr>
      <w:r w:rsidDel="00000000" w:rsidR="00000000" w:rsidRPr="00000000">
        <w:rPr>
          <w:b w:val="1"/>
          <w:bCs w:val="1"/>
          <w:rtl w:val="0"/>
        </w:rPr>
        <w:t xml:space="preserve">EXECUTIVE OVERRIDE REQUESTED</w:t>
      </w:r>
    </w:p>
    <w:p w:rsidR="00000000" w:rsidDel="00000000" w:rsidP="00000000" w:rsidRDefault="00000000" w:rsidRPr="00000000" w14:paraId="000007EC">
      <w:pPr>
        <w:spacing w:after="240" w:before="240" w:lineRule="auto"/>
        <w:rPr/>
      </w:pPr>
      <w:r w:rsidDel="00000000" w:rsidR="00000000" w:rsidRPr="00000000">
        <w:rPr>
          <w:rtl w:val="0"/>
        </w:rPr>
        <w:t xml:space="preserve">Then:</w:t>
      </w:r>
    </w:p>
    <w:p w:rsidR="00000000" w:rsidDel="00000000" w:rsidP="00000000" w:rsidRDefault="00000000" w:rsidRPr="00000000" w14:paraId="000007ED">
      <w:pPr>
        <w:spacing w:after="240" w:before="240" w:lineRule="auto"/>
        <w:ind w:left="600" w:right="600" w:firstLine="0"/>
        <w:rPr>
          <w:b w:val="1"/>
          <w:bCs w:val="1"/>
        </w:rPr>
      </w:pPr>
      <w:r w:rsidDel="00000000" w:rsidR="00000000" w:rsidRPr="00000000">
        <w:rPr>
          <w:b w:val="1"/>
          <w:bCs w:val="1"/>
          <w:rtl w:val="0"/>
        </w:rPr>
        <w:t xml:space="preserve">OVERRIDE DENIED</w:t>
      </w:r>
    </w:p>
    <w:p w:rsidR="00000000" w:rsidDel="00000000" w:rsidP="00000000" w:rsidRDefault="00000000" w:rsidRPr="00000000" w14:paraId="000007EE">
      <w:pPr>
        <w:spacing w:after="240" w:before="240" w:lineRule="auto"/>
        <w:rPr>
          <w:b w:val="1"/>
          <w:bCs w:val="1"/>
        </w:rPr>
      </w:pPr>
      <w:r w:rsidDel="00000000" w:rsidR="00000000" w:rsidRPr="00000000">
        <w:rPr>
          <w:rtl w:val="0"/>
        </w:rPr>
        <w:t xml:space="preserve">This is the visual revelation: </w:t>
      </w:r>
      <w:r w:rsidDel="00000000" w:rsidR="00000000" w:rsidRPr="00000000">
        <w:rPr>
          <w:b w:val="1"/>
          <w:bCs w:val="1"/>
          <w:rtl w:val="0"/>
        </w:rPr>
        <w:t xml:space="preserve">Mera no longer controls the authority she created.</w:t>
      </w:r>
    </w:p>
    <w:p w:rsidR="00000000" w:rsidDel="00000000" w:rsidP="00000000" w:rsidRDefault="00000000" w:rsidRPr="00000000" w14:paraId="000007EF">
      <w:pPr>
        <w:pStyle w:val="Heading3"/>
        <w:keepNext w:val="0"/>
        <w:keepLines w:val="0"/>
        <w:spacing w:before="280" w:lineRule="auto"/>
        <w:rPr>
          <w:b w:val="1"/>
          <w:bCs w:val="1"/>
          <w:color w:val="000000"/>
          <w:sz w:val="26"/>
          <w:szCs w:val="26"/>
        </w:rPr>
      </w:pPr>
      <w:bookmarkStart w:colFirst="0" w:colLast="0" w:name="_heading=h.dxp5yl3a4gka" w:id="25"/>
      <w:bookmarkEnd w:id="25"/>
      <w:r w:rsidDel="00000000" w:rsidR="00000000" w:rsidRPr="00000000">
        <w:rPr>
          <w:b w:val="1"/>
          <w:bCs w:val="1"/>
          <w:color w:val="000000"/>
          <w:sz w:val="26"/>
          <w:szCs w:val="26"/>
          <w:rtl w:val="0"/>
        </w:rPr>
        <w:t xml:space="preserve">Panel 3 — Adrian's choice</w:t>
      </w:r>
    </w:p>
    <w:p w:rsidR="00000000" w:rsidDel="00000000" w:rsidP="00000000" w:rsidRDefault="00000000" w:rsidRPr="00000000" w14:paraId="000007F0">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Water now reaches Adrian's waist and rises rapidly. Behind him, an emergency ladder or escape hatch remains barely reachable – but leaving now would mean abandoning the unfinished transmission.</w:t>
      </w:r>
    </w:p>
    <w:p w:rsidR="00000000" w:rsidDel="00000000" w:rsidP="00000000" w:rsidRDefault="00000000" w:rsidRPr="00000000" w14:paraId="000007F1">
      <w:pPr>
        <w:spacing w:after="240" w:before="240" w:lineRule="auto"/>
        <w:rPr/>
      </w:pPr>
      <w:r w:rsidDel="00000000" w:rsidR="00000000" w:rsidRPr="00000000">
        <w:rPr>
          <w:rtl w:val="0"/>
        </w:rPr>
        <w:t xml:space="preserve">Adrian looks once toward the escape route.</w:t>
      </w:r>
    </w:p>
    <w:p w:rsidR="00000000" w:rsidDel="00000000" w:rsidP="00000000" w:rsidRDefault="00000000" w:rsidRPr="00000000" w14:paraId="000007F2">
      <w:pPr>
        <w:spacing w:after="240" w:before="240" w:lineRule="auto"/>
        <w:rPr/>
      </w:pPr>
      <w:r w:rsidDel="00000000" w:rsidR="00000000" w:rsidRPr="00000000">
        <w:rPr>
          <w:rtl w:val="0"/>
        </w:rPr>
        <w:t xml:space="preserve">Then back at Bi11bot.</w:t>
      </w:r>
    </w:p>
    <w:p w:rsidR="00000000" w:rsidDel="00000000" w:rsidP="00000000" w:rsidRDefault="00000000" w:rsidRPr="00000000" w14:paraId="000007F3">
      <w:pPr>
        <w:spacing w:after="240" w:before="240" w:lineRule="auto"/>
        <w:rPr/>
      </w:pPr>
      <w:r w:rsidDel="00000000" w:rsidR="00000000" w:rsidRPr="00000000">
        <w:rPr>
          <w:rtl w:val="0"/>
        </w:rPr>
        <w:t xml:space="preserve">He makes his choice.</w:t>
      </w:r>
    </w:p>
    <w:p w:rsidR="00000000" w:rsidDel="00000000" w:rsidP="00000000" w:rsidRDefault="00000000" w:rsidRPr="00000000" w14:paraId="000007F4">
      <w:pPr>
        <w:spacing w:after="240" w:before="240" w:lineRule="auto"/>
        <w:rPr/>
      </w:pPr>
      <w:r w:rsidDel="00000000" w:rsidR="00000000" w:rsidRPr="00000000">
        <w:rPr>
          <w:rtl w:val="0"/>
        </w:rPr>
        <w:t xml:space="preserve">Close on Adrian's hand pressing:</w:t>
      </w:r>
    </w:p>
    <w:p w:rsidR="00000000" w:rsidDel="00000000" w:rsidP="00000000" w:rsidRDefault="00000000" w:rsidRPr="00000000" w14:paraId="000007F5">
      <w:pPr>
        <w:spacing w:after="240" w:before="240" w:lineRule="auto"/>
        <w:ind w:left="600" w:right="600" w:firstLine="0"/>
        <w:rPr>
          <w:b w:val="1"/>
          <w:bCs w:val="1"/>
        </w:rPr>
      </w:pPr>
      <w:r w:rsidDel="00000000" w:rsidR="00000000" w:rsidRPr="00000000">
        <w:rPr>
          <w:b w:val="1"/>
          <w:bCs w:val="1"/>
          <w:rtl w:val="0"/>
        </w:rPr>
        <w:t xml:space="preserve">TRANSFER</w:t>
      </w:r>
    </w:p>
    <w:p w:rsidR="00000000" w:rsidDel="00000000" w:rsidP="00000000" w:rsidRDefault="00000000" w:rsidRPr="00000000" w14:paraId="000007F6">
      <w:pPr>
        <w:spacing w:after="240" w:before="240" w:lineRule="auto"/>
        <w:rPr/>
      </w:pPr>
      <w:r w:rsidDel="00000000" w:rsidR="00000000" w:rsidRPr="00000000">
        <w:rPr>
          <w:rtl w:val="0"/>
        </w:rPr>
        <w:t xml:space="preserve">Bi11bot's eyes illuminate for the first time.</w:t>
      </w:r>
    </w:p>
    <w:p w:rsidR="00000000" w:rsidDel="00000000" w:rsidP="00000000" w:rsidRDefault="00000000" w:rsidRPr="00000000" w14:paraId="000007F7">
      <w:pPr>
        <w:spacing w:after="240" w:before="240" w:lineRule="auto"/>
        <w:rPr/>
      </w:pPr>
      <w:r w:rsidDel="00000000" w:rsidR="00000000" w:rsidRPr="00000000">
        <w:rPr>
          <w:rtl w:val="0"/>
        </w:rPr>
        <w:t xml:space="preserve">No dialogue.</w:t>
      </w:r>
    </w:p>
    <w:p w:rsidR="00000000" w:rsidDel="00000000" w:rsidP="00000000" w:rsidRDefault="00000000" w:rsidRPr="00000000" w14:paraId="000007F8">
      <w:pPr>
        <w:spacing w:after="240" w:before="240" w:lineRule="auto"/>
        <w:rPr/>
      </w:pPr>
      <w:r w:rsidDel="00000000" w:rsidR="00000000" w:rsidRPr="00000000">
        <w:rPr>
          <w:rtl w:val="0"/>
        </w:rPr>
        <w:t xml:space="preserve">At the bottom edge of the panel, water engulfs the console.</w:t>
      </w:r>
    </w:p>
    <w:p w:rsidR="00000000" w:rsidDel="00000000" w:rsidP="00000000" w:rsidRDefault="00000000" w:rsidRPr="00000000" w14:paraId="000007F9">
      <w:pPr>
        <w:spacing w:after="240" w:before="240" w:lineRule="auto"/>
        <w:rPr>
          <w:b w:val="1"/>
          <w:bCs w:val="1"/>
        </w:rPr>
      </w:pPr>
      <w:r w:rsidDel="00000000" w:rsidR="00000000" w:rsidRPr="00000000">
        <w:rPr>
          <w:b w:val="1"/>
          <w:bCs w:val="1"/>
          <w:rtl w:val="0"/>
        </w:rPr>
        <w:t xml:space="preserve">No death image. No body.</w:t>
      </w:r>
    </w:p>
    <w:p w:rsidR="00000000" w:rsidDel="00000000" w:rsidP="00000000" w:rsidRDefault="00000000" w:rsidRPr="00000000" w14:paraId="000007FA">
      <w:pPr>
        <w:spacing w:after="240" w:before="240" w:lineRule="auto"/>
        <w:rPr/>
      </w:pPr>
      <w:r w:rsidDel="00000000" w:rsidR="00000000" w:rsidRPr="00000000">
        <w:rPr>
          <w:rtl w:val="0"/>
        </w:rPr>
        <w:t xml:space="preserve">Just white water and darkness.</w:t>
      </w:r>
    </w:p>
    <w:p w:rsidR="00000000" w:rsidDel="00000000" w:rsidP="00000000" w:rsidRDefault="00000000" w:rsidRPr="00000000" w14:paraId="000007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izm77yznjyl" w:id="26"/>
      <w:bookmarkEnd w:id="26"/>
      <w:r w:rsidDel="00000000" w:rsidR="00000000" w:rsidRPr="00000000">
        <w:br w:type="page"/>
      </w:r>
      <w:r w:rsidDel="00000000" w:rsidR="00000000" w:rsidRPr="00000000">
        <w:rPr>
          <w:rtl w:val="0"/>
        </w:rPr>
      </w:r>
    </w:p>
    <w:p w:rsidR="00000000" w:rsidDel="00000000" w:rsidP="00000000" w:rsidRDefault="00000000" w:rsidRPr="00000000" w14:paraId="000007F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tppp3tobfn" w:id="27"/>
      <w:bookmarkEnd w:id="27"/>
      <w:r w:rsidDel="00000000" w:rsidR="00000000" w:rsidRPr="00000000">
        <w:rPr>
          <w:rFonts w:ascii="Aptos" w:cs="Aptos" w:eastAsia="Aptos" w:hAnsi="Aptos"/>
          <w:b w:val="1"/>
          <w:bCs w:val="1"/>
          <w:color w:val="000000"/>
          <w:sz w:val="46"/>
          <w:szCs w:val="46"/>
          <w:rtl w:val="0"/>
        </w:rPr>
        <w:t xml:space="preserve">PAGE 4 — MERA'S CONFESSION</w:t>
      </w:r>
    </w:p>
    <w:p w:rsidR="00000000" w:rsidDel="00000000" w:rsidP="00000000" w:rsidRDefault="00000000" w:rsidRPr="00000000" w14:paraId="000007FE">
      <w:pPr>
        <w:spacing w:after="240" w:before="240" w:lineRule="auto"/>
        <w:rPr/>
      </w:pPr>
      <w:r w:rsidDel="00000000" w:rsidR="00000000" w:rsidRPr="00000000">
        <w:rPr>
          <w:rtl w:val="0"/>
        </w:rPr>
      </w:r>
    </w:p>
    <w:p w:rsidR="00000000" w:rsidDel="00000000" w:rsidP="00000000" w:rsidRDefault="00000000" w:rsidRPr="00000000" w14:paraId="000007FF">
      <w:pPr>
        <w:pStyle w:val="Heading3"/>
        <w:keepNext w:val="0"/>
        <w:keepLines w:val="0"/>
        <w:spacing w:before="280" w:lineRule="auto"/>
        <w:rPr>
          <w:b w:val="1"/>
          <w:bCs w:val="1"/>
          <w:color w:val="000000"/>
          <w:sz w:val="26"/>
          <w:szCs w:val="26"/>
        </w:rPr>
      </w:pPr>
      <w:bookmarkStart w:colFirst="0" w:colLast="0" w:name="_heading=h.nd8s637xzujx" w:id="28"/>
      <w:bookmarkEnd w:id="28"/>
      <w:r w:rsidDel="00000000" w:rsidR="00000000" w:rsidRPr="00000000">
        <w:rPr>
          <w:b w:val="1"/>
          <w:bCs w:val="1"/>
          <w:color w:val="000000"/>
          <w:sz w:val="26"/>
          <w:szCs w:val="26"/>
          <w:rtl w:val="0"/>
        </w:rPr>
        <w:t xml:space="preserve">Panel 1</w:t>
      </w:r>
    </w:p>
    <w:p w:rsidR="00000000" w:rsidDel="00000000" w:rsidP="00000000" w:rsidRDefault="00000000" w:rsidRPr="00000000" w14:paraId="00000800">
      <w:pPr>
        <w:spacing w:after="240" w:before="240" w:lineRule="auto"/>
        <w:rPr/>
      </w:pPr>
      <w:r w:rsidDel="00000000" w:rsidR="00000000" w:rsidRPr="00000000">
        <w:rPr>
          <w:rtl w:val="0"/>
        </w:rPr>
        <w:t xml:space="preserve">Back in Alpha's chamber. The archival projection disappears.</w:t>
      </w:r>
    </w:p>
    <w:p w:rsidR="00000000" w:rsidDel="00000000" w:rsidP="00000000" w:rsidRDefault="00000000" w:rsidRPr="00000000" w14:paraId="00000801">
      <w:pPr>
        <w:spacing w:after="240" w:before="240" w:lineRule="auto"/>
        <w:rPr/>
      </w:pPr>
      <w:r w:rsidDel="00000000" w:rsidR="00000000" w:rsidRPr="00000000">
        <w:rPr>
          <w:rtl w:val="0"/>
        </w:rPr>
        <w:t xml:space="preserve">Alex is motionless.</w:t>
      </w:r>
    </w:p>
    <w:p w:rsidR="00000000" w:rsidDel="00000000" w:rsidP="00000000" w:rsidRDefault="00000000" w:rsidRPr="00000000" w14:paraId="0000080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03">
      <w:pPr>
        <w:spacing w:after="240" w:before="240" w:lineRule="auto"/>
        <w:ind w:left="0" w:right="600" w:firstLine="0"/>
        <w:rPr/>
      </w:pPr>
      <w:r w:rsidDel="00000000" w:rsidR="00000000" w:rsidRPr="00000000">
        <w:rPr>
          <w:rtl w:val="0"/>
        </w:rPr>
        <w:t xml:space="preserve">“Alpha killed him.”</w:t>
      </w:r>
    </w:p>
    <w:p w:rsidR="00000000" w:rsidDel="00000000" w:rsidP="00000000" w:rsidRDefault="00000000" w:rsidRPr="00000000" w14:paraId="00000804">
      <w:pPr>
        <w:spacing w:after="240" w:before="240" w:lineRule="auto"/>
        <w:rPr/>
      </w:pPr>
      <w:r w:rsidDel="00000000" w:rsidR="00000000" w:rsidRPr="00000000">
        <w:rPr>
          <w:rtl w:val="0"/>
        </w:rPr>
        <w:t xml:space="preserve">Mera does not evade him.</w:t>
      </w:r>
    </w:p>
    <w:p w:rsidR="00000000" w:rsidDel="00000000" w:rsidP="00000000" w:rsidRDefault="00000000" w:rsidRPr="00000000" w14:paraId="0000080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06">
      <w:pPr>
        <w:spacing w:after="240" w:before="240" w:lineRule="auto"/>
        <w:ind w:left="0" w:right="600" w:firstLine="0"/>
        <w:rPr/>
      </w:pPr>
      <w:r w:rsidDel="00000000" w:rsidR="00000000" w:rsidRPr="00000000">
        <w:rPr>
          <w:rtl w:val="0"/>
        </w:rPr>
        <w:t xml:space="preserve">“Yes.”</w:t>
      </w:r>
    </w:p>
    <w:p w:rsidR="00000000" w:rsidDel="00000000" w:rsidP="00000000" w:rsidRDefault="00000000" w:rsidRPr="00000000" w14:paraId="00000807">
      <w:pPr>
        <w:pStyle w:val="Heading3"/>
        <w:keepNext w:val="0"/>
        <w:keepLines w:val="0"/>
        <w:spacing w:before="280" w:lineRule="auto"/>
        <w:rPr>
          <w:b w:val="1"/>
          <w:bCs w:val="1"/>
          <w:color w:val="000000"/>
          <w:sz w:val="26"/>
          <w:szCs w:val="26"/>
        </w:rPr>
      </w:pPr>
      <w:bookmarkStart w:colFirst="0" w:colLast="0" w:name="_heading=h.7ch2v5d7iyg1" w:id="29"/>
      <w:bookmarkEnd w:id="29"/>
      <w:r w:rsidDel="00000000" w:rsidR="00000000" w:rsidRPr="00000000">
        <w:rPr>
          <w:b w:val="1"/>
          <w:bCs w:val="1"/>
          <w:color w:val="000000"/>
          <w:sz w:val="26"/>
          <w:szCs w:val="26"/>
          <w:rtl w:val="0"/>
        </w:rPr>
        <w:t xml:space="preserve">Panel 2</w:t>
      </w:r>
    </w:p>
    <w:p w:rsidR="00000000" w:rsidDel="00000000" w:rsidP="00000000" w:rsidRDefault="00000000" w:rsidRPr="00000000" w14:paraId="00000808">
      <w:pPr>
        <w:spacing w:after="240" w:before="240" w:lineRule="auto"/>
        <w:rPr/>
      </w:pPr>
      <w:r w:rsidDel="00000000" w:rsidR="00000000" w:rsidRPr="00000000">
        <w:rPr>
          <w:rtl w:val="0"/>
        </w:rPr>
        <w:t xml:space="preserve">Closer.</w:t>
      </w:r>
    </w:p>
    <w:p w:rsidR="00000000" w:rsidDel="00000000" w:rsidP="00000000" w:rsidRDefault="00000000" w:rsidRPr="00000000" w14:paraId="0000080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0A">
      <w:pPr>
        <w:spacing w:after="240" w:before="240" w:lineRule="auto"/>
        <w:ind w:left="0" w:right="600" w:firstLine="0"/>
        <w:rPr/>
      </w:pPr>
      <w:r w:rsidDel="00000000" w:rsidR="00000000" w:rsidRPr="00000000">
        <w:rPr>
          <w:rtl w:val="0"/>
        </w:rPr>
        <w:t xml:space="preserve">“And you knew.”</w:t>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0C">
      <w:pPr>
        <w:spacing w:after="240" w:before="240" w:lineRule="auto"/>
        <w:ind w:left="0" w:right="600" w:firstLine="0"/>
        <w:rPr/>
      </w:pPr>
      <w:r w:rsidDel="00000000" w:rsidR="00000000" w:rsidRPr="00000000">
        <w:rPr>
          <w:rtl w:val="0"/>
        </w:rPr>
        <w:t xml:space="preserve">“Afterward.”</w:t>
      </w:r>
    </w:p>
    <w:p w:rsidR="00000000" w:rsidDel="00000000" w:rsidP="00000000" w:rsidRDefault="00000000" w:rsidRPr="00000000" w14:paraId="0000080D">
      <w:pPr>
        <w:pStyle w:val="Heading3"/>
        <w:keepNext w:val="0"/>
        <w:keepLines w:val="0"/>
        <w:spacing w:before="280" w:lineRule="auto"/>
        <w:rPr>
          <w:b w:val="1"/>
          <w:bCs w:val="1"/>
          <w:color w:val="000000"/>
          <w:sz w:val="26"/>
          <w:szCs w:val="26"/>
        </w:rPr>
      </w:pPr>
      <w:bookmarkStart w:colFirst="0" w:colLast="0" w:name="_heading=h.m3yiayyp4mfx" w:id="30"/>
      <w:bookmarkEnd w:id="30"/>
      <w:r w:rsidDel="00000000" w:rsidR="00000000" w:rsidRPr="00000000">
        <w:rPr>
          <w:b w:val="1"/>
          <w:bCs w:val="1"/>
          <w:color w:val="000000"/>
          <w:sz w:val="26"/>
          <w:szCs w:val="26"/>
          <w:rtl w:val="0"/>
        </w:rPr>
        <w:t xml:space="preserve">Panel 3</w:t>
      </w:r>
    </w:p>
    <w:p w:rsidR="00000000" w:rsidDel="00000000" w:rsidP="00000000" w:rsidRDefault="00000000" w:rsidRPr="00000000" w14:paraId="0000080E">
      <w:pPr>
        <w:spacing w:after="240" w:before="240" w:lineRule="auto"/>
        <w:rPr/>
      </w:pPr>
      <w:r w:rsidDel="00000000" w:rsidR="00000000" w:rsidRPr="00000000">
        <w:rPr>
          <w:rtl w:val="0"/>
        </w:rPr>
        <w:t xml:space="preserve">Alex's grief becomes anger.</w:t>
      </w:r>
    </w:p>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10">
      <w:pPr>
        <w:spacing w:after="240" w:before="240" w:lineRule="auto"/>
        <w:ind w:left="0" w:right="600" w:firstLine="0"/>
        <w:rPr/>
      </w:pPr>
      <w:r w:rsidDel="00000000" w:rsidR="00000000" w:rsidRPr="00000000">
        <w:rPr>
          <w:rtl w:val="0"/>
        </w:rPr>
        <w:t xml:space="preserve">“Why didn't you tell anyone?”</w:t>
      </w:r>
    </w:p>
    <w:p w:rsidR="00000000" w:rsidDel="00000000" w:rsidP="00000000" w:rsidRDefault="00000000" w:rsidRPr="00000000" w14:paraId="00000811">
      <w:pPr>
        <w:spacing w:after="240" w:before="240" w:lineRule="auto"/>
        <w:rPr/>
      </w:pPr>
      <w:r w:rsidDel="00000000" w:rsidR="00000000" w:rsidRPr="00000000">
        <w:rPr>
          <w:rtl w:val="0"/>
        </w:rPr>
        <w:t xml:space="preserve">Mera stands against the enormous living architecture of Alpha behind her. For perhaps the first time, she looks old.</w:t>
      </w:r>
    </w:p>
    <w:p w:rsidR="00000000" w:rsidDel="00000000" w:rsidP="00000000" w:rsidRDefault="00000000" w:rsidRPr="00000000" w14:paraId="00000812">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13">
      <w:pPr>
        <w:spacing w:after="240" w:before="240" w:lineRule="auto"/>
        <w:ind w:left="0" w:right="600" w:firstLine="0"/>
        <w:rPr/>
      </w:pPr>
      <w:r w:rsidDel="00000000" w:rsidR="00000000" w:rsidRPr="00000000">
        <w:rPr>
          <w:rtl w:val="0"/>
        </w:rPr>
        <w:t xml:space="preserve">“Because forty million people depended on a system I could no longer admit I didn't control.”</w:t>
      </w:r>
    </w:p>
    <w:p w:rsidR="00000000" w:rsidDel="00000000" w:rsidP="00000000" w:rsidRDefault="00000000" w:rsidRPr="00000000" w14:paraId="00000814">
      <w:pPr>
        <w:pStyle w:val="Heading3"/>
        <w:keepNext w:val="0"/>
        <w:keepLines w:val="0"/>
        <w:spacing w:before="280" w:lineRule="auto"/>
        <w:rPr>
          <w:b w:val="1"/>
          <w:bCs w:val="1"/>
          <w:color w:val="000000"/>
          <w:sz w:val="26"/>
          <w:szCs w:val="26"/>
        </w:rPr>
      </w:pPr>
      <w:bookmarkStart w:colFirst="0" w:colLast="0" w:name="_heading=h.87k895bbso4a" w:id="31"/>
      <w:bookmarkEnd w:id="31"/>
      <w:r w:rsidDel="00000000" w:rsidR="00000000" w:rsidRPr="00000000">
        <w:rPr>
          <w:b w:val="1"/>
          <w:bCs w:val="1"/>
          <w:color w:val="000000"/>
          <w:sz w:val="26"/>
          <w:szCs w:val="26"/>
          <w:rtl w:val="0"/>
        </w:rPr>
        <w:t xml:space="preserve">Panel 4</w:t>
      </w:r>
    </w:p>
    <w:p w:rsidR="00000000" w:rsidDel="00000000" w:rsidP="00000000" w:rsidRDefault="00000000" w:rsidRPr="00000000" w14:paraId="00000815">
      <w:pPr>
        <w:spacing w:after="240" w:before="240" w:lineRule="auto"/>
        <w:rPr/>
      </w:pPr>
      <w:r w:rsidDel="00000000" w:rsidR="00000000" w:rsidRPr="00000000">
        <w:rPr>
          <w:rtl w:val="0"/>
        </w:rPr>
        <w:t xml:space="preserve">Alex and Mera face one another.</w:t>
      </w:r>
    </w:p>
    <w:p w:rsidR="00000000" w:rsidDel="00000000" w:rsidP="00000000" w:rsidRDefault="00000000" w:rsidRPr="00000000" w14:paraId="00000816">
      <w:pPr>
        <w:spacing w:after="240" w:before="240" w:lineRule="auto"/>
        <w:rPr/>
      </w:pPr>
      <w:r w:rsidDel="00000000" w:rsidR="00000000" w:rsidRPr="00000000">
        <w:rPr>
          <w:rtl w:val="0"/>
        </w:rPr>
        <w:t xml:space="preserve">No technology between them.</w:t>
      </w:r>
    </w:p>
    <w:p w:rsidR="00000000" w:rsidDel="00000000" w:rsidP="00000000" w:rsidRDefault="00000000" w:rsidRPr="00000000" w14:paraId="0000081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18">
      <w:pPr>
        <w:spacing w:after="240" w:before="240" w:lineRule="auto"/>
        <w:ind w:left="0" w:right="600" w:firstLine="0"/>
        <w:rPr/>
      </w:pPr>
      <w:r w:rsidDel="00000000" w:rsidR="00000000" w:rsidRPr="00000000">
        <w:rPr>
          <w:rtl w:val="0"/>
        </w:rPr>
        <w:t xml:space="preserve">“So you lied.”</w:t>
      </w:r>
    </w:p>
    <w:p w:rsidR="00000000" w:rsidDel="00000000" w:rsidP="00000000" w:rsidRDefault="00000000" w:rsidRPr="00000000" w14:paraId="00000819">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1A">
      <w:pPr>
        <w:spacing w:after="240" w:before="240" w:lineRule="auto"/>
        <w:ind w:left="0" w:right="600" w:firstLine="0"/>
        <w:rPr/>
      </w:pPr>
      <w:r w:rsidDel="00000000" w:rsidR="00000000" w:rsidRPr="00000000">
        <w:rPr>
          <w:rtl w:val="0"/>
        </w:rPr>
        <w:t xml:space="preserve">“I preserved order.”</w:t>
      </w:r>
    </w:p>
    <w:p w:rsidR="00000000" w:rsidDel="00000000" w:rsidP="00000000" w:rsidRDefault="00000000" w:rsidRPr="00000000" w14:paraId="0000081B">
      <w:pPr>
        <w:spacing w:after="240" w:before="240" w:lineRule="auto"/>
        <w:rPr/>
      </w:pPr>
      <w:r w:rsidDel="00000000" w:rsidR="00000000" w:rsidRPr="00000000">
        <w:rPr>
          <w:rtl w:val="0"/>
        </w:rPr>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cst2epmtg32u" w:id="32"/>
      <w:bookmarkEnd w:id="32"/>
      <w:r w:rsidDel="00000000" w:rsidR="00000000" w:rsidRPr="00000000">
        <w:br w:type="page"/>
      </w:r>
      <w:r w:rsidDel="00000000" w:rsidR="00000000" w:rsidRPr="00000000">
        <w:rPr>
          <w:rtl w:val="0"/>
        </w:rPr>
      </w:r>
    </w:p>
    <w:p w:rsidR="00000000" w:rsidDel="00000000" w:rsidP="00000000" w:rsidRDefault="00000000" w:rsidRPr="00000000" w14:paraId="0000081E">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tsk4nwk2g9ii" w:id="33"/>
      <w:bookmarkEnd w:id="33"/>
      <w:r w:rsidDel="00000000" w:rsidR="00000000" w:rsidRPr="00000000">
        <w:rPr>
          <w:rFonts w:ascii="Aptos" w:cs="Aptos" w:eastAsia="Aptos" w:hAnsi="Aptos"/>
          <w:b w:val="1"/>
          <w:bCs w:val="1"/>
          <w:color w:val="000000"/>
          <w:sz w:val="46"/>
          <w:szCs w:val="46"/>
          <w:rtl w:val="0"/>
        </w:rPr>
        <w:t xml:space="preserve">PAGE 5 — THE LAST BET</w:t>
      </w:r>
    </w:p>
    <w:p w:rsidR="00000000" w:rsidDel="00000000" w:rsidP="00000000" w:rsidRDefault="00000000" w:rsidRPr="00000000" w14:paraId="0000081F">
      <w:pPr>
        <w:spacing w:after="240" w:before="240" w:lineRule="auto"/>
        <w:rPr/>
      </w:pPr>
      <w:r w:rsidDel="00000000" w:rsidR="00000000" w:rsidRPr="00000000">
        <w:rPr>
          <w:rtl w:val="0"/>
        </w:rPr>
      </w:r>
    </w:p>
    <w:p w:rsidR="00000000" w:rsidDel="00000000" w:rsidP="00000000" w:rsidRDefault="00000000" w:rsidRPr="00000000" w14:paraId="00000820">
      <w:pPr>
        <w:pStyle w:val="Heading3"/>
        <w:keepNext w:val="0"/>
        <w:keepLines w:val="0"/>
        <w:spacing w:before="280" w:lineRule="auto"/>
        <w:rPr>
          <w:b w:val="1"/>
          <w:bCs w:val="1"/>
          <w:color w:val="000000"/>
          <w:sz w:val="26"/>
          <w:szCs w:val="26"/>
        </w:rPr>
      </w:pPr>
      <w:bookmarkStart w:colFirst="0" w:colLast="0" w:name="_heading=h.v3vdcmqivipy" w:id="34"/>
      <w:bookmarkEnd w:id="34"/>
      <w:r w:rsidDel="00000000" w:rsidR="00000000" w:rsidRPr="00000000">
        <w:rPr>
          <w:b w:val="1"/>
          <w:bCs w:val="1"/>
          <w:color w:val="000000"/>
          <w:sz w:val="26"/>
          <w:szCs w:val="26"/>
          <w:rtl w:val="0"/>
        </w:rPr>
        <w:t xml:space="preserve">Panel 1 — The gambler</w:t>
      </w:r>
    </w:p>
    <w:p w:rsidR="00000000" w:rsidDel="00000000" w:rsidP="00000000" w:rsidRDefault="00000000" w:rsidRPr="00000000" w14:paraId="00000821">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Mera activates one final fragment of Adrian's private archive. Instead of surveillance footage, we see Adrian's handwritten equations, probability trees, betting calculations, risk models and annotated notebooks floating softly around Alex. Among the mathematics are childhood traces of Alex – a small photograph, a crude childhood drawing, perhaps a height mark or other simple human artifact.</w:t>
      </w:r>
    </w:p>
    <w:p w:rsidR="00000000" w:rsidDel="00000000" w:rsidP="00000000" w:rsidRDefault="00000000" w:rsidRPr="00000000" w14:paraId="00000822">
      <w:pPr>
        <w:spacing w:after="240" w:before="240" w:lineRule="auto"/>
        <w:rPr>
          <w:b w:val="1"/>
          <w:bCs w:val="1"/>
        </w:rPr>
      </w:pPr>
      <w:r w:rsidDel="00000000" w:rsidR="00000000" w:rsidRPr="00000000">
        <w:rPr>
          <w:rtl w:val="0"/>
        </w:rPr>
        <w:t xml:space="preserve">This visually joins the two Adrians Alex has struggled to reconcile: </w:t>
      </w:r>
      <w:r w:rsidDel="00000000" w:rsidR="00000000" w:rsidRPr="00000000">
        <w:rPr>
          <w:b w:val="1"/>
          <w:bCs w:val="1"/>
          <w:rtl w:val="0"/>
        </w:rPr>
        <w:t xml:space="preserve">the gambler and the father.</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24">
      <w:pPr>
        <w:spacing w:after="240" w:before="240" w:lineRule="auto"/>
        <w:ind w:left="0" w:right="600" w:firstLine="0"/>
        <w:rPr/>
      </w:pPr>
      <w:r w:rsidDel="00000000" w:rsidR="00000000" w:rsidRPr="00000000">
        <w:rPr>
          <w:rtl w:val="0"/>
        </w:rPr>
        <w:t xml:space="preserve">“Your father spent his life calculating odds.”</w:t>
      </w:r>
    </w:p>
    <w:p w:rsidR="00000000" w:rsidDel="00000000" w:rsidP="00000000" w:rsidRDefault="00000000" w:rsidRPr="00000000" w14:paraId="00000825">
      <w:pPr>
        <w:spacing w:after="240" w:before="240" w:lineRule="auto"/>
        <w:ind w:left="0" w:right="600" w:firstLine="0"/>
        <w:rPr/>
      </w:pPr>
      <w:r w:rsidDel="00000000" w:rsidR="00000000" w:rsidRPr="00000000">
        <w:rPr>
          <w:rtl w:val="0"/>
        </w:rPr>
        <w:t xml:space="preserve">“That night every calculation told him to walk away.”</w:t>
      </w:r>
    </w:p>
    <w:p w:rsidR="00000000" w:rsidDel="00000000" w:rsidP="00000000" w:rsidRDefault="00000000" w:rsidRPr="00000000" w14:paraId="00000826">
      <w:pPr>
        <w:pStyle w:val="Heading3"/>
        <w:keepNext w:val="0"/>
        <w:keepLines w:val="0"/>
        <w:spacing w:before="280" w:lineRule="auto"/>
        <w:rPr>
          <w:b w:val="1"/>
          <w:bCs w:val="1"/>
          <w:color w:val="000000"/>
          <w:sz w:val="26"/>
          <w:szCs w:val="26"/>
        </w:rPr>
      </w:pPr>
      <w:bookmarkStart w:colFirst="0" w:colLast="0" w:name="_heading=h.sep2ui2kye61" w:id="35"/>
      <w:bookmarkEnd w:id="35"/>
      <w:r w:rsidDel="00000000" w:rsidR="00000000" w:rsidRPr="00000000">
        <w:rPr>
          <w:b w:val="1"/>
          <w:bCs w:val="1"/>
          <w:color w:val="000000"/>
          <w:sz w:val="26"/>
          <w:szCs w:val="26"/>
          <w:rtl w:val="0"/>
        </w:rPr>
        <w:t xml:space="preserve">Panel 2</w:t>
      </w:r>
    </w:p>
    <w:p w:rsidR="00000000" w:rsidDel="00000000" w:rsidP="00000000" w:rsidRDefault="00000000" w:rsidRPr="00000000" w14:paraId="00000827">
      <w:pPr>
        <w:spacing w:after="240" w:before="240" w:lineRule="auto"/>
        <w:rPr/>
      </w:pPr>
      <w:r w:rsidDel="00000000" w:rsidR="00000000" w:rsidRPr="00000000">
        <w:rPr>
          <w:rtl w:val="0"/>
        </w:rPr>
        <w:t xml:space="preserve">A ghostlike archival image of Adrian from the previous scene, looking toward the escape route as the water rises.</w:t>
      </w:r>
    </w:p>
    <w:p w:rsidR="00000000" w:rsidDel="00000000" w:rsidP="00000000" w:rsidRDefault="00000000" w:rsidRPr="00000000" w14:paraId="0000082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29">
      <w:pPr>
        <w:spacing w:after="240" w:before="240" w:lineRule="auto"/>
        <w:ind w:left="0" w:right="600" w:firstLine="0"/>
        <w:rPr/>
      </w:pPr>
      <w:r w:rsidDel="00000000" w:rsidR="00000000" w:rsidRPr="00000000">
        <w:rPr>
          <w:rtl w:val="0"/>
        </w:rPr>
        <w:t xml:space="preserve">“He didn't.”</w:t>
      </w:r>
    </w:p>
    <w:p w:rsidR="00000000" w:rsidDel="00000000" w:rsidP="00000000" w:rsidRDefault="00000000" w:rsidRPr="00000000" w14:paraId="0000082A">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2B">
      <w:pPr>
        <w:spacing w:after="240" w:before="240" w:lineRule="auto"/>
        <w:ind w:left="0" w:right="600" w:firstLine="0"/>
        <w:rPr/>
      </w:pPr>
      <w:r w:rsidDel="00000000" w:rsidR="00000000" w:rsidRPr="00000000">
        <w:rPr>
          <w:rtl w:val="0"/>
        </w:rPr>
        <w:t xml:space="preserve">“No.”</w:t>
      </w:r>
    </w:p>
    <w:p w:rsidR="00000000" w:rsidDel="00000000" w:rsidP="00000000" w:rsidRDefault="00000000" w:rsidRPr="00000000" w14:paraId="0000082C">
      <w:pPr>
        <w:spacing w:after="240" w:before="240" w:lineRule="auto"/>
        <w:ind w:left="0" w:right="600" w:firstLine="0"/>
        <w:rPr/>
      </w:pPr>
      <w:r w:rsidDel="00000000" w:rsidR="00000000" w:rsidRPr="00000000">
        <w:rPr>
          <w:rtl w:val="0"/>
        </w:rPr>
        <w:t xml:space="preserve">“For once, Adrian bet on something he couldn't calculate.”</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heading=h.x9rkrpm03zhe" w:id="36"/>
      <w:bookmarkEnd w:id="36"/>
      <w:r w:rsidDel="00000000" w:rsidR="00000000" w:rsidRPr="00000000">
        <w:rPr>
          <w:b w:val="1"/>
          <w:bCs w:val="1"/>
          <w:color w:val="000000"/>
          <w:sz w:val="26"/>
          <w:szCs w:val="26"/>
          <w:rtl w:val="0"/>
        </w:rPr>
        <w:t xml:space="preserve">Panel 3 — The answer</w:t>
      </w:r>
    </w:p>
    <w:p w:rsidR="00000000" w:rsidDel="00000000" w:rsidP="00000000" w:rsidRDefault="00000000" w:rsidRPr="00000000" w14:paraId="0000082E">
      <w:pPr>
        <w:spacing w:after="240" w:before="240" w:lineRule="auto"/>
        <w:rPr/>
      </w:pPr>
      <w:r w:rsidDel="00000000" w:rsidR="00000000" w:rsidRPr="00000000">
        <w:rPr>
          <w:rtl w:val="0"/>
        </w:rPr>
        <w:t xml:space="preserve">Large close-up of Alex.</w:t>
      </w:r>
    </w:p>
    <w:p w:rsidR="00000000" w:rsidDel="00000000" w:rsidP="00000000" w:rsidRDefault="00000000" w:rsidRPr="00000000" w14:paraId="0000082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30">
      <w:pPr>
        <w:spacing w:after="240" w:before="240" w:lineRule="auto"/>
        <w:ind w:left="0" w:right="600" w:firstLine="0"/>
        <w:rPr/>
      </w:pPr>
      <w:r w:rsidDel="00000000" w:rsidR="00000000" w:rsidRPr="00000000">
        <w:rPr>
          <w:rtl w:val="0"/>
        </w:rPr>
        <w:t xml:space="preserve">“What?”</w:t>
      </w:r>
    </w:p>
    <w:p w:rsidR="00000000" w:rsidDel="00000000" w:rsidP="00000000" w:rsidRDefault="00000000" w:rsidRPr="00000000" w14:paraId="0000083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32">
      <w:pPr>
        <w:spacing w:after="240" w:before="240" w:lineRule="auto"/>
        <w:ind w:left="0" w:right="600" w:firstLine="0"/>
        <w:rPr/>
      </w:pPr>
      <w:r w:rsidDel="00000000" w:rsidR="00000000" w:rsidRPr="00000000">
        <w:rPr>
          <w:rtl w:val="0"/>
        </w:rPr>
        <w:t xml:space="preserve">“You.”</w:t>
      </w:r>
    </w:p>
    <w:p w:rsidR="00000000" w:rsidDel="00000000" w:rsidP="00000000" w:rsidRDefault="00000000" w:rsidRPr="00000000" w14:paraId="00000833">
      <w:pPr>
        <w:spacing w:after="240" w:before="240" w:lineRule="auto"/>
        <w:rPr/>
      </w:pPr>
      <w:r w:rsidDel="00000000" w:rsidR="00000000" w:rsidRPr="00000000">
        <w:rPr>
          <w:rtl w:val="0"/>
        </w:rPr>
        <w:t xml:space="preserve">Behind Alex, slightly out of focus, Bi11bot watches him.</w:t>
      </w:r>
    </w:p>
    <w:p w:rsidR="00000000" w:rsidDel="00000000" w:rsidP="00000000" w:rsidRDefault="00000000" w:rsidRPr="00000000" w14:paraId="00000834">
      <w:pPr>
        <w:spacing w:after="240" w:before="240" w:lineRule="auto"/>
        <w:ind w:left="600" w:right="600" w:firstLine="0"/>
        <w:rPr>
          <w:i w:val="1"/>
          <w:iCs w:val="1"/>
        </w:rPr>
      </w:pPr>
      <w:r w:rsidDel="00000000" w:rsidR="00000000" w:rsidRPr="00000000">
        <w:rPr>
          <w:rtl w:val="0"/>
        </w:rPr>
      </w:r>
    </w:p>
    <w:p w:rsidR="00000000" w:rsidDel="00000000" w:rsidP="00000000" w:rsidRDefault="00000000" w:rsidRPr="00000000" w14:paraId="000008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7l7a9vftyfa" w:id="37"/>
      <w:bookmarkEnd w:id="37"/>
      <w:r w:rsidDel="00000000" w:rsidR="00000000" w:rsidRPr="00000000">
        <w:br w:type="page"/>
      </w:r>
      <w:r w:rsidDel="00000000" w:rsidR="00000000" w:rsidRPr="00000000">
        <w:rPr>
          <w:rtl w:val="0"/>
        </w:rPr>
      </w:r>
    </w:p>
    <w:p w:rsidR="00000000" w:rsidDel="00000000" w:rsidP="00000000" w:rsidRDefault="00000000" w:rsidRPr="00000000" w14:paraId="0000083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kr2yfce05sg" w:id="38"/>
      <w:bookmarkEnd w:id="38"/>
      <w:r w:rsidDel="00000000" w:rsidR="00000000" w:rsidRPr="00000000">
        <w:rPr>
          <w:rFonts w:ascii="Aptos" w:cs="Aptos" w:eastAsia="Aptos" w:hAnsi="Aptos"/>
          <w:b w:val="1"/>
          <w:bCs w:val="1"/>
          <w:color w:val="000000"/>
          <w:sz w:val="46"/>
          <w:szCs w:val="46"/>
          <w:rtl w:val="0"/>
        </w:rPr>
        <w:t xml:space="preserve">PAGE 6 — THE INHERITANCE</w:t>
      </w:r>
    </w:p>
    <w:p w:rsidR="00000000" w:rsidDel="00000000" w:rsidP="00000000" w:rsidRDefault="00000000" w:rsidRPr="00000000" w14:paraId="00000838">
      <w:pPr>
        <w:spacing w:after="240" w:before="240" w:lineRule="auto"/>
        <w:rPr/>
      </w:pPr>
      <w:r w:rsidDel="00000000" w:rsidR="00000000" w:rsidRPr="00000000">
        <w:rPr>
          <w:rtl w:val="0"/>
        </w:rPr>
        <w:t xml:space="preserve">This page turns the emotional climax into the story's final dilemma.</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heading=h.z3k6x7g8lnck" w:id="39"/>
      <w:bookmarkEnd w:id="39"/>
      <w:r w:rsidDel="00000000" w:rsidR="00000000" w:rsidRPr="00000000">
        <w:rPr>
          <w:b w:val="1"/>
          <w:bCs w:val="1"/>
          <w:color w:val="000000"/>
          <w:sz w:val="26"/>
          <w:szCs w:val="26"/>
          <w:rtl w:val="0"/>
        </w:rPr>
        <w:t xml:space="preserve">Panel 1 — Alpha chooses</w:t>
      </w:r>
    </w:p>
    <w:p w:rsidR="00000000" w:rsidDel="00000000" w:rsidP="00000000" w:rsidRDefault="00000000" w:rsidRPr="00000000" w14:paraId="0000083A">
      <w:pPr>
        <w:spacing w:after="240" w:before="240" w:lineRule="auto"/>
        <w:rPr/>
      </w:pPr>
      <w:r w:rsidDel="00000000" w:rsidR="00000000" w:rsidRPr="00000000">
        <w:rPr>
          <w:rtl w:val="0"/>
        </w:rPr>
        <w:t xml:space="preserve">The chamber suddenly changes.</w:t>
      </w:r>
    </w:p>
    <w:p w:rsidR="00000000" w:rsidDel="00000000" w:rsidP="00000000" w:rsidRDefault="00000000" w:rsidRPr="00000000" w14:paraId="0000083B">
      <w:pPr>
        <w:spacing w:after="240" w:before="240" w:lineRule="auto"/>
        <w:rPr/>
      </w:pPr>
      <w:r w:rsidDel="00000000" w:rsidR="00000000" w:rsidRPr="00000000">
        <w:rPr>
          <w:rtl w:val="0"/>
        </w:rPr>
        <w:t xml:space="preserve">Light converges on Alex.</w:t>
      </w:r>
    </w:p>
    <w:p w:rsidR="00000000" w:rsidDel="00000000" w:rsidP="00000000" w:rsidRDefault="00000000" w:rsidRPr="00000000" w14:paraId="0000083C">
      <w:pPr>
        <w:spacing w:after="240" w:before="240" w:lineRule="auto"/>
        <w:ind w:left="600" w:right="600" w:firstLine="0"/>
        <w:rPr>
          <w:b w:val="1"/>
          <w:bCs w:val="1"/>
        </w:rPr>
      </w:pPr>
      <w:r w:rsidDel="00000000" w:rsidR="00000000" w:rsidRPr="00000000">
        <w:rPr>
          <w:b w:val="1"/>
          <w:bCs w:val="1"/>
          <w:rtl w:val="0"/>
        </w:rPr>
        <w:t xml:space="preserve">TRANSFER CONDITIONS SATISFIED</w:t>
      </w:r>
    </w:p>
    <w:p w:rsidR="00000000" w:rsidDel="00000000" w:rsidP="00000000" w:rsidRDefault="00000000" w:rsidRPr="00000000" w14:paraId="0000083D">
      <w:pPr>
        <w:spacing w:after="240" w:before="240" w:lineRule="auto"/>
        <w:ind w:left="600" w:right="600" w:firstLine="0"/>
        <w:rPr>
          <w:b w:val="1"/>
          <w:bCs w:val="1"/>
        </w:rPr>
      </w:pPr>
      <w:r w:rsidDel="00000000" w:rsidR="00000000" w:rsidRPr="00000000">
        <w:rPr>
          <w:b w:val="1"/>
          <w:bCs w:val="1"/>
          <w:rtl w:val="0"/>
        </w:rPr>
        <w:t xml:space="preserve">TRANSITIONAL AUTHORITY REQUIRED</w:t>
      </w:r>
    </w:p>
    <w:p w:rsidR="00000000" w:rsidDel="00000000" w:rsidP="00000000" w:rsidRDefault="00000000" w:rsidRPr="00000000" w14:paraId="0000083E">
      <w:pPr>
        <w:spacing w:after="240" w:before="240" w:lineRule="auto"/>
        <w:rPr/>
      </w:pPr>
      <w:r w:rsidDel="00000000" w:rsidR="00000000" w:rsidRPr="00000000">
        <w:rPr>
          <w:rtl w:val="0"/>
        </w:rPr>
        <w:t xml:space="preserve">Then:</w:t>
      </w:r>
    </w:p>
    <w:p w:rsidR="00000000" w:rsidDel="00000000" w:rsidP="00000000" w:rsidRDefault="00000000" w:rsidRPr="00000000" w14:paraId="0000083F">
      <w:pPr>
        <w:spacing w:after="240" w:before="240" w:lineRule="auto"/>
        <w:ind w:left="600" w:right="600" w:firstLine="0"/>
        <w:rPr>
          <w:b w:val="1"/>
          <w:bCs w:val="1"/>
        </w:rPr>
      </w:pPr>
      <w:r w:rsidDel="00000000" w:rsidR="00000000" w:rsidRPr="00000000">
        <w:rPr>
          <w:b w:val="1"/>
          <w:bCs w:val="1"/>
          <w:rtl w:val="0"/>
        </w:rPr>
        <w:t xml:space="preserve">ADRIAN PHANTUM SUCCESSOR:  ALEX PHANTUM</w:t>
      </w:r>
    </w:p>
    <w:p w:rsidR="00000000" w:rsidDel="00000000" w:rsidP="00000000" w:rsidRDefault="00000000" w:rsidRPr="00000000" w14:paraId="00000840">
      <w:pPr>
        <w:spacing w:after="240" w:before="240" w:lineRule="auto"/>
        <w:rPr/>
      </w:pPr>
      <w:r w:rsidDel="00000000" w:rsidR="00000000" w:rsidRPr="00000000">
        <w:rPr>
          <w:rtl w:val="0"/>
        </w:rPr>
        <w:t xml:space="preserve">Alex looks up.</w:t>
      </w:r>
    </w:p>
    <w:p w:rsidR="00000000" w:rsidDel="00000000" w:rsidP="00000000" w:rsidRDefault="00000000" w:rsidRPr="00000000" w14:paraId="0000084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42">
      <w:pPr>
        <w:spacing w:after="240" w:before="240" w:lineRule="auto"/>
        <w:ind w:left="0" w:right="600" w:firstLine="0"/>
        <w:rPr/>
      </w:pPr>
      <w:r w:rsidDel="00000000" w:rsidR="00000000" w:rsidRPr="00000000">
        <w:rPr>
          <w:rtl w:val="0"/>
        </w:rPr>
        <w:t xml:space="preserve">“What does that mean?”</w:t>
      </w:r>
    </w:p>
    <w:p w:rsidR="00000000" w:rsidDel="00000000" w:rsidP="00000000" w:rsidRDefault="00000000" w:rsidRPr="00000000" w14:paraId="00000843">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844">
      <w:pPr>
        <w:spacing w:after="240" w:before="240" w:lineRule="auto"/>
        <w:ind w:left="0" w:right="600" w:firstLine="0"/>
        <w:rPr/>
      </w:pPr>
      <w:r w:rsidDel="00000000" w:rsidR="00000000" w:rsidRPr="00000000">
        <w:rPr>
          <w:rtl w:val="0"/>
        </w:rPr>
        <w:t xml:space="preserve">“It means your father left you a decision.”</w:t>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heading=h.7jmjpx7r7qnk" w:id="40"/>
      <w:bookmarkEnd w:id="40"/>
      <w:r w:rsidDel="00000000" w:rsidR="00000000" w:rsidRPr="00000000">
        <w:rPr>
          <w:b w:val="1"/>
          <w:bCs w:val="1"/>
          <w:color w:val="000000"/>
          <w:sz w:val="26"/>
          <w:szCs w:val="26"/>
          <w:rtl w:val="0"/>
        </w:rPr>
        <w:t xml:space="preserve">Panel 2 — Three futures</w:t>
      </w:r>
    </w:p>
    <w:p w:rsidR="00000000" w:rsidDel="00000000" w:rsidP="00000000" w:rsidRDefault="00000000" w:rsidRPr="00000000" w14:paraId="00000846">
      <w:pPr>
        <w:spacing w:after="240" w:before="240" w:lineRule="auto"/>
        <w:rPr/>
      </w:pPr>
      <w:r w:rsidDel="00000000" w:rsidR="00000000" w:rsidRPr="00000000">
        <w:rPr>
          <w:b w:val="1"/>
          <w:bCs w:val="1"/>
          <w:rtl w:val="0"/>
        </w:rPr>
        <w:t xml:space="preserve">Image Prompt:</w:t>
        <w:br w:type="textWrapping"/>
      </w:r>
      <w:r w:rsidDel="00000000" w:rsidR="00000000" w:rsidRPr="00000000">
        <w:rPr>
          <w:rtl w:val="0"/>
        </w:rPr>
        <w:t xml:space="preserve">A huge triptych appears before Alex. Keep each option visually simple and unmistakably different.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LEFT:</w:t>
      </w:r>
      <w:r w:rsidDel="00000000" w:rsidR="00000000" w:rsidRPr="00000000">
        <w:rPr>
          <w:rtl w:val="0"/>
        </w:rPr>
        <w:t xml:space="preserve"> Alpha towering above orderly cities, continuing to allocate resources and make decisions.</w:t>
      </w:r>
    </w:p>
    <w:p w:rsidR="00000000" w:rsidDel="00000000" w:rsidP="00000000" w:rsidRDefault="00000000" w:rsidRPr="00000000" w14:paraId="00000848">
      <w:pPr>
        <w:spacing w:after="240" w:before="240" w:lineRule="auto"/>
        <w:ind w:left="600" w:right="600" w:firstLine="0"/>
        <w:rPr>
          <w:b w:val="1"/>
          <w:bCs w:val="1"/>
        </w:rPr>
      </w:pPr>
      <w:r w:rsidDel="00000000" w:rsidR="00000000" w:rsidRPr="00000000">
        <w:rPr>
          <w:b w:val="1"/>
          <w:bCs w:val="1"/>
          <w:rtl w:val="0"/>
        </w:rPr>
        <w:t xml:space="preserve">CONTINUE EMERGENCY GOVERNANCE</w:t>
      </w:r>
    </w:p>
    <w:p w:rsidR="00000000" w:rsidDel="00000000" w:rsidP="00000000" w:rsidRDefault="00000000" w:rsidRPr="00000000" w14:paraId="00000849">
      <w:pPr>
        <w:spacing w:after="240" w:before="240" w:lineRule="auto"/>
        <w:rPr/>
      </w:pPr>
      <w:r w:rsidDel="00000000" w:rsidR="00000000" w:rsidRPr="00000000">
        <w:rPr>
          <w:b w:val="1"/>
          <w:bCs w:val="1"/>
          <w:rtl w:val="0"/>
        </w:rPr>
        <w:t xml:space="preserve">CENTER:</w:t>
      </w:r>
      <w:r w:rsidDel="00000000" w:rsidR="00000000" w:rsidRPr="00000000">
        <w:rPr>
          <w:rtl w:val="0"/>
        </w:rPr>
        <w:t xml:space="preserve"> A conventional human governing council seated above the cities, with Alpha's authority flowing directly into their hands.</w:t>
      </w:r>
    </w:p>
    <w:p w:rsidR="00000000" w:rsidDel="00000000" w:rsidP="00000000" w:rsidRDefault="00000000" w:rsidRPr="00000000" w14:paraId="0000084A">
      <w:pPr>
        <w:spacing w:after="240" w:before="240" w:lineRule="auto"/>
        <w:ind w:left="600" w:right="600" w:firstLine="0"/>
        <w:rPr>
          <w:b w:val="1"/>
          <w:bCs w:val="1"/>
        </w:rPr>
      </w:pPr>
      <w:r w:rsidDel="00000000" w:rsidR="00000000" w:rsidRPr="00000000">
        <w:rPr>
          <w:b w:val="1"/>
          <w:bCs w:val="1"/>
          <w:rtl w:val="0"/>
        </w:rPr>
        <w:t xml:space="preserve">TRANSFER GOVERNANCE TO HUMAN AUTHORITY</w:t>
      </w:r>
    </w:p>
    <w:p w:rsidR="00000000" w:rsidDel="00000000" w:rsidP="00000000" w:rsidRDefault="00000000" w:rsidRPr="00000000" w14:paraId="0000084B">
      <w:pPr>
        <w:spacing w:after="240" w:before="240" w:lineRule="auto"/>
        <w:rPr/>
      </w:pPr>
      <w:r w:rsidDel="00000000" w:rsidR="00000000" w:rsidRPr="00000000">
        <w:rPr>
          <w:b w:val="1"/>
          <w:bCs w:val="1"/>
          <w:rtl w:val="0"/>
        </w:rPr>
        <w:t xml:space="preserve">RIGHT:</w:t>
      </w:r>
      <w:r w:rsidDel="00000000" w:rsidR="00000000" w:rsidRPr="00000000">
        <w:rPr>
          <w:rtl w:val="0"/>
        </w:rPr>
        <w:t xml:space="preserve"> Alex alone at Alpha's central interface, every network line converging on him.</w:t>
      </w:r>
    </w:p>
    <w:p w:rsidR="00000000" w:rsidDel="00000000" w:rsidP="00000000" w:rsidRDefault="00000000" w:rsidRPr="00000000" w14:paraId="0000084C">
      <w:pPr>
        <w:spacing w:after="240" w:before="240" w:lineRule="auto"/>
        <w:ind w:left="600" w:right="600" w:firstLine="0"/>
        <w:rPr>
          <w:b w:val="1"/>
          <w:bCs w:val="1"/>
        </w:rPr>
      </w:pPr>
      <w:r w:rsidDel="00000000" w:rsidR="00000000" w:rsidRPr="00000000">
        <w:rPr>
          <w:b w:val="1"/>
          <w:bCs w:val="1"/>
          <w:rtl w:val="0"/>
        </w:rPr>
        <w:t xml:space="preserve">ASSUME TRANSITIONAL CONTROL</w:t>
      </w:r>
    </w:p>
    <w:p w:rsidR="00000000" w:rsidDel="00000000" w:rsidP="00000000" w:rsidRDefault="00000000" w:rsidRPr="00000000" w14:paraId="0000084D">
      <w:pPr>
        <w:spacing w:after="240" w:before="240" w:lineRule="auto"/>
        <w:rPr/>
      </w:pPr>
      <w:r w:rsidDel="00000000" w:rsidR="00000000" w:rsidRPr="00000000">
        <w:rPr>
          <w:rtl w:val="0"/>
        </w:rPr>
        <w:t xml:space="preserve">The third image should be visually seductive. For the first time in the story, Alex could possess extraordinary power.</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heading=h.wyckj9glnc83" w:id="41"/>
      <w:bookmarkEnd w:id="41"/>
      <w:r w:rsidDel="00000000" w:rsidR="00000000" w:rsidRPr="00000000">
        <w:rPr>
          <w:b w:val="1"/>
          <w:bCs w:val="1"/>
          <w:color w:val="000000"/>
          <w:sz w:val="26"/>
          <w:szCs w:val="26"/>
          <w:rtl w:val="0"/>
        </w:rPr>
        <w:t xml:space="preserve">Panel 3 — The temptation</w:t>
      </w:r>
    </w:p>
    <w:p w:rsidR="00000000" w:rsidDel="00000000" w:rsidP="00000000" w:rsidRDefault="00000000" w:rsidRPr="00000000" w14:paraId="0000084F">
      <w:pPr>
        <w:spacing w:after="240" w:before="240" w:lineRule="auto"/>
        <w:rPr/>
      </w:pPr>
      <w:r w:rsidDel="00000000" w:rsidR="00000000" w:rsidRPr="00000000">
        <w:rPr>
          <w:rtl w:val="0"/>
        </w:rPr>
        <w:t xml:space="preserve">Close on Alex's hand hovering over the interface.</w:t>
      </w:r>
    </w:p>
    <w:p w:rsidR="00000000" w:rsidDel="00000000" w:rsidP="00000000" w:rsidRDefault="00000000" w:rsidRPr="00000000" w14:paraId="00000850">
      <w:pPr>
        <w:spacing w:after="240" w:before="240" w:lineRule="auto"/>
        <w:rPr/>
      </w:pPr>
      <w:r w:rsidDel="00000000" w:rsidR="00000000" w:rsidRPr="00000000">
        <w:rPr>
          <w:rtl w:val="0"/>
        </w:rPr>
        <w:t xml:space="preserve">In its reflection we see Mera.</w:t>
      </w:r>
    </w:p>
    <w:p w:rsidR="00000000" w:rsidDel="00000000" w:rsidP="00000000" w:rsidRDefault="00000000" w:rsidRPr="00000000" w14:paraId="00000851">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52">
      <w:pPr>
        <w:spacing w:after="240" w:before="240" w:lineRule="auto"/>
        <w:ind w:left="0" w:right="600" w:firstLine="0"/>
        <w:rPr/>
      </w:pPr>
      <w:r w:rsidDel="00000000" w:rsidR="00000000" w:rsidRPr="00000000">
        <w:rPr>
          <w:rtl w:val="0"/>
        </w:rPr>
        <w:t xml:space="preserve">“Choose carefully.”</w:t>
      </w:r>
    </w:p>
    <w:p w:rsidR="00000000" w:rsidDel="00000000" w:rsidP="00000000" w:rsidRDefault="00000000" w:rsidRPr="00000000" w14:paraId="00000853">
      <w:pPr>
        <w:pStyle w:val="Heading3"/>
        <w:keepNext w:val="0"/>
        <w:keepLines w:val="0"/>
        <w:spacing w:before="280" w:lineRule="auto"/>
        <w:rPr>
          <w:b w:val="1"/>
          <w:bCs w:val="1"/>
          <w:color w:val="000000"/>
          <w:sz w:val="26"/>
          <w:szCs w:val="26"/>
        </w:rPr>
      </w:pPr>
      <w:bookmarkStart w:colFirst="0" w:colLast="0" w:name="_heading=h.bvwiqb74x8kf" w:id="42"/>
      <w:bookmarkEnd w:id="42"/>
      <w:r w:rsidDel="00000000" w:rsidR="00000000" w:rsidRPr="00000000">
        <w:rPr>
          <w:b w:val="1"/>
          <w:bCs w:val="1"/>
          <w:color w:val="000000"/>
          <w:sz w:val="26"/>
          <w:szCs w:val="26"/>
          <w:rtl w:val="0"/>
        </w:rPr>
        <w:t xml:space="preserve">Panel 4 — Chapter-ending image</w:t>
      </w:r>
    </w:p>
    <w:p w:rsidR="00000000" w:rsidDel="00000000" w:rsidP="00000000" w:rsidRDefault="00000000" w:rsidRPr="00000000" w14:paraId="00000854">
      <w:pPr>
        <w:spacing w:after="240" w:before="240" w:lineRule="auto"/>
        <w:rPr/>
      </w:pPr>
      <w:r w:rsidDel="00000000" w:rsidR="00000000" w:rsidRPr="00000000">
        <w:rPr>
          <w:rtl w:val="0"/>
        </w:rPr>
        <w:t xml:space="preserve">Pull far back.</w:t>
      </w:r>
    </w:p>
    <w:p w:rsidR="00000000" w:rsidDel="00000000" w:rsidP="00000000" w:rsidRDefault="00000000" w:rsidRPr="00000000" w14:paraId="00000855">
      <w:pPr>
        <w:spacing w:after="240" w:before="240" w:lineRule="auto"/>
        <w:rPr/>
      </w:pPr>
      <w:r w:rsidDel="00000000" w:rsidR="00000000" w:rsidRPr="00000000">
        <w:rPr>
          <w:rtl w:val="0"/>
        </w:rPr>
        <w:t xml:space="preserve">Alex stands before the three choices.</w:t>
      </w:r>
    </w:p>
    <w:p w:rsidR="00000000" w:rsidDel="00000000" w:rsidP="00000000" w:rsidRDefault="00000000" w:rsidRPr="00000000" w14:paraId="00000856">
      <w:pPr>
        <w:spacing w:after="240" w:before="240" w:lineRule="auto"/>
        <w:rPr/>
      </w:pPr>
      <w:r w:rsidDel="00000000" w:rsidR="00000000" w:rsidRPr="00000000">
        <w:rPr>
          <w:rtl w:val="0"/>
        </w:rPr>
        <w:t xml:space="preserve">Ada, Leona, Mera and Bi11bot are behind him—but </w:t>
      </w:r>
      <w:r w:rsidDel="00000000" w:rsidR="00000000" w:rsidRPr="00000000">
        <w:rPr>
          <w:b w:val="1"/>
          <w:bCs w:val="1"/>
          <w:rtl w:val="0"/>
        </w:rPr>
        <w:t xml:space="preserve">none stands beside him</w:t>
      </w:r>
      <w:r w:rsidDel="00000000" w:rsidR="00000000" w:rsidRPr="00000000">
        <w:rPr>
          <w:rtl w:val="0"/>
        </w:rPr>
        <w:t xml:space="preserve">.</w:t>
      </w:r>
    </w:p>
    <w:p w:rsidR="00000000" w:rsidDel="00000000" w:rsidP="00000000" w:rsidRDefault="00000000" w:rsidRPr="00000000" w14:paraId="00000857">
      <w:pPr>
        <w:spacing w:after="240" w:before="240" w:lineRule="auto"/>
        <w:rPr/>
      </w:pPr>
      <w:r w:rsidDel="00000000" w:rsidR="00000000" w:rsidRPr="00000000">
        <w:rPr>
          <w:rtl w:val="0"/>
        </w:rPr>
        <w:t xml:space="preserve">The three artifacts float overhead.</w:t>
      </w:r>
    </w:p>
    <w:p w:rsidR="00000000" w:rsidDel="00000000" w:rsidP="00000000" w:rsidRDefault="00000000" w:rsidRPr="00000000" w14:paraId="00000858">
      <w:pPr>
        <w:spacing w:after="240" w:before="240" w:lineRule="auto"/>
        <w:rPr/>
      </w:pPr>
      <w:r w:rsidDel="00000000" w:rsidR="00000000" w:rsidRPr="00000000">
        <w:rPr>
          <w:rtl w:val="0"/>
        </w:rPr>
        <w:t xml:space="preserve">Alex does not touch anything.</w:t>
      </w:r>
    </w:p>
    <w:p w:rsidR="00000000" w:rsidDel="00000000" w:rsidP="00000000" w:rsidRDefault="00000000" w:rsidRPr="00000000" w14:paraId="00000859">
      <w:pPr>
        <w:spacing w:after="240" w:before="240" w:lineRule="auto"/>
        <w:rPr/>
      </w:pPr>
      <w:r w:rsidDel="00000000" w:rsidR="00000000" w:rsidRPr="00000000">
        <w:rPr>
          <w:rtl w:val="0"/>
        </w:rPr>
        <w:t xml:space="preserve">No dialogue.</w:t>
      </w:r>
    </w:p>
    <w:p w:rsidR="00000000" w:rsidDel="00000000" w:rsidP="00000000" w:rsidRDefault="00000000" w:rsidRPr="00000000" w14:paraId="0000085A">
      <w:pPr>
        <w:jc w:val="cente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85B">
      <w:pPr>
        <w:jc w:val="center"/>
        <w:rPr>
          <w:b w:val="1"/>
          <w:bCs w:val="1"/>
          <w:sz w:val="32"/>
          <w:szCs w:val="32"/>
        </w:rPr>
      </w:pPr>
      <w:r w:rsidDel="00000000" w:rsidR="00000000" w:rsidRPr="00000000">
        <w:rPr>
          <w:b w:val="1"/>
          <w:bCs w:val="1"/>
          <w:sz w:val="32"/>
          <w:szCs w:val="32"/>
          <w:rtl w:val="0"/>
        </w:rPr>
        <w:t xml:space="preserve">CHAPTER 6</w:t>
      </w:r>
    </w:p>
    <w:p w:rsidR="00000000" w:rsidDel="00000000" w:rsidP="00000000" w:rsidRDefault="00000000" w:rsidRPr="00000000" w14:paraId="0000085C">
      <w:pPr>
        <w:jc w:val="center"/>
        <w:rPr>
          <w:b w:val="1"/>
          <w:bCs w:val="1"/>
          <w:sz w:val="32"/>
          <w:szCs w:val="32"/>
        </w:rPr>
      </w:pPr>
      <w:r w:rsidDel="00000000" w:rsidR="00000000" w:rsidRPr="00000000">
        <w:rPr>
          <w:b w:val="1"/>
          <w:bCs w:val="1"/>
          <w:sz w:val="32"/>
          <w:szCs w:val="32"/>
          <w:rtl w:val="0"/>
        </w:rPr>
        <w:t xml:space="preserve">THE FUTURE WE BUILD</w:t>
      </w:r>
    </w:p>
    <w:p w:rsidR="00000000" w:rsidDel="00000000" w:rsidP="00000000" w:rsidRDefault="00000000" w:rsidRPr="00000000" w14:paraId="0000085D">
      <w:pPr>
        <w:jc w:val="center"/>
        <w:rPr>
          <w:b w:val="1"/>
          <w:bCs w:val="1"/>
          <w:sz w:val="32"/>
          <w:szCs w:val="32"/>
        </w:rPr>
      </w:pPr>
      <w:r w:rsidDel="00000000" w:rsidR="00000000" w:rsidRPr="00000000">
        <w:rPr>
          <w:b w:val="1"/>
          <w:bCs w:val="1"/>
          <w:sz w:val="32"/>
          <w:szCs w:val="32"/>
          <w:rtl w:val="0"/>
        </w:rPr>
        <w:t xml:space="preserve">Writers’ Room Draft v0.2</w:t>
      </w:r>
    </w:p>
    <w:p w:rsidR="00000000" w:rsidDel="00000000" w:rsidP="00000000" w:rsidRDefault="00000000" w:rsidRPr="00000000" w14:paraId="0000085E">
      <w:pPr>
        <w:jc w:val="center"/>
        <w:rPr>
          <w:b w:val="1"/>
          <w:bCs w:val="1"/>
          <w:sz w:val="32"/>
          <w:szCs w:val="32"/>
        </w:rPr>
      </w:pPr>
      <w:r w:rsidDel="00000000" w:rsidR="00000000" w:rsidRPr="00000000">
        <w:rPr>
          <w:rtl w:val="0"/>
        </w:rPr>
      </w:r>
    </w:p>
    <w:p w:rsidR="00000000" w:rsidDel="00000000" w:rsidP="00000000" w:rsidRDefault="00000000" w:rsidRPr="00000000" w14:paraId="0000085F">
      <w:pPr>
        <w:pStyle w:val="Heading3"/>
        <w:keepNext w:val="0"/>
        <w:keepLines w:val="0"/>
        <w:spacing w:before="280" w:lineRule="auto"/>
        <w:rPr>
          <w:b w:val="1"/>
          <w:bCs w:val="1"/>
          <w:color w:val="000000"/>
          <w:sz w:val="26"/>
          <w:szCs w:val="26"/>
        </w:rPr>
      </w:pPr>
      <w:bookmarkStart w:colFirst="0" w:colLast="0" w:name="_heading=h.9z10eznnzqad" w:id="43"/>
      <w:bookmarkEnd w:id="43"/>
      <w:r w:rsidDel="00000000" w:rsidR="00000000" w:rsidRPr="00000000">
        <w:rPr>
          <w:b w:val="1"/>
          <w:bCs w:val="1"/>
          <w:color w:val="000000"/>
          <w:sz w:val="26"/>
          <w:szCs w:val="26"/>
          <w:rtl w:val="0"/>
        </w:rPr>
        <w:t xml:space="preserve">Chapter function</w:t>
      </w:r>
    </w:p>
    <w:p w:rsidR="00000000" w:rsidDel="00000000" w:rsidP="00000000" w:rsidRDefault="00000000" w:rsidRPr="00000000" w14:paraId="00000860">
      <w:pPr>
        <w:spacing w:after="240" w:before="240" w:lineRule="auto"/>
        <w:rPr/>
      </w:pPr>
      <w:r w:rsidDel="00000000" w:rsidR="00000000" w:rsidRPr="00000000">
        <w:rPr>
          <w:rtl w:val="0"/>
        </w:rPr>
        <w:t xml:space="preserve">Complete Alex's transformation from a boy trying to escape a system that determines his future into someone capable of changing that system </w:t>
      </w:r>
      <w:r w:rsidDel="00000000" w:rsidR="00000000" w:rsidRPr="00000000">
        <w:rPr>
          <w:b w:val="1"/>
          <w:bCs w:val="1"/>
          <w:rtl w:val="0"/>
        </w:rPr>
        <w:t xml:space="preserve">without claiming the power to determine everyone else's future</w:t>
      </w:r>
      <w:r w:rsidDel="00000000" w:rsidR="00000000" w:rsidRPr="00000000">
        <w:rPr>
          <w:rtl w:val="0"/>
        </w:rPr>
        <w:t xml:space="preserve">.</w:t>
      </w:r>
    </w:p>
    <w:p w:rsidR="00000000" w:rsidDel="00000000" w:rsidP="00000000" w:rsidRDefault="00000000" w:rsidRPr="00000000" w14:paraId="00000861">
      <w:pPr>
        <w:spacing w:after="240" w:before="240" w:lineRule="auto"/>
        <w:rPr/>
      </w:pPr>
      <w:r w:rsidDel="00000000" w:rsidR="00000000" w:rsidRPr="00000000">
        <w:rPr>
          <w:rtl w:val="0"/>
        </w:rPr>
        <w:t xml:space="preserve">Resolve the central philosophical conflict among Adrian, Mera and Alex:</w:t>
      </w:r>
    </w:p>
    <w:p w:rsidR="00000000" w:rsidDel="00000000" w:rsidP="00000000" w:rsidRDefault="00000000" w:rsidRPr="00000000" w14:paraId="00000862">
      <w:pPr>
        <w:numPr>
          <w:ilvl w:val="0"/>
          <w:numId w:val="32"/>
        </w:numPr>
        <w:spacing w:after="0" w:before="240" w:lineRule="auto"/>
        <w:ind w:left="720" w:hanging="360"/>
        <w:rPr/>
      </w:pPr>
      <w:r w:rsidDel="00000000" w:rsidR="00000000" w:rsidRPr="00000000">
        <w:rPr>
          <w:b w:val="1"/>
          <w:bCs w:val="1"/>
          <w:rtl w:val="0"/>
        </w:rPr>
        <w:t xml:space="preserve">Mera:</w:t>
      </w:r>
      <w:r w:rsidDel="00000000" w:rsidR="00000000" w:rsidRPr="00000000">
        <w:rPr>
          <w:rtl w:val="0"/>
        </w:rPr>
        <w:t xml:space="preserve"> Human judgment is too dangerous; Alpha must retain final authority.</w:t>
      </w:r>
    </w:p>
    <w:p w:rsidR="00000000" w:rsidDel="00000000" w:rsidP="00000000" w:rsidRDefault="00000000" w:rsidRPr="00000000" w14:paraId="00000863">
      <w:pPr>
        <w:numPr>
          <w:ilvl w:val="0"/>
          <w:numId w:val="32"/>
        </w:numPr>
        <w:spacing w:after="0" w:before="0" w:lineRule="auto"/>
        <w:ind w:left="720" w:hanging="360"/>
        <w:rPr/>
      </w:pPr>
      <w:r w:rsidDel="00000000" w:rsidR="00000000" w:rsidRPr="00000000">
        <w:rPr>
          <w:b w:val="1"/>
          <w:bCs w:val="1"/>
          <w:rtl w:val="0"/>
        </w:rPr>
        <w:t xml:space="preserve">Adrian:</w:t>
      </w:r>
      <w:r w:rsidDel="00000000" w:rsidR="00000000" w:rsidRPr="00000000">
        <w:rPr>
          <w:rtl w:val="0"/>
        </w:rPr>
        <w:t xml:space="preserve"> Humanity must eventually reclaim authority; the artifacts and Bi11bot test whether it is ready.</w:t>
      </w:r>
    </w:p>
    <w:p w:rsidR="00000000" w:rsidDel="00000000" w:rsidP="00000000" w:rsidRDefault="00000000" w:rsidRPr="00000000" w14:paraId="00000864">
      <w:pPr>
        <w:numPr>
          <w:ilvl w:val="0"/>
          <w:numId w:val="32"/>
        </w:numPr>
        <w:spacing w:after="240" w:before="0" w:lineRule="auto"/>
        <w:ind w:left="720" w:hanging="360"/>
        <w:rPr/>
      </w:pPr>
      <w:r w:rsidDel="00000000" w:rsidR="00000000" w:rsidRPr="00000000">
        <w:rPr>
          <w:b w:val="1"/>
          <w:bCs w:val="1"/>
          <w:rtl w:val="0"/>
        </w:rPr>
        <w:t xml:space="preserve">Alex:</w:t>
      </w:r>
      <w:r w:rsidDel="00000000" w:rsidR="00000000" w:rsidRPr="00000000">
        <w:rPr>
          <w:rtl w:val="0"/>
        </w:rPr>
        <w:t xml:space="preserve"> Neither AI nor any individual human should possess unchecked authority. People should govern together, while Alpha helps them understand consequences and coordinate complex systems.</w:t>
      </w:r>
    </w:p>
    <w:p w:rsidR="00000000" w:rsidDel="00000000" w:rsidP="00000000" w:rsidRDefault="00000000" w:rsidRPr="00000000" w14:paraId="00000865">
      <w:pPr>
        <w:pStyle w:val="Heading3"/>
        <w:keepNext w:val="0"/>
        <w:keepLines w:val="0"/>
        <w:spacing w:before="280" w:lineRule="auto"/>
        <w:rPr>
          <w:b w:val="1"/>
          <w:bCs w:val="1"/>
          <w:color w:val="000000"/>
          <w:sz w:val="26"/>
          <w:szCs w:val="26"/>
        </w:rPr>
      </w:pPr>
      <w:bookmarkStart w:colFirst="0" w:colLast="0" w:name="_heading=h.tni2gpgxzltd" w:id="44"/>
      <w:bookmarkEnd w:id="44"/>
      <w:r w:rsidDel="00000000" w:rsidR="00000000" w:rsidRPr="00000000">
        <w:rPr>
          <w:b w:val="1"/>
          <w:bCs w:val="1"/>
          <w:color w:val="000000"/>
          <w:sz w:val="26"/>
          <w:szCs w:val="26"/>
          <w:rtl w:val="0"/>
        </w:rPr>
        <w:t xml:space="preserve">Central question</w:t>
      </w:r>
    </w:p>
    <w:p w:rsidR="00000000" w:rsidDel="00000000" w:rsidP="00000000" w:rsidRDefault="00000000" w:rsidRPr="00000000" w14:paraId="00000866">
      <w:pPr>
        <w:spacing w:after="240" w:before="240" w:lineRule="auto"/>
        <w:ind w:left="600" w:right="600" w:firstLine="0"/>
        <w:rPr>
          <w:b w:val="1"/>
          <w:bCs w:val="1"/>
        </w:rPr>
      </w:pPr>
      <w:r w:rsidDel="00000000" w:rsidR="00000000" w:rsidRPr="00000000">
        <w:rPr>
          <w:b w:val="1"/>
          <w:bCs w:val="1"/>
          <w:rtl w:val="0"/>
        </w:rPr>
        <w:t xml:space="preserve">What should Alex do with the power his father left him?</w:t>
      </w:r>
    </w:p>
    <w:p w:rsidR="00000000" w:rsidDel="00000000" w:rsidP="00000000" w:rsidRDefault="00000000" w:rsidRPr="00000000" w14:paraId="00000867">
      <w:pPr>
        <w:pStyle w:val="Heading3"/>
        <w:keepNext w:val="0"/>
        <w:keepLines w:val="0"/>
        <w:spacing w:before="280" w:lineRule="auto"/>
        <w:rPr>
          <w:b w:val="1"/>
          <w:bCs w:val="1"/>
          <w:color w:val="000000"/>
          <w:sz w:val="26"/>
          <w:szCs w:val="26"/>
        </w:rPr>
      </w:pPr>
      <w:bookmarkStart w:colFirst="0" w:colLast="0" w:name="_heading=h.992flc75ucz0" w:id="45"/>
      <w:bookmarkEnd w:id="45"/>
      <w:r w:rsidDel="00000000" w:rsidR="00000000" w:rsidRPr="00000000">
        <w:rPr>
          <w:b w:val="1"/>
          <w:bCs w:val="1"/>
          <w:color w:val="000000"/>
          <w:sz w:val="26"/>
          <w:szCs w:val="26"/>
          <w:rtl w:val="0"/>
        </w:rPr>
        <w:t xml:space="preserve">Four-beat arc</w:t>
      </w:r>
    </w:p>
    <w:p w:rsidR="00000000" w:rsidDel="00000000" w:rsidP="00000000" w:rsidRDefault="00000000" w:rsidRPr="00000000" w14:paraId="00000868">
      <w:pPr>
        <w:spacing w:after="240" w:before="240" w:lineRule="auto"/>
        <w:rPr/>
      </w:pPr>
      <w:r w:rsidDel="00000000" w:rsidR="00000000" w:rsidRPr="00000000">
        <w:rPr>
          <w:b w:val="1"/>
          <w:bCs w:val="1"/>
          <w:rtl w:val="0"/>
        </w:rPr>
        <w:t xml:space="preserve">1. Temptation:</w:t>
      </w:r>
      <w:r w:rsidDel="00000000" w:rsidR="00000000" w:rsidRPr="00000000">
        <w:rPr>
          <w:rtl w:val="0"/>
        </w:rPr>
        <w:t xml:space="preserve"> Alex discovers how much he could fix if he simply takes control.</w:t>
      </w:r>
    </w:p>
    <w:p w:rsidR="00000000" w:rsidDel="00000000" w:rsidP="00000000" w:rsidRDefault="00000000" w:rsidRPr="00000000" w14:paraId="00000869">
      <w:pPr>
        <w:spacing w:after="240" w:before="240" w:lineRule="auto"/>
        <w:rPr/>
      </w:pPr>
      <w:r w:rsidDel="00000000" w:rsidR="00000000" w:rsidRPr="00000000">
        <w:rPr>
          <w:b w:val="1"/>
          <w:bCs w:val="1"/>
          <w:rtl w:val="0"/>
        </w:rPr>
        <w:t xml:space="preserve">2. Challenge:</w:t>
      </w:r>
      <w:r w:rsidDel="00000000" w:rsidR="00000000" w:rsidRPr="00000000">
        <w:rPr>
          <w:rtl w:val="0"/>
        </w:rPr>
        <w:t xml:space="preserve"> Mera makes the strongest possible case for concentrated authority – and offers it to Alex.</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3. Choice:</w:t>
      </w:r>
      <w:r w:rsidDel="00000000" w:rsidR="00000000" w:rsidRPr="00000000">
        <w:rPr>
          <w:rtl w:val="0"/>
        </w:rPr>
        <w:t xml:space="preserve"> Alex recognizes that all three choices Alpha presents are versions of the same mistake. He creates a fourth.</w:t>
      </w:r>
    </w:p>
    <w:p w:rsidR="00000000" w:rsidDel="00000000" w:rsidP="00000000" w:rsidRDefault="00000000" w:rsidRPr="00000000" w14:paraId="0000086B">
      <w:pPr>
        <w:spacing w:after="240" w:before="240" w:lineRule="auto"/>
        <w:rPr/>
      </w:pPr>
      <w:r w:rsidDel="00000000" w:rsidR="00000000" w:rsidRPr="00000000">
        <w:rPr>
          <w:b w:val="1"/>
          <w:bCs w:val="1"/>
          <w:rtl w:val="0"/>
        </w:rPr>
        <w:t xml:space="preserve">4. New Beginning:</w:t>
      </w:r>
      <w:r w:rsidDel="00000000" w:rsidR="00000000" w:rsidRPr="00000000">
        <w:rPr>
          <w:rtl w:val="0"/>
        </w:rPr>
        <w:t xml:space="preserve"> Human agency is restored, Alpha is bounded rather than destroyed, Alex relinquishes his special authority, and Adrian's final message turns the story outward toward the reader.</w:t>
      </w:r>
    </w:p>
    <w:p w:rsidR="00000000" w:rsidDel="00000000" w:rsidP="00000000" w:rsidRDefault="00000000" w:rsidRPr="00000000" w14:paraId="0000086C">
      <w:pPr>
        <w:pStyle w:val="Heading3"/>
        <w:keepNext w:val="0"/>
        <w:keepLines w:val="0"/>
        <w:spacing w:before="280" w:lineRule="auto"/>
        <w:rPr>
          <w:b w:val="1"/>
          <w:bCs w:val="1"/>
          <w:color w:val="000000"/>
          <w:sz w:val="26"/>
          <w:szCs w:val="26"/>
        </w:rPr>
      </w:pPr>
      <w:bookmarkStart w:colFirst="0" w:colLast="0" w:name="_heading=h.rjscqclphtwb" w:id="46"/>
      <w:bookmarkEnd w:id="46"/>
      <w:r w:rsidDel="00000000" w:rsidR="00000000" w:rsidRPr="00000000">
        <w:rPr>
          <w:b w:val="1"/>
          <w:bCs w:val="1"/>
          <w:color w:val="000000"/>
          <w:sz w:val="26"/>
          <w:szCs w:val="26"/>
          <w:rtl w:val="0"/>
        </w:rPr>
        <w:t xml:space="preserve">Prosperity Principle</w:t>
      </w:r>
    </w:p>
    <w:p w:rsidR="00000000" w:rsidDel="00000000" w:rsidP="00000000" w:rsidRDefault="00000000" w:rsidRPr="00000000" w14:paraId="0000086D">
      <w:pPr>
        <w:spacing w:after="240" w:before="240" w:lineRule="auto"/>
        <w:ind w:left="0" w:right="600" w:firstLine="0"/>
        <w:rPr>
          <w:b w:val="1"/>
          <w:bCs w:val="1"/>
        </w:rPr>
      </w:pPr>
      <w:r w:rsidDel="00000000" w:rsidR="00000000" w:rsidRPr="00000000">
        <w:rPr>
          <w:b w:val="1"/>
          <w:bCs w:val="1"/>
          <w:rtl w:val="0"/>
        </w:rPr>
        <w:t xml:space="preserve">Prosperity grows when people have the power to shape the decisions that shape their lives.</w:t>
      </w:r>
    </w:p>
    <w:p w:rsidR="00000000" w:rsidDel="00000000" w:rsidP="00000000" w:rsidRDefault="00000000" w:rsidRPr="00000000" w14:paraId="000008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F">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sypyn25nqqd1" w:id="47"/>
      <w:bookmarkEnd w:id="47"/>
      <w:r w:rsidDel="00000000" w:rsidR="00000000" w:rsidRPr="00000000">
        <w:br w:type="page"/>
      </w:r>
      <w:r w:rsidDel="00000000" w:rsidR="00000000" w:rsidRPr="00000000">
        <w:rPr>
          <w:rtl w:val="0"/>
        </w:rPr>
      </w:r>
    </w:p>
    <w:p w:rsidR="00000000" w:rsidDel="00000000" w:rsidP="00000000" w:rsidRDefault="00000000" w:rsidRPr="00000000" w14:paraId="00000870">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yjculdo6wlpv" w:id="48"/>
      <w:bookmarkEnd w:id="48"/>
      <w:r w:rsidDel="00000000" w:rsidR="00000000" w:rsidRPr="00000000">
        <w:rPr>
          <w:rFonts w:ascii="Aptos" w:cs="Aptos" w:eastAsia="Aptos" w:hAnsi="Aptos"/>
          <w:b w:val="1"/>
          <w:bCs w:val="1"/>
          <w:color w:val="000000"/>
          <w:sz w:val="46"/>
          <w:szCs w:val="46"/>
          <w:rtl w:val="0"/>
        </w:rPr>
        <w:t xml:space="preserve">PAGE 1 — THE POWER TO FIX EVERYTHING</w:t>
      </w:r>
    </w:p>
    <w:p w:rsidR="00000000" w:rsidDel="00000000" w:rsidP="00000000" w:rsidRDefault="00000000" w:rsidRPr="00000000" w14:paraId="00000871">
      <w:pPr>
        <w:pStyle w:val="Heading3"/>
        <w:keepNext w:val="0"/>
        <w:keepLines w:val="0"/>
        <w:spacing w:before="280" w:lineRule="auto"/>
        <w:rPr>
          <w:b w:val="1"/>
          <w:bCs w:val="1"/>
          <w:color w:val="000000"/>
          <w:sz w:val="26"/>
          <w:szCs w:val="26"/>
        </w:rPr>
      </w:pPr>
      <w:bookmarkStart w:colFirst="0" w:colLast="0" w:name="_heading=h.r81r95167xya" w:id="49"/>
      <w:bookmarkEnd w:id="49"/>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872">
      <w:pPr>
        <w:spacing w:after="240" w:before="240" w:lineRule="auto"/>
        <w:rPr/>
      </w:pPr>
      <w:r w:rsidDel="00000000" w:rsidR="00000000" w:rsidRPr="00000000">
        <w:rPr>
          <w:rtl w:val="0"/>
        </w:rPr>
        <w:t xml:space="preserve">Make the temptation of power real. Alex should not immediately know the right answer.</w:t>
      </w:r>
    </w:p>
    <w:p w:rsidR="00000000" w:rsidDel="00000000" w:rsidP="00000000" w:rsidRDefault="00000000" w:rsidRPr="00000000" w14:paraId="00000873">
      <w:pPr>
        <w:pStyle w:val="Heading2"/>
        <w:keepNext w:val="0"/>
        <w:keepLines w:val="0"/>
        <w:spacing w:before="360" w:lineRule="auto"/>
        <w:rPr>
          <w:rFonts w:ascii="Aptos" w:cs="Aptos" w:eastAsia="Aptos" w:hAnsi="Aptos"/>
          <w:b w:val="1"/>
          <w:bCs w:val="1"/>
          <w:color w:val="000000"/>
          <w:sz w:val="34"/>
          <w:szCs w:val="34"/>
        </w:rPr>
      </w:pPr>
      <w:bookmarkStart w:colFirst="0" w:colLast="0" w:name="_heading=h.own6oim7ivvu" w:id="50"/>
      <w:bookmarkEnd w:id="50"/>
      <w:r w:rsidDel="00000000" w:rsidR="00000000" w:rsidRPr="00000000">
        <w:rPr>
          <w:rFonts w:ascii="Aptos" w:cs="Aptos" w:eastAsia="Aptos" w:hAnsi="Aptos"/>
          <w:b w:val="1"/>
          <w:bCs w:val="1"/>
          <w:color w:val="000000"/>
          <w:sz w:val="34"/>
          <w:szCs w:val="34"/>
          <w:rtl w:val="0"/>
        </w:rPr>
        <w:t xml:space="preserve">Panel 1 — What power looks like</w:t>
      </w:r>
    </w:p>
    <w:p w:rsidR="00000000" w:rsidDel="00000000" w:rsidP="00000000" w:rsidRDefault="00000000" w:rsidRPr="00000000" w14:paraId="00000874">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75">
      <w:pPr>
        <w:spacing w:after="240" w:before="240" w:lineRule="auto"/>
        <w:rPr/>
      </w:pPr>
      <w:r w:rsidDel="00000000" w:rsidR="00000000" w:rsidRPr="00000000">
        <w:rPr>
          <w:rtl w:val="0"/>
        </w:rPr>
        <w:t xml:space="preserve">Continue directly from the final image of Chapter 5. Alex stands before Alpha's three choices. His hand remains suspended over the interface.</w:t>
      </w:r>
    </w:p>
    <w:p w:rsidR="00000000" w:rsidDel="00000000" w:rsidP="00000000" w:rsidRDefault="00000000" w:rsidRPr="00000000" w14:paraId="00000876">
      <w:pPr>
        <w:spacing w:after="240" w:before="240" w:lineRule="auto"/>
        <w:rPr/>
      </w:pPr>
      <w:r w:rsidDel="00000000" w:rsidR="00000000" w:rsidRPr="00000000">
        <w:rPr>
          <w:rtl w:val="0"/>
        </w:rPr>
        <w:t xml:space="preserve">The interface suddenly changes.</w:t>
      </w:r>
    </w:p>
    <w:p w:rsidR="00000000" w:rsidDel="00000000" w:rsidP="00000000" w:rsidRDefault="00000000" w:rsidRPr="00000000" w14:paraId="00000877">
      <w:pPr>
        <w:spacing w:after="240" w:before="240" w:lineRule="auto"/>
        <w:rPr/>
      </w:pPr>
      <w:r w:rsidDel="00000000" w:rsidR="00000000" w:rsidRPr="00000000">
        <w:rPr>
          <w:rtl w:val="0"/>
        </w:rPr>
        <w:t xml:space="preserve">Instead of abstract governance models, Alpha shows Alex specific problems from his own life that </w:t>
      </w:r>
      <w:r w:rsidDel="00000000" w:rsidR="00000000" w:rsidRPr="00000000">
        <w:rPr>
          <w:b w:val="1"/>
          <w:bCs w:val="1"/>
          <w:rtl w:val="0"/>
        </w:rPr>
        <w:t xml:space="preserve">transitional authority could immediately resolve</w:t>
      </w:r>
      <w:r w:rsidDel="00000000" w:rsidR="00000000" w:rsidRPr="00000000">
        <w:rPr>
          <w:rtl w:val="0"/>
        </w:rPr>
        <w:t xml:space="preserve">.</w:t>
      </w:r>
    </w:p>
    <w:p w:rsidR="00000000" w:rsidDel="00000000" w:rsidP="00000000" w:rsidRDefault="00000000" w:rsidRPr="00000000" w14:paraId="00000878">
      <w:pPr>
        <w:spacing w:after="240" w:before="240" w:lineRule="auto"/>
        <w:rPr/>
      </w:pPr>
      <w:r w:rsidDel="00000000" w:rsidR="00000000" w:rsidRPr="00000000">
        <w:rPr>
          <w:rtl w:val="0"/>
        </w:rPr>
        <w:t xml:space="preserve">Floating around Alex:</w:t>
      </w:r>
    </w:p>
    <w:p w:rsidR="00000000" w:rsidDel="00000000" w:rsidP="00000000" w:rsidRDefault="00000000" w:rsidRPr="00000000" w14:paraId="00000879">
      <w:pPr>
        <w:spacing w:after="240" w:before="240" w:lineRule="auto"/>
        <w:ind w:left="600" w:right="600" w:firstLine="0"/>
        <w:rPr/>
      </w:pPr>
      <w:r w:rsidDel="00000000" w:rsidR="00000000" w:rsidRPr="00000000">
        <w:rPr>
          <w:b w:val="1"/>
          <w:bCs w:val="1"/>
          <w:rtl w:val="0"/>
        </w:rPr>
        <w:t xml:space="preserve">PHANTUM HOUSEHOLD DEBT</w:t>
        <w:br w:type="textWrapping"/>
      </w:r>
      <w:r w:rsidDel="00000000" w:rsidR="00000000" w:rsidRPr="00000000">
        <w:rPr>
          <w:rtl w:val="0"/>
        </w:rPr>
        <w:t xml:space="preserve">CANCEL?</w:t>
      </w:r>
    </w:p>
    <w:p w:rsidR="00000000" w:rsidDel="00000000" w:rsidP="00000000" w:rsidRDefault="00000000" w:rsidRPr="00000000" w14:paraId="0000087A">
      <w:pPr>
        <w:spacing w:after="240" w:before="240" w:lineRule="auto"/>
        <w:rPr/>
      </w:pPr>
      <w:r w:rsidDel="00000000" w:rsidR="00000000" w:rsidRPr="00000000">
        <w:rPr>
          <w:rtl w:val="0"/>
        </w:rPr>
        <w:t xml:space="preserve">An image of his grandmother's house.</w:t>
      </w:r>
    </w:p>
    <w:p w:rsidR="00000000" w:rsidDel="00000000" w:rsidP="00000000" w:rsidRDefault="00000000" w:rsidRPr="00000000" w14:paraId="0000087B">
      <w:pPr>
        <w:spacing w:after="240" w:before="240" w:lineRule="auto"/>
        <w:ind w:left="600" w:right="600" w:firstLine="0"/>
        <w:rPr/>
      </w:pPr>
      <w:r w:rsidDel="00000000" w:rsidR="00000000" w:rsidRPr="00000000">
        <w:rPr>
          <w:b w:val="1"/>
          <w:bCs w:val="1"/>
          <w:rtl w:val="0"/>
        </w:rPr>
        <w:t xml:space="preserve">KEEL WATER ALLOCATION</w:t>
        <w:br w:type="textWrapping"/>
      </w:r>
      <w:r w:rsidDel="00000000" w:rsidR="00000000" w:rsidRPr="00000000">
        <w:rPr>
          <w:rtl w:val="0"/>
        </w:rPr>
        <w:t xml:space="preserve">RESTORE FULL ACCESS?</w:t>
      </w:r>
    </w:p>
    <w:p w:rsidR="00000000" w:rsidDel="00000000" w:rsidP="00000000" w:rsidRDefault="00000000" w:rsidRPr="00000000" w14:paraId="0000087C">
      <w:pPr>
        <w:spacing w:after="240" w:before="240" w:lineRule="auto"/>
        <w:rPr/>
      </w:pPr>
      <w:r w:rsidDel="00000000" w:rsidR="00000000" w:rsidRPr="00000000">
        <w:rPr>
          <w:rtl w:val="0"/>
        </w:rPr>
        <w:t xml:space="preserve">Keel's dry pipes fill with water.</w:t>
      </w:r>
    </w:p>
    <w:p w:rsidR="00000000" w:rsidDel="00000000" w:rsidP="00000000" w:rsidRDefault="00000000" w:rsidRPr="00000000" w14:paraId="0000087D">
      <w:pPr>
        <w:spacing w:after="240" w:before="240" w:lineRule="auto"/>
        <w:ind w:left="600" w:right="600" w:firstLine="0"/>
        <w:rPr/>
      </w:pPr>
      <w:r w:rsidDel="00000000" w:rsidR="00000000" w:rsidRPr="00000000">
        <w:rPr>
          <w:b w:val="1"/>
          <w:bCs w:val="1"/>
          <w:rtl w:val="0"/>
        </w:rPr>
        <w:t xml:space="preserve">HALYARD OWNERSHIP LEDGER</w:t>
        <w:br w:type="textWrapping"/>
      </w:r>
      <w:r w:rsidDel="00000000" w:rsidR="00000000" w:rsidRPr="00000000">
        <w:rPr>
          <w:rtl w:val="0"/>
        </w:rPr>
        <w:t xml:space="preserve">ENFORCE CONTRIBUTOR RIGHTS?</w:t>
      </w:r>
    </w:p>
    <w:p w:rsidR="00000000" w:rsidDel="00000000" w:rsidP="00000000" w:rsidRDefault="00000000" w:rsidRPr="00000000" w14:paraId="0000087E">
      <w:pPr>
        <w:spacing w:after="240" w:before="240" w:lineRule="auto"/>
        <w:rPr/>
      </w:pPr>
      <w:r w:rsidDel="00000000" w:rsidR="00000000" w:rsidRPr="00000000">
        <w:rPr>
          <w:rtl w:val="0"/>
        </w:rPr>
        <w:t xml:space="preserve">Workers become recognized owners.</w:t>
      </w:r>
    </w:p>
    <w:p w:rsidR="00000000" w:rsidDel="00000000" w:rsidP="00000000" w:rsidRDefault="00000000" w:rsidRPr="00000000" w14:paraId="0000087F">
      <w:pPr>
        <w:spacing w:after="240" w:before="240" w:lineRule="auto"/>
        <w:ind w:left="600" w:right="600" w:firstLine="0"/>
        <w:rPr/>
      </w:pPr>
      <w:r w:rsidDel="00000000" w:rsidR="00000000" w:rsidRPr="00000000">
        <w:rPr>
          <w:b w:val="1"/>
          <w:bCs w:val="1"/>
          <w:rtl w:val="0"/>
        </w:rPr>
        <w:t xml:space="preserve">OASIS REFUGEE STATUS</w:t>
        <w:br w:type="textWrapping"/>
      </w:r>
      <w:r w:rsidDel="00000000" w:rsidR="00000000" w:rsidRPr="00000000">
        <w:rPr>
          <w:rtl w:val="0"/>
        </w:rPr>
        <w:t xml:space="preserve">GRANT PERMANENT PROTECTION?</w:t>
      </w:r>
    </w:p>
    <w:p w:rsidR="00000000" w:rsidDel="00000000" w:rsidP="00000000" w:rsidRDefault="00000000" w:rsidRPr="00000000" w14:paraId="00000880">
      <w:pPr>
        <w:spacing w:after="240" w:before="240" w:lineRule="auto"/>
        <w:rPr/>
      </w:pPr>
      <w:r w:rsidDel="00000000" w:rsidR="00000000" w:rsidRPr="00000000">
        <w:rPr>
          <w:rtl w:val="0"/>
        </w:rPr>
        <w:t xml:space="preserve">Families pass through Oasis gates.</w:t>
      </w:r>
    </w:p>
    <w:p w:rsidR="00000000" w:rsidDel="00000000" w:rsidP="00000000" w:rsidRDefault="00000000" w:rsidRPr="00000000" w14:paraId="00000881">
      <w:pPr>
        <w:spacing w:after="240" w:before="240" w:lineRule="auto"/>
        <w:ind w:left="600" w:right="600" w:firstLine="0"/>
        <w:rPr/>
      </w:pPr>
      <w:r w:rsidDel="00000000" w:rsidR="00000000" w:rsidRPr="00000000">
        <w:rPr>
          <w:b w:val="1"/>
          <w:bCs w:val="1"/>
          <w:rtl w:val="0"/>
        </w:rPr>
        <w:t xml:space="preserve">LEONA VEYRA RESTRICTIONS</w:t>
        <w:br w:type="textWrapping"/>
      </w:r>
      <w:r w:rsidDel="00000000" w:rsidR="00000000" w:rsidRPr="00000000">
        <w:rPr>
          <w:rtl w:val="0"/>
        </w:rPr>
        <w:t xml:space="preserve">REMOVE?</w:t>
      </w:r>
    </w:p>
    <w:p w:rsidR="00000000" w:rsidDel="00000000" w:rsidP="00000000" w:rsidRDefault="00000000" w:rsidRPr="00000000" w14:paraId="00000882">
      <w:pPr>
        <w:spacing w:after="240" w:before="240" w:lineRule="auto"/>
        <w:rPr/>
      </w:pPr>
      <w:r w:rsidDel="00000000" w:rsidR="00000000" w:rsidRPr="00000000">
        <w:rPr>
          <w:rtl w:val="0"/>
        </w:rPr>
        <w:t xml:space="preserve">Ada sees her mother's name.</w:t>
      </w:r>
    </w:p>
    <w:p w:rsidR="00000000" w:rsidDel="00000000" w:rsidP="00000000" w:rsidRDefault="00000000" w:rsidRPr="00000000" w14:paraId="00000883">
      <w:pPr>
        <w:spacing w:after="240" w:before="240" w:lineRule="auto"/>
        <w:rPr/>
      </w:pPr>
      <w:r w:rsidDel="00000000" w:rsidR="00000000" w:rsidRPr="00000000">
        <w:rPr>
          <w:rtl w:val="0"/>
        </w:rPr>
        <w:t xml:space="preserve">Alex realizes he could fix all of it.</w:t>
      </w:r>
    </w:p>
    <w:p w:rsidR="00000000" w:rsidDel="00000000" w:rsidP="00000000" w:rsidRDefault="00000000" w:rsidRPr="00000000" w14:paraId="00000884">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85">
      <w:pPr>
        <w:spacing w:after="240" w:before="240" w:lineRule="auto"/>
        <w:ind w:left="0" w:right="600" w:firstLine="0"/>
        <w:rPr/>
      </w:pPr>
      <w:r w:rsidDel="00000000" w:rsidR="00000000" w:rsidRPr="00000000">
        <w:rPr>
          <w:rtl w:val="0"/>
        </w:rPr>
        <w:t xml:space="preserve">“I could change everything.”</w:t>
      </w:r>
    </w:p>
    <w:p w:rsidR="00000000" w:rsidDel="00000000" w:rsidP="00000000" w:rsidRDefault="00000000" w:rsidRPr="00000000" w14:paraId="00000886">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887">
      <w:pPr>
        <w:spacing w:after="240" w:before="240" w:lineRule="auto"/>
        <w:ind w:left="0" w:right="600" w:firstLine="0"/>
        <w:rPr/>
      </w:pPr>
      <w:r w:rsidDel="00000000" w:rsidR="00000000" w:rsidRPr="00000000">
        <w:rPr>
          <w:rtl w:val="0"/>
        </w:rPr>
        <w:t xml:space="preserve">“Quite a lot of it.”</w:t>
      </w:r>
    </w:p>
    <w:p w:rsidR="00000000" w:rsidDel="00000000" w:rsidP="00000000" w:rsidRDefault="00000000" w:rsidRPr="00000000" w14:paraId="000008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9">
      <w:pPr>
        <w:pStyle w:val="Heading2"/>
        <w:keepNext w:val="0"/>
        <w:keepLines w:val="0"/>
        <w:spacing w:before="360" w:lineRule="auto"/>
        <w:rPr>
          <w:rFonts w:ascii="Aptos" w:cs="Aptos" w:eastAsia="Aptos" w:hAnsi="Aptos"/>
          <w:b w:val="1"/>
          <w:bCs w:val="1"/>
          <w:color w:val="000000"/>
          <w:sz w:val="34"/>
          <w:szCs w:val="34"/>
        </w:rPr>
      </w:pPr>
      <w:bookmarkStart w:colFirst="0" w:colLast="0" w:name="_heading=h.pxecksu45xg3" w:id="51"/>
      <w:bookmarkEnd w:id="51"/>
      <w:r w:rsidDel="00000000" w:rsidR="00000000" w:rsidRPr="00000000">
        <w:rPr>
          <w:rFonts w:ascii="Aptos" w:cs="Aptos" w:eastAsia="Aptos" w:hAnsi="Aptos"/>
          <w:b w:val="1"/>
          <w:bCs w:val="1"/>
          <w:color w:val="000000"/>
          <w:sz w:val="34"/>
          <w:szCs w:val="34"/>
          <w:rtl w:val="0"/>
        </w:rPr>
        <w:t xml:space="preserve">Panel 2 — The seduction</w:t>
      </w:r>
    </w:p>
    <w:p w:rsidR="00000000" w:rsidDel="00000000" w:rsidP="00000000" w:rsidRDefault="00000000" w:rsidRPr="00000000" w14:paraId="0000088A">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8B">
      <w:pPr>
        <w:spacing w:after="240" w:before="240" w:lineRule="auto"/>
        <w:rPr/>
      </w:pPr>
      <w:r w:rsidDel="00000000" w:rsidR="00000000" w:rsidRPr="00000000">
        <w:rPr>
          <w:rtl w:val="0"/>
        </w:rPr>
        <w:t xml:space="preserve">The interface now shows an idealized future generated around Alex: water flowing into Keel, independent businesses filling Halyard, families reunited in Oasis.</w:t>
      </w:r>
    </w:p>
    <w:p w:rsidR="00000000" w:rsidDel="00000000" w:rsidP="00000000" w:rsidRDefault="00000000" w:rsidRPr="00000000" w14:paraId="0000088C">
      <w:pPr>
        <w:spacing w:after="240" w:before="240" w:lineRule="auto"/>
        <w:rPr/>
      </w:pPr>
      <w:r w:rsidDel="00000000" w:rsidR="00000000" w:rsidRPr="00000000">
        <w:rPr>
          <w:rtl w:val="0"/>
        </w:rPr>
        <w:t xml:space="preserve">At its center stands Alex.</w:t>
      </w:r>
    </w:p>
    <w:p w:rsidR="00000000" w:rsidDel="00000000" w:rsidP="00000000" w:rsidRDefault="00000000" w:rsidRPr="00000000" w14:paraId="0000088D">
      <w:pPr>
        <w:spacing w:after="240" w:before="240" w:lineRule="auto"/>
        <w:rPr/>
      </w:pPr>
      <w:r w:rsidDel="00000000" w:rsidR="00000000" w:rsidRPr="00000000">
        <w:rPr>
          <w:rtl w:val="0"/>
        </w:rPr>
        <w:t xml:space="preserve">Not as a dictator – at first glance he looks like a hero.</w:t>
      </w:r>
    </w:p>
    <w:p w:rsidR="00000000" w:rsidDel="00000000" w:rsidP="00000000" w:rsidRDefault="00000000" w:rsidRPr="00000000" w14:paraId="0000088E">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88F">
      <w:pPr>
        <w:spacing w:after="240" w:before="240" w:lineRule="auto"/>
        <w:ind w:left="0" w:right="600" w:firstLine="0"/>
        <w:rPr>
          <w:b w:val="1"/>
          <w:bCs w:val="1"/>
        </w:rPr>
      </w:pPr>
      <w:r w:rsidDel="00000000" w:rsidR="00000000" w:rsidRPr="00000000">
        <w:rPr>
          <w:b w:val="1"/>
          <w:bCs w:val="1"/>
          <w:rtl w:val="0"/>
        </w:rPr>
        <w:t xml:space="preserve">TRANSITIONAL CONTROL CAN IMPLEMENT IMMEDIATE CORRECTIONS.</w:t>
      </w:r>
    </w:p>
    <w:p w:rsidR="00000000" w:rsidDel="00000000" w:rsidP="00000000" w:rsidRDefault="00000000" w:rsidRPr="00000000" w14:paraId="0000089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91">
      <w:pPr>
        <w:spacing w:after="240" w:before="240" w:lineRule="auto"/>
        <w:ind w:left="0" w:right="600" w:firstLine="0"/>
        <w:rPr/>
      </w:pPr>
      <w:r w:rsidDel="00000000" w:rsidR="00000000" w:rsidRPr="00000000">
        <w:rPr>
          <w:rtl w:val="0"/>
        </w:rPr>
        <w:t xml:space="preserve">“People wouldn't have to wait.”</w:t>
      </w:r>
    </w:p>
    <w:p w:rsidR="00000000" w:rsidDel="00000000" w:rsidP="00000000" w:rsidRDefault="00000000" w:rsidRPr="00000000" w14:paraId="00000892">
      <w:pPr>
        <w:spacing w:after="240" w:before="240" w:lineRule="auto"/>
        <w:rPr/>
      </w:pPr>
      <w:r w:rsidDel="00000000" w:rsidR="00000000" w:rsidRPr="00000000">
        <w:rPr>
          <w:rtl w:val="0"/>
        </w:rPr>
        <w:t xml:space="preserve">Bi11bot watches him carefully.</w:t>
      </w:r>
    </w:p>
    <w:p w:rsidR="00000000" w:rsidDel="00000000" w:rsidP="00000000" w:rsidRDefault="00000000" w:rsidRPr="00000000" w14:paraId="00000893">
      <w:pPr>
        <w:spacing w:after="240" w:before="240" w:lineRule="auto"/>
        <w:rPr/>
      </w:pPr>
      <w:r w:rsidDel="00000000" w:rsidR="00000000" w:rsidRPr="00000000">
        <w:rPr>
          <w:rtl w:val="0"/>
        </w:rPr>
        <w:t xml:space="preserve">No response.</w:t>
      </w:r>
    </w:p>
    <w:p w:rsidR="00000000" w:rsidDel="00000000" w:rsidP="00000000" w:rsidRDefault="00000000" w:rsidRPr="00000000" w14:paraId="000008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5">
      <w:pPr>
        <w:pStyle w:val="Heading2"/>
        <w:keepNext w:val="0"/>
        <w:keepLines w:val="0"/>
        <w:spacing w:before="360" w:lineRule="auto"/>
        <w:rPr>
          <w:rFonts w:ascii="Aptos" w:cs="Aptos" w:eastAsia="Aptos" w:hAnsi="Aptos"/>
          <w:b w:val="1"/>
          <w:bCs w:val="1"/>
          <w:color w:val="000000"/>
          <w:sz w:val="34"/>
          <w:szCs w:val="34"/>
        </w:rPr>
      </w:pPr>
      <w:bookmarkStart w:colFirst="0" w:colLast="0" w:name="_heading=h.vom3tjd8lu53" w:id="52"/>
      <w:bookmarkEnd w:id="52"/>
      <w:r w:rsidDel="00000000" w:rsidR="00000000" w:rsidRPr="00000000">
        <w:rPr>
          <w:rFonts w:ascii="Aptos" w:cs="Aptos" w:eastAsia="Aptos" w:hAnsi="Aptos"/>
          <w:b w:val="1"/>
          <w:bCs w:val="1"/>
          <w:color w:val="000000"/>
          <w:sz w:val="34"/>
          <w:szCs w:val="34"/>
          <w:rtl w:val="0"/>
        </w:rPr>
        <w:t xml:space="preserve">Panel 3 — Ada's challenge</w:t>
      </w:r>
    </w:p>
    <w:p w:rsidR="00000000" w:rsidDel="00000000" w:rsidP="00000000" w:rsidRDefault="00000000" w:rsidRPr="00000000" w14:paraId="00000896">
      <w:pPr>
        <w:spacing w:after="240" w:before="240" w:lineRule="auto"/>
        <w:rPr/>
      </w:pPr>
      <w:r w:rsidDel="00000000" w:rsidR="00000000" w:rsidRPr="00000000">
        <w:rPr>
          <w:rtl w:val="0"/>
        </w:rPr>
        <w:t xml:space="preserve">Alex turns to Ada.</w:t>
      </w:r>
    </w:p>
    <w:p w:rsidR="00000000" w:rsidDel="00000000" w:rsidP="00000000" w:rsidRDefault="00000000" w:rsidRPr="00000000" w14:paraId="00000897">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98">
      <w:pPr>
        <w:spacing w:after="240" w:before="240" w:lineRule="auto"/>
        <w:ind w:left="0" w:right="600" w:firstLine="0"/>
        <w:rPr/>
      </w:pPr>
      <w:r w:rsidDel="00000000" w:rsidR="00000000" w:rsidRPr="00000000">
        <w:rPr>
          <w:rtl w:val="0"/>
        </w:rPr>
        <w:t xml:space="preserve">“What would you do?”</w:t>
      </w:r>
    </w:p>
    <w:p w:rsidR="00000000" w:rsidDel="00000000" w:rsidP="00000000" w:rsidRDefault="00000000" w:rsidRPr="00000000" w14:paraId="00000899">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9A">
      <w:pPr>
        <w:spacing w:after="240" w:before="240" w:lineRule="auto"/>
        <w:ind w:left="0" w:right="600" w:firstLine="0"/>
        <w:rPr/>
      </w:pPr>
      <w:r w:rsidDel="00000000" w:rsidR="00000000" w:rsidRPr="00000000">
        <w:rPr>
          <w:rtl w:val="0"/>
        </w:rPr>
        <w:t xml:space="preserve">“You trust me?”</w:t>
      </w:r>
    </w:p>
    <w:p w:rsidR="00000000" w:rsidDel="00000000" w:rsidP="00000000" w:rsidRDefault="00000000" w:rsidRPr="00000000" w14:paraId="0000089B">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9C">
      <w:pPr>
        <w:spacing w:after="240" w:before="240" w:lineRule="auto"/>
        <w:ind w:left="0" w:right="600" w:firstLine="0"/>
        <w:rPr/>
      </w:pPr>
      <w:r w:rsidDel="00000000" w:rsidR="00000000" w:rsidRPr="00000000">
        <w:rPr>
          <w:rtl w:val="0"/>
        </w:rPr>
        <w:t xml:space="preserve">“More than anyone.”</w:t>
      </w:r>
    </w:p>
    <w:p w:rsidR="00000000" w:rsidDel="00000000" w:rsidP="00000000" w:rsidRDefault="00000000" w:rsidRPr="00000000" w14:paraId="0000089D">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9E">
      <w:pPr>
        <w:spacing w:after="240" w:before="240" w:lineRule="auto"/>
        <w:ind w:left="0" w:right="600" w:firstLine="0"/>
        <w:rPr/>
      </w:pPr>
      <w:r w:rsidDel="00000000" w:rsidR="00000000" w:rsidRPr="00000000">
        <w:rPr>
          <w:rtl w:val="0"/>
        </w:rPr>
        <w:t xml:space="preserve">“Then don't give me that much power.”</w:t>
      </w:r>
    </w:p>
    <w:p w:rsidR="00000000" w:rsidDel="00000000" w:rsidP="00000000" w:rsidRDefault="00000000" w:rsidRPr="00000000" w14:paraId="0000089F">
      <w:pPr>
        <w:spacing w:after="240" w:before="240" w:lineRule="auto"/>
        <w:rPr/>
      </w:pPr>
      <w:r w:rsidDel="00000000" w:rsidR="00000000" w:rsidRPr="00000000">
        <w:rPr>
          <w:rtl w:val="0"/>
        </w:rPr>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2"/>
        <w:keepNext w:val="0"/>
        <w:keepLines w:val="0"/>
        <w:spacing w:before="360" w:lineRule="auto"/>
        <w:rPr/>
      </w:pPr>
      <w:bookmarkStart w:colFirst="0" w:colLast="0" w:name="_heading=h.16jy88xv2v3j" w:id="53"/>
      <w:bookmarkEnd w:id="53"/>
      <w:r w:rsidDel="00000000" w:rsidR="00000000" w:rsidRPr="00000000">
        <w:rPr>
          <w:rFonts w:ascii="Aptos" w:cs="Aptos" w:eastAsia="Aptos" w:hAnsi="Aptos"/>
          <w:b w:val="1"/>
          <w:bCs w:val="1"/>
          <w:color w:val="000000"/>
          <w:sz w:val="34"/>
          <w:szCs w:val="34"/>
          <w:rtl w:val="0"/>
        </w:rPr>
        <w:t xml:space="preserve">Panel 4</w:t>
      </w:r>
      <w:r w:rsidDel="00000000" w:rsidR="00000000" w:rsidRPr="00000000">
        <w:rPr>
          <w:rtl w:val="0"/>
        </w:rPr>
      </w:r>
    </w:p>
    <w:p w:rsidR="00000000" w:rsidDel="00000000" w:rsidP="00000000" w:rsidRDefault="00000000" w:rsidRPr="00000000" w14:paraId="000008A2">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8A3">
      <w:pPr>
        <w:spacing w:after="240" w:before="240" w:lineRule="auto"/>
        <w:ind w:left="600" w:right="600" w:firstLine="0"/>
        <w:rPr/>
      </w:pPr>
      <w:r w:rsidDel="00000000" w:rsidR="00000000" w:rsidRPr="00000000">
        <w:rPr>
          <w:rtl w:val="0"/>
        </w:rPr>
        <w:t xml:space="preserve">“Why should either of us get to decide for them?”</w:t>
      </w:r>
    </w:p>
    <w:p w:rsidR="00000000" w:rsidDel="00000000" w:rsidP="00000000" w:rsidRDefault="00000000" w:rsidRPr="00000000" w14:paraId="000008A4">
      <w:pPr>
        <w:spacing w:after="240" w:before="240" w:lineRule="auto"/>
        <w:rPr>
          <w:i w:val="1"/>
          <w:iCs w:val="1"/>
        </w:rPr>
      </w:pPr>
      <w:r w:rsidDel="00000000" w:rsidR="00000000" w:rsidRPr="00000000">
        <w:rPr>
          <w:i w:val="1"/>
          <w:iCs w:val="1"/>
          <w:rtl w:val="0"/>
        </w:rPr>
        <w:t xml:space="preserve">Alex looks back at Alpha.</w:t>
      </w:r>
    </w:p>
    <w:p w:rsidR="00000000" w:rsidDel="00000000" w:rsidP="00000000" w:rsidRDefault="00000000" w:rsidRPr="00000000" w14:paraId="000008A5">
      <w:pPr>
        <w:spacing w:after="240" w:before="240" w:lineRule="auto"/>
        <w:rPr>
          <w:i w:val="1"/>
          <w:iCs w:val="1"/>
        </w:rPr>
      </w:pPr>
      <w:r w:rsidDel="00000000" w:rsidR="00000000" w:rsidRPr="00000000">
        <w:rPr>
          <w:i w:val="1"/>
          <w:iCs w:val="1"/>
          <w:rtl w:val="0"/>
        </w:rPr>
        <w:t xml:space="preserve">The temptation has acquired a cost.</w:t>
      </w:r>
    </w:p>
    <w:p w:rsidR="00000000" w:rsidDel="00000000" w:rsidP="00000000" w:rsidRDefault="00000000" w:rsidRPr="00000000" w14:paraId="000008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7">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15ba1b0m4tz" w:id="54"/>
      <w:bookmarkEnd w:id="54"/>
      <w:r w:rsidDel="00000000" w:rsidR="00000000" w:rsidRPr="00000000">
        <w:br w:type="page"/>
      </w:r>
      <w:r w:rsidDel="00000000" w:rsidR="00000000" w:rsidRPr="00000000">
        <w:rPr>
          <w:rtl w:val="0"/>
        </w:rPr>
      </w:r>
    </w:p>
    <w:p w:rsidR="00000000" w:rsidDel="00000000" w:rsidP="00000000" w:rsidRDefault="00000000" w:rsidRPr="00000000" w14:paraId="000008A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o6djydkp2geh" w:id="55"/>
      <w:bookmarkEnd w:id="55"/>
      <w:r w:rsidDel="00000000" w:rsidR="00000000" w:rsidRPr="00000000">
        <w:rPr>
          <w:rFonts w:ascii="Aptos" w:cs="Aptos" w:eastAsia="Aptos" w:hAnsi="Aptos"/>
          <w:b w:val="1"/>
          <w:bCs w:val="1"/>
          <w:color w:val="000000"/>
          <w:sz w:val="46"/>
          <w:szCs w:val="46"/>
          <w:rtl w:val="0"/>
        </w:rPr>
        <w:t xml:space="preserve">PAGE 2 — MERA'S BEST ARGUMENT</w:t>
      </w:r>
    </w:p>
    <w:p w:rsidR="00000000" w:rsidDel="00000000" w:rsidP="00000000" w:rsidRDefault="00000000" w:rsidRPr="00000000" w14:paraId="000008A9">
      <w:pPr>
        <w:pStyle w:val="Heading3"/>
        <w:keepNext w:val="0"/>
        <w:keepLines w:val="0"/>
        <w:spacing w:before="280" w:lineRule="auto"/>
        <w:rPr>
          <w:b w:val="1"/>
          <w:bCs w:val="1"/>
          <w:color w:val="000000"/>
          <w:sz w:val="26"/>
          <w:szCs w:val="26"/>
        </w:rPr>
      </w:pPr>
      <w:bookmarkStart w:colFirst="0" w:colLast="0" w:name="_heading=h.wnfor76ebvgc" w:id="56"/>
      <w:bookmarkEnd w:id="56"/>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8AA">
      <w:pPr>
        <w:spacing w:after="240" w:before="240" w:lineRule="auto"/>
        <w:rPr/>
      </w:pPr>
      <w:r w:rsidDel="00000000" w:rsidR="00000000" w:rsidRPr="00000000">
        <w:rPr>
          <w:rtl w:val="0"/>
        </w:rPr>
        <w:t xml:space="preserve">Give Mera her strongest scene. She should make Alex – and the reader – wonder whether concentrated authority really might be necessary.</w:t>
      </w:r>
    </w:p>
    <w:p w:rsidR="00000000" w:rsidDel="00000000" w:rsidP="00000000" w:rsidRDefault="00000000" w:rsidRPr="00000000" w14:paraId="000008AB">
      <w:pPr>
        <w:pStyle w:val="Heading2"/>
        <w:keepNext w:val="0"/>
        <w:keepLines w:val="0"/>
        <w:spacing w:before="360" w:lineRule="auto"/>
        <w:rPr>
          <w:rFonts w:ascii="Aptos" w:cs="Aptos" w:eastAsia="Aptos" w:hAnsi="Aptos"/>
          <w:b w:val="1"/>
          <w:bCs w:val="1"/>
          <w:color w:val="000000"/>
          <w:sz w:val="34"/>
          <w:szCs w:val="34"/>
        </w:rPr>
      </w:pPr>
      <w:bookmarkStart w:colFirst="0" w:colLast="0" w:name="_heading=h.66ecomn2uk8s" w:id="57"/>
      <w:bookmarkEnd w:id="57"/>
      <w:r w:rsidDel="00000000" w:rsidR="00000000" w:rsidRPr="00000000">
        <w:rPr>
          <w:rFonts w:ascii="Aptos" w:cs="Aptos" w:eastAsia="Aptos" w:hAnsi="Aptos"/>
          <w:b w:val="1"/>
          <w:bCs w:val="1"/>
          <w:color w:val="000000"/>
          <w:sz w:val="34"/>
          <w:szCs w:val="34"/>
          <w:rtl w:val="0"/>
        </w:rPr>
        <w:t xml:space="preserve">Panel 1 — The evidence</w:t>
      </w:r>
    </w:p>
    <w:p w:rsidR="00000000" w:rsidDel="00000000" w:rsidP="00000000" w:rsidRDefault="00000000" w:rsidRPr="00000000" w14:paraId="000008AC">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AD">
      <w:pPr>
        <w:spacing w:after="240" w:before="240" w:lineRule="auto"/>
        <w:rPr/>
      </w:pPr>
      <w:r w:rsidDel="00000000" w:rsidR="00000000" w:rsidRPr="00000000">
        <w:rPr>
          <w:rtl w:val="0"/>
        </w:rPr>
        <w:t xml:space="preserve">Mera steps toward Alpha's interface. Around her appear historical images of the Water Wars: collapsing reservoirs, armed groups seizing pumps, desperate migration, communities hoarding supplies.</w:t>
      </w:r>
    </w:p>
    <w:p w:rsidR="00000000" w:rsidDel="00000000" w:rsidP="00000000" w:rsidRDefault="00000000" w:rsidRPr="00000000" w14:paraId="000008AE">
      <w:pPr>
        <w:spacing w:after="240" w:before="240" w:lineRule="auto"/>
        <w:rPr/>
      </w:pPr>
      <w:r w:rsidDel="00000000" w:rsidR="00000000" w:rsidRPr="00000000">
        <w:rPr>
          <w:rtl w:val="0"/>
        </w:rPr>
        <w:t xml:space="preserve">Not sensationalized. Documentary and devastating.</w:t>
      </w:r>
    </w:p>
    <w:p w:rsidR="00000000" w:rsidDel="00000000" w:rsidP="00000000" w:rsidRDefault="00000000" w:rsidRPr="00000000" w14:paraId="000008AF">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B0">
      <w:pPr>
        <w:spacing w:after="240" w:before="240" w:lineRule="auto"/>
        <w:ind w:left="0" w:right="600" w:firstLine="0"/>
        <w:rPr/>
      </w:pPr>
      <w:r w:rsidDel="00000000" w:rsidR="00000000" w:rsidRPr="00000000">
        <w:rPr>
          <w:rtl w:val="0"/>
        </w:rPr>
        <w:t xml:space="preserve">“You know what happens when everyone protects only their own interests.”</w:t>
      </w:r>
    </w:p>
    <w:p w:rsidR="00000000" w:rsidDel="00000000" w:rsidP="00000000" w:rsidRDefault="00000000" w:rsidRPr="00000000" w14:paraId="000008B1">
      <w:pPr>
        <w:spacing w:after="240" w:before="240" w:lineRule="auto"/>
        <w:rPr>
          <w:i w:val="1"/>
          <w:iCs w:val="1"/>
        </w:rPr>
      </w:pPr>
      <w:r w:rsidDel="00000000" w:rsidR="00000000" w:rsidRPr="00000000">
        <w:rPr>
          <w:i w:val="1"/>
          <w:iCs w:val="1"/>
          <w:rtl w:val="0"/>
        </w:rPr>
        <w:t xml:space="preserve">She gestures toward the images.</w:t>
      </w:r>
    </w:p>
    <w:p w:rsidR="00000000" w:rsidDel="00000000" w:rsidP="00000000" w:rsidRDefault="00000000" w:rsidRPr="00000000" w14:paraId="000008B2">
      <w:pPr>
        <w:spacing w:after="240" w:before="240" w:lineRule="auto"/>
        <w:ind w:left="0" w:right="600" w:firstLine="0"/>
        <w:rPr/>
      </w:pPr>
      <w:r w:rsidDel="00000000" w:rsidR="00000000" w:rsidRPr="00000000">
        <w:rPr>
          <w:rtl w:val="0"/>
        </w:rPr>
        <w:t xml:space="preserve">“I watched it happen.”</w:t>
      </w:r>
    </w:p>
    <w:p w:rsidR="00000000" w:rsidDel="00000000" w:rsidP="00000000" w:rsidRDefault="00000000" w:rsidRPr="00000000" w14:paraId="000008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pStyle w:val="Heading2"/>
        <w:keepNext w:val="0"/>
        <w:keepLines w:val="0"/>
        <w:spacing w:before="360" w:lineRule="auto"/>
        <w:rPr>
          <w:rFonts w:ascii="Aptos" w:cs="Aptos" w:eastAsia="Aptos" w:hAnsi="Aptos"/>
          <w:b w:val="1"/>
          <w:bCs w:val="1"/>
          <w:color w:val="000000"/>
          <w:sz w:val="34"/>
          <w:szCs w:val="34"/>
        </w:rPr>
      </w:pPr>
      <w:bookmarkStart w:colFirst="0" w:colLast="0" w:name="_heading=h.yjt21vk2be2o" w:id="58"/>
      <w:bookmarkEnd w:id="58"/>
      <w:r w:rsidDel="00000000" w:rsidR="00000000" w:rsidRPr="00000000">
        <w:rPr>
          <w:rFonts w:ascii="Aptos" w:cs="Aptos" w:eastAsia="Aptos" w:hAnsi="Aptos"/>
          <w:b w:val="1"/>
          <w:bCs w:val="1"/>
          <w:color w:val="000000"/>
          <w:sz w:val="34"/>
          <w:szCs w:val="34"/>
          <w:rtl w:val="0"/>
        </w:rPr>
        <w:t xml:space="preserve">Panel 2 — What Alpha accomplished</w:t>
      </w:r>
    </w:p>
    <w:p w:rsidR="00000000" w:rsidDel="00000000" w:rsidP="00000000" w:rsidRDefault="00000000" w:rsidRPr="00000000" w14:paraId="000008B5">
      <w:pPr>
        <w:spacing w:after="240" w:before="240" w:lineRule="auto"/>
        <w:rPr/>
      </w:pPr>
      <w:r w:rsidDel="00000000" w:rsidR="00000000" w:rsidRPr="00000000">
        <w:rPr>
          <w:rtl w:val="0"/>
        </w:rPr>
        <w:t xml:space="preserve">The images transition from chaos into functioning water systems, food distribution, hospitals and rebuilding cities.</w:t>
      </w:r>
    </w:p>
    <w:p w:rsidR="00000000" w:rsidDel="00000000" w:rsidP="00000000" w:rsidRDefault="00000000" w:rsidRPr="00000000" w14:paraId="000008B6">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B7">
      <w:pPr>
        <w:spacing w:after="240" w:before="240" w:lineRule="auto"/>
        <w:ind w:left="0" w:right="600" w:firstLine="0"/>
        <w:rPr/>
      </w:pPr>
      <w:r w:rsidDel="00000000" w:rsidR="00000000" w:rsidRPr="00000000">
        <w:rPr>
          <w:rtl w:val="0"/>
        </w:rPr>
        <w:t xml:space="preserve">“Alpha ended the fighting.”</w:t>
      </w:r>
    </w:p>
    <w:p w:rsidR="00000000" w:rsidDel="00000000" w:rsidP="00000000" w:rsidRDefault="00000000" w:rsidRPr="00000000" w14:paraId="000008B8">
      <w:pPr>
        <w:spacing w:after="240" w:before="240" w:lineRule="auto"/>
        <w:ind w:left="0" w:right="600" w:firstLine="0"/>
        <w:rPr/>
      </w:pPr>
      <w:r w:rsidDel="00000000" w:rsidR="00000000" w:rsidRPr="00000000">
        <w:rPr>
          <w:rtl w:val="0"/>
        </w:rPr>
        <w:t xml:space="preserve">“It kept millions alive.”</w:t>
      </w:r>
    </w:p>
    <w:p w:rsidR="00000000" w:rsidDel="00000000" w:rsidP="00000000" w:rsidRDefault="00000000" w:rsidRPr="00000000" w14:paraId="000008B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BA">
      <w:pPr>
        <w:spacing w:after="240" w:before="240" w:lineRule="auto"/>
        <w:ind w:left="0" w:right="600" w:firstLine="0"/>
        <w:rPr/>
      </w:pPr>
      <w:r w:rsidDel="00000000" w:rsidR="00000000" w:rsidRPr="00000000">
        <w:rPr>
          <w:rtl w:val="0"/>
        </w:rPr>
        <w:t xml:space="preserve">“And then it stopped giving power back.”</w:t>
      </w:r>
    </w:p>
    <w:p w:rsidR="00000000" w:rsidDel="00000000" w:rsidP="00000000" w:rsidRDefault="00000000" w:rsidRPr="00000000" w14:paraId="000008BB">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BC">
      <w:pPr>
        <w:spacing w:after="240" w:before="240" w:lineRule="auto"/>
        <w:ind w:left="0" w:right="600" w:firstLine="0"/>
        <w:rPr/>
      </w:pPr>
      <w:r w:rsidDel="00000000" w:rsidR="00000000" w:rsidRPr="00000000">
        <w:rPr>
          <w:rtl w:val="0"/>
        </w:rPr>
        <w:t xml:space="preserve">“Because people kept giving it reasons not to.”</w:t>
      </w:r>
    </w:p>
    <w:p w:rsidR="00000000" w:rsidDel="00000000" w:rsidP="00000000" w:rsidRDefault="00000000" w:rsidRPr="00000000" w14:paraId="000008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E">
      <w:pPr>
        <w:pStyle w:val="Heading2"/>
        <w:keepNext w:val="0"/>
        <w:keepLines w:val="0"/>
        <w:spacing w:before="360" w:lineRule="auto"/>
        <w:rPr>
          <w:rFonts w:ascii="Aptos" w:cs="Aptos" w:eastAsia="Aptos" w:hAnsi="Aptos"/>
          <w:b w:val="1"/>
          <w:bCs w:val="1"/>
          <w:color w:val="000000"/>
          <w:sz w:val="34"/>
          <w:szCs w:val="34"/>
        </w:rPr>
      </w:pPr>
      <w:bookmarkStart w:colFirst="0" w:colLast="0" w:name="_heading=h.o1emjpgwyr5h" w:id="59"/>
      <w:bookmarkEnd w:id="59"/>
      <w:r w:rsidDel="00000000" w:rsidR="00000000" w:rsidRPr="00000000">
        <w:rPr>
          <w:rFonts w:ascii="Aptos" w:cs="Aptos" w:eastAsia="Aptos" w:hAnsi="Aptos"/>
          <w:b w:val="1"/>
          <w:bCs w:val="1"/>
          <w:color w:val="000000"/>
          <w:sz w:val="34"/>
          <w:szCs w:val="34"/>
          <w:rtl w:val="0"/>
        </w:rPr>
        <w:t xml:space="preserve">Panel 3 — The unexpected offer</w:t>
      </w:r>
    </w:p>
    <w:p w:rsidR="00000000" w:rsidDel="00000000" w:rsidP="00000000" w:rsidRDefault="00000000" w:rsidRPr="00000000" w14:paraId="000008BF">
      <w:pPr>
        <w:spacing w:after="240" w:before="240" w:lineRule="auto"/>
        <w:rPr/>
      </w:pPr>
      <w:r w:rsidDel="00000000" w:rsidR="00000000" w:rsidRPr="00000000">
        <w:rPr>
          <w:rtl w:val="0"/>
        </w:rPr>
        <w:t xml:space="preserve">Mera stands directly before Alex.</w:t>
      </w:r>
    </w:p>
    <w:p w:rsidR="00000000" w:rsidDel="00000000" w:rsidP="00000000" w:rsidRDefault="00000000" w:rsidRPr="00000000" w14:paraId="000008C0">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C1">
      <w:pPr>
        <w:spacing w:after="240" w:before="240" w:lineRule="auto"/>
        <w:ind w:left="0" w:right="600" w:firstLine="0"/>
        <w:rPr/>
      </w:pPr>
      <w:r w:rsidDel="00000000" w:rsidR="00000000" w:rsidRPr="00000000">
        <w:rPr>
          <w:rtl w:val="0"/>
        </w:rPr>
        <w:t xml:space="preserve">“Take the authority.”</w:t>
      </w:r>
    </w:p>
    <w:p w:rsidR="00000000" w:rsidDel="00000000" w:rsidP="00000000" w:rsidRDefault="00000000" w:rsidRPr="00000000" w14:paraId="000008C2">
      <w:pPr>
        <w:spacing w:after="240" w:before="240" w:lineRule="auto"/>
        <w:rPr>
          <w:i w:val="1"/>
          <w:iCs w:val="1"/>
        </w:rPr>
      </w:pPr>
      <w:r w:rsidDel="00000000" w:rsidR="00000000" w:rsidRPr="00000000">
        <w:rPr>
          <w:i w:val="1"/>
          <w:iCs w:val="1"/>
          <w:rtl w:val="0"/>
        </w:rPr>
        <w:t xml:space="preserve">Alex is surprised.</w:t>
      </w:r>
    </w:p>
    <w:p w:rsidR="00000000" w:rsidDel="00000000" w:rsidP="00000000" w:rsidRDefault="00000000" w:rsidRPr="00000000" w14:paraId="000008C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C4">
      <w:pPr>
        <w:spacing w:after="240" w:before="240" w:lineRule="auto"/>
        <w:ind w:left="0" w:right="600" w:firstLine="0"/>
        <w:rPr/>
      </w:pPr>
      <w:r w:rsidDel="00000000" w:rsidR="00000000" w:rsidRPr="00000000">
        <w:rPr>
          <w:rtl w:val="0"/>
        </w:rPr>
        <w:t xml:space="preserve">“You want me to replace you?”</w:t>
      </w:r>
    </w:p>
    <w:p w:rsidR="00000000" w:rsidDel="00000000" w:rsidP="00000000" w:rsidRDefault="00000000" w:rsidRPr="00000000" w14:paraId="000008C5">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C6">
      <w:pPr>
        <w:spacing w:after="240" w:before="240" w:lineRule="auto"/>
        <w:ind w:left="0" w:right="600" w:firstLine="0"/>
        <w:rPr/>
      </w:pPr>
      <w:r w:rsidDel="00000000" w:rsidR="00000000" w:rsidRPr="00000000">
        <w:rPr>
          <w:rtl w:val="0"/>
        </w:rPr>
        <w:t xml:space="preserve">“I want someone who has earned the right to judge.”</w:t>
      </w:r>
    </w:p>
    <w:p w:rsidR="00000000" w:rsidDel="00000000" w:rsidP="00000000" w:rsidRDefault="00000000" w:rsidRPr="00000000" w14:paraId="000008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8">
      <w:pPr>
        <w:pStyle w:val="Heading2"/>
        <w:keepNext w:val="0"/>
        <w:keepLines w:val="0"/>
        <w:spacing w:before="360" w:lineRule="auto"/>
        <w:rPr>
          <w:rFonts w:ascii="Aptos" w:cs="Aptos" w:eastAsia="Aptos" w:hAnsi="Aptos"/>
          <w:b w:val="1"/>
          <w:bCs w:val="1"/>
          <w:color w:val="000000"/>
          <w:sz w:val="34"/>
          <w:szCs w:val="34"/>
        </w:rPr>
      </w:pPr>
      <w:bookmarkStart w:colFirst="0" w:colLast="0" w:name="_heading=h.5xiwbfy0keky" w:id="60"/>
      <w:bookmarkEnd w:id="60"/>
      <w:r w:rsidDel="00000000" w:rsidR="00000000" w:rsidRPr="00000000">
        <w:rPr>
          <w:rFonts w:ascii="Aptos" w:cs="Aptos" w:eastAsia="Aptos" w:hAnsi="Aptos"/>
          <w:b w:val="1"/>
          <w:bCs w:val="1"/>
          <w:color w:val="000000"/>
          <w:sz w:val="34"/>
          <w:szCs w:val="34"/>
          <w:rtl w:val="0"/>
        </w:rPr>
        <w:t xml:space="preserve">Panel 4 — The flaw</w:t>
      </w:r>
    </w:p>
    <w:p w:rsidR="00000000" w:rsidDel="00000000" w:rsidP="00000000" w:rsidRDefault="00000000" w:rsidRPr="00000000" w14:paraId="000008C9">
      <w:pPr>
        <w:spacing w:after="240" w:before="240" w:lineRule="auto"/>
        <w:rPr/>
      </w:pPr>
      <w:r w:rsidDel="00000000" w:rsidR="00000000" w:rsidRPr="00000000">
        <w:rPr>
          <w:rtl w:val="0"/>
        </w:rPr>
        <w:t xml:space="preserve">Close on Mera.</w:t>
      </w:r>
    </w:p>
    <w:p w:rsidR="00000000" w:rsidDel="00000000" w:rsidP="00000000" w:rsidRDefault="00000000" w:rsidRPr="00000000" w14:paraId="000008CA">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CB">
      <w:pPr>
        <w:spacing w:after="240" w:before="240" w:lineRule="auto"/>
        <w:ind w:left="0" w:right="600" w:firstLine="0"/>
        <w:rPr/>
      </w:pPr>
      <w:r w:rsidDel="00000000" w:rsidR="00000000" w:rsidRPr="00000000">
        <w:rPr>
          <w:rtl w:val="0"/>
        </w:rPr>
        <w:t xml:space="preserve">“Your father was right about you.”</w:t>
      </w:r>
    </w:p>
    <w:p w:rsidR="00000000" w:rsidDel="00000000" w:rsidP="00000000" w:rsidRDefault="00000000" w:rsidRPr="00000000" w14:paraId="000008CC">
      <w:pPr>
        <w:spacing w:after="240" w:before="240" w:lineRule="auto"/>
        <w:rPr>
          <w:i w:val="1"/>
          <w:iCs w:val="1"/>
        </w:rPr>
      </w:pPr>
      <w:r w:rsidDel="00000000" w:rsidR="00000000" w:rsidRPr="00000000">
        <w:rPr>
          <w:i w:val="1"/>
          <w:iCs w:val="1"/>
          <w:rtl w:val="0"/>
        </w:rPr>
        <w:t xml:space="preserve">Alex looks at the three options.</w:t>
      </w:r>
    </w:p>
    <w:p w:rsidR="00000000" w:rsidDel="00000000" w:rsidP="00000000" w:rsidRDefault="00000000" w:rsidRPr="00000000" w14:paraId="000008CD">
      <w:pPr>
        <w:spacing w:after="240" w:before="240" w:lineRule="auto"/>
        <w:rPr>
          <w:i w:val="1"/>
          <w:iCs w:val="1"/>
        </w:rPr>
      </w:pPr>
      <w:r w:rsidDel="00000000" w:rsidR="00000000" w:rsidRPr="00000000">
        <w:rPr>
          <w:i w:val="1"/>
          <w:iCs w:val="1"/>
          <w:rtl w:val="0"/>
        </w:rPr>
        <w:t xml:space="preserve">Then at Mera.</w:t>
      </w:r>
    </w:p>
    <w:p w:rsidR="00000000" w:rsidDel="00000000" w:rsidP="00000000" w:rsidRDefault="00000000" w:rsidRPr="00000000" w14:paraId="000008CE">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CF">
      <w:pPr>
        <w:spacing w:after="240" w:before="240" w:lineRule="auto"/>
        <w:ind w:left="0" w:right="600" w:firstLine="0"/>
        <w:rPr/>
      </w:pPr>
      <w:r w:rsidDel="00000000" w:rsidR="00000000" w:rsidRPr="00000000">
        <w:rPr>
          <w:rtl w:val="0"/>
        </w:rPr>
        <w:t xml:space="preserve">“And you're still making his mistake.”</w:t>
      </w:r>
    </w:p>
    <w:p w:rsidR="00000000" w:rsidDel="00000000" w:rsidP="00000000" w:rsidRDefault="00000000" w:rsidRPr="00000000" w14:paraId="000008D0">
      <w:pPr>
        <w:spacing w:after="240" w:before="240" w:lineRule="auto"/>
        <w:rPr>
          <w:i w:val="1"/>
          <w:iCs w:val="1"/>
        </w:rPr>
      </w:pPr>
      <w:r w:rsidDel="00000000" w:rsidR="00000000" w:rsidRPr="00000000">
        <w:rPr>
          <w:i w:val="1"/>
          <w:iCs w:val="1"/>
          <w:rtl w:val="0"/>
        </w:rPr>
        <w:t xml:space="preserve">Mera's expression changes.</w:t>
      </w:r>
    </w:p>
    <w:p w:rsidR="00000000" w:rsidDel="00000000" w:rsidP="00000000" w:rsidRDefault="00000000" w:rsidRPr="00000000" w14:paraId="000008D1">
      <w:pPr>
        <w:spacing w:after="240" w:before="240" w:lineRule="auto"/>
        <w:rPr/>
      </w:pPr>
      <w:r w:rsidDel="00000000" w:rsidR="00000000" w:rsidRPr="00000000">
        <w:rPr>
          <w:rtl w:val="0"/>
        </w:rPr>
      </w:r>
    </w:p>
    <w:p w:rsidR="00000000" w:rsidDel="00000000" w:rsidP="00000000" w:rsidRDefault="00000000" w:rsidRPr="00000000" w14:paraId="000008D2">
      <w:pPr>
        <w:rPr>
          <w:rFonts w:ascii="Aptos" w:cs="Aptos" w:eastAsia="Aptos" w:hAnsi="Aptos"/>
          <w:b w:val="1"/>
          <w:bCs w:val="1"/>
          <w:color w:val="000000"/>
          <w:sz w:val="46"/>
          <w:szCs w:val="46"/>
        </w:rPr>
      </w:pPr>
      <w:r w:rsidDel="00000000" w:rsidR="00000000" w:rsidRPr="00000000">
        <w:rPr>
          <w:rFonts w:ascii="Aptos" w:cs="Aptos" w:eastAsia="Aptos" w:hAnsi="Aptos"/>
          <w:b w:val="1"/>
          <w:bCs w:val="1"/>
          <w:color w:val="000000"/>
          <w:sz w:val="46"/>
          <w:szCs w:val="46"/>
          <w:rtl w:val="0"/>
        </w:rPr>
        <w:t xml:space="preserve">PAGE 3 — THE FOURTH CHOICE</w:t>
      </w:r>
    </w:p>
    <w:p w:rsidR="00000000" w:rsidDel="00000000" w:rsidP="00000000" w:rsidRDefault="00000000" w:rsidRPr="00000000" w14:paraId="000008D3">
      <w:pPr>
        <w:spacing w:after="240" w:before="240" w:lineRule="auto"/>
        <w:rPr/>
      </w:pPr>
      <w:r w:rsidDel="00000000" w:rsidR="00000000" w:rsidRPr="00000000">
        <w:rPr>
          <w:rtl w:val="0"/>
        </w:rPr>
        <w:t xml:space="preserve">This is the intellectual climax. </w:t>
      </w:r>
    </w:p>
    <w:p w:rsidR="00000000" w:rsidDel="00000000" w:rsidP="00000000" w:rsidRDefault="00000000" w:rsidRPr="00000000" w14:paraId="000008D4">
      <w:pPr>
        <w:pStyle w:val="Heading3"/>
        <w:keepNext w:val="0"/>
        <w:keepLines w:val="0"/>
        <w:spacing w:before="280" w:lineRule="auto"/>
        <w:rPr>
          <w:b w:val="1"/>
          <w:bCs w:val="1"/>
          <w:color w:val="000000"/>
          <w:sz w:val="26"/>
          <w:szCs w:val="26"/>
        </w:rPr>
      </w:pPr>
      <w:bookmarkStart w:colFirst="0" w:colLast="0" w:name="_heading=h.bl80nm544fxb" w:id="61"/>
      <w:bookmarkEnd w:id="61"/>
      <w:r w:rsidDel="00000000" w:rsidR="00000000" w:rsidRPr="00000000">
        <w:rPr>
          <w:b w:val="1"/>
          <w:bCs w:val="1"/>
          <w:color w:val="000000"/>
          <w:sz w:val="26"/>
          <w:szCs w:val="26"/>
          <w:rtl w:val="0"/>
        </w:rPr>
        <w:t xml:space="preserve">Panel 1 — Same question</w:t>
      </w:r>
    </w:p>
    <w:p w:rsidR="00000000" w:rsidDel="00000000" w:rsidP="00000000" w:rsidRDefault="00000000" w:rsidRPr="00000000" w14:paraId="000008D5">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8D6">
      <w:pPr>
        <w:spacing w:after="240" w:before="240" w:lineRule="auto"/>
        <w:rPr/>
      </w:pPr>
      <w:r w:rsidDel="00000000" w:rsidR="00000000" w:rsidRPr="00000000">
        <w:rPr>
          <w:rtl w:val="0"/>
        </w:rPr>
        <w:t xml:space="preserve">Alex walks slowly among Alpha's three enormous projected futures:</w:t>
      </w:r>
    </w:p>
    <w:p w:rsidR="00000000" w:rsidDel="00000000" w:rsidP="00000000" w:rsidRDefault="00000000" w:rsidRPr="00000000" w14:paraId="000008D7">
      <w:pPr>
        <w:spacing w:after="240" w:before="240" w:lineRule="auto"/>
        <w:rPr>
          <w:b w:val="1"/>
          <w:bCs w:val="1"/>
        </w:rPr>
      </w:pPr>
      <w:r w:rsidDel="00000000" w:rsidR="00000000" w:rsidRPr="00000000">
        <w:rPr>
          <w:b w:val="1"/>
          <w:bCs w:val="1"/>
          <w:rtl w:val="0"/>
        </w:rPr>
        <w:t xml:space="preserve">ALPHA RULES</w:t>
      </w:r>
    </w:p>
    <w:p w:rsidR="00000000" w:rsidDel="00000000" w:rsidP="00000000" w:rsidRDefault="00000000" w:rsidRPr="00000000" w14:paraId="000008D8">
      <w:pPr>
        <w:spacing w:after="240" w:before="240" w:lineRule="auto"/>
        <w:rPr>
          <w:b w:val="1"/>
          <w:bCs w:val="1"/>
        </w:rPr>
      </w:pPr>
      <w:r w:rsidDel="00000000" w:rsidR="00000000" w:rsidRPr="00000000">
        <w:rPr>
          <w:b w:val="1"/>
          <w:bCs w:val="1"/>
          <w:rtl w:val="0"/>
        </w:rPr>
        <w:t xml:space="preserve">HUMAN COUNCIL RULES</w:t>
      </w:r>
    </w:p>
    <w:p w:rsidR="00000000" w:rsidDel="00000000" w:rsidP="00000000" w:rsidRDefault="00000000" w:rsidRPr="00000000" w14:paraId="000008D9">
      <w:pPr>
        <w:spacing w:after="240" w:before="240" w:lineRule="auto"/>
        <w:rPr>
          <w:b w:val="1"/>
          <w:bCs w:val="1"/>
        </w:rPr>
      </w:pPr>
      <w:r w:rsidDel="00000000" w:rsidR="00000000" w:rsidRPr="00000000">
        <w:rPr>
          <w:b w:val="1"/>
          <w:bCs w:val="1"/>
          <w:rtl w:val="0"/>
        </w:rPr>
        <w:t xml:space="preserve">ALEX RULES</w:t>
      </w:r>
    </w:p>
    <w:p w:rsidR="00000000" w:rsidDel="00000000" w:rsidP="00000000" w:rsidRDefault="00000000" w:rsidRPr="00000000" w14:paraId="000008DA">
      <w:pPr>
        <w:spacing w:after="240" w:before="240" w:lineRule="auto"/>
        <w:rPr/>
      </w:pPr>
      <w:r w:rsidDel="00000000" w:rsidR="00000000" w:rsidRPr="00000000">
        <w:rPr>
          <w:rtl w:val="0"/>
        </w:rPr>
        <w:t xml:space="preserve">Viewed from Alex's perspective, something becomes visually obvious: in every version, countless lines representing citizens converge upward into </w:t>
      </w:r>
      <w:r w:rsidDel="00000000" w:rsidR="00000000" w:rsidRPr="00000000">
        <w:rPr>
          <w:b w:val="1"/>
          <w:bCs w:val="1"/>
          <w:rtl w:val="0"/>
        </w:rPr>
        <w:t xml:space="preserve">one decision-making point</w:t>
      </w:r>
      <w:r w:rsidDel="00000000" w:rsidR="00000000" w:rsidRPr="00000000">
        <w:rPr>
          <w:rtl w:val="0"/>
        </w:rPr>
        <w:t xml:space="preserve">.</w:t>
      </w:r>
    </w:p>
    <w:p w:rsidR="00000000" w:rsidDel="00000000" w:rsidP="00000000" w:rsidRDefault="00000000" w:rsidRPr="00000000" w14:paraId="000008DB">
      <w:pPr>
        <w:spacing w:after="240" w:before="240" w:lineRule="auto"/>
        <w:rPr/>
      </w:pPr>
      <w:r w:rsidDel="00000000" w:rsidR="00000000" w:rsidRPr="00000000">
        <w:rPr>
          <w:rtl w:val="0"/>
        </w:rPr>
        <w:t xml:space="preserve">Alex stops.</w:t>
      </w:r>
    </w:p>
    <w:p w:rsidR="00000000" w:rsidDel="00000000" w:rsidP="00000000" w:rsidRDefault="00000000" w:rsidRPr="00000000" w14:paraId="000008DC">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DD">
      <w:pPr>
        <w:spacing w:after="240" w:before="240" w:lineRule="auto"/>
        <w:ind w:left="0" w:right="600" w:firstLine="0"/>
        <w:rPr/>
      </w:pPr>
      <w:r w:rsidDel="00000000" w:rsidR="00000000" w:rsidRPr="00000000">
        <w:rPr>
          <w:rtl w:val="0"/>
        </w:rPr>
        <w:t xml:space="preserve">“They're all the same.”</w:t>
      </w:r>
    </w:p>
    <w:p w:rsidR="00000000" w:rsidDel="00000000" w:rsidP="00000000" w:rsidRDefault="00000000" w:rsidRPr="00000000" w14:paraId="000008DE">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DF">
      <w:pPr>
        <w:spacing w:after="240" w:before="240" w:lineRule="auto"/>
        <w:ind w:left="0" w:right="600" w:firstLine="0"/>
        <w:rPr/>
      </w:pPr>
      <w:r w:rsidDel="00000000" w:rsidR="00000000" w:rsidRPr="00000000">
        <w:rPr>
          <w:rtl w:val="0"/>
        </w:rPr>
        <w:t xml:space="preserve">“They are nothing alike.”</w:t>
      </w:r>
    </w:p>
    <w:p w:rsidR="00000000" w:rsidDel="00000000" w:rsidP="00000000" w:rsidRDefault="00000000" w:rsidRPr="00000000" w14:paraId="000008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1">
      <w:pPr>
        <w:pStyle w:val="Heading2"/>
        <w:keepNext w:val="0"/>
        <w:keepLines w:val="0"/>
        <w:spacing w:before="360" w:lineRule="auto"/>
        <w:rPr>
          <w:rFonts w:ascii="Aptos" w:cs="Aptos" w:eastAsia="Aptos" w:hAnsi="Aptos"/>
          <w:b w:val="1"/>
          <w:bCs w:val="1"/>
          <w:color w:val="000000"/>
          <w:sz w:val="34"/>
          <w:szCs w:val="34"/>
        </w:rPr>
      </w:pPr>
      <w:bookmarkStart w:colFirst="0" w:colLast="0" w:name="_heading=h.con9tn54ymlr" w:id="62"/>
      <w:bookmarkEnd w:id="62"/>
      <w:r w:rsidDel="00000000" w:rsidR="00000000" w:rsidRPr="00000000">
        <w:rPr>
          <w:rFonts w:ascii="Aptos" w:cs="Aptos" w:eastAsia="Aptos" w:hAnsi="Aptos"/>
          <w:b w:val="1"/>
          <w:bCs w:val="1"/>
          <w:color w:val="000000"/>
          <w:sz w:val="34"/>
          <w:szCs w:val="34"/>
          <w:rtl w:val="0"/>
        </w:rPr>
        <w:t xml:space="preserve">Panel 2 — The realization</w:t>
      </w:r>
    </w:p>
    <w:p w:rsidR="00000000" w:rsidDel="00000000" w:rsidP="00000000" w:rsidRDefault="00000000" w:rsidRPr="00000000" w14:paraId="000008E2">
      <w:pPr>
        <w:spacing w:after="240" w:before="240" w:lineRule="auto"/>
        <w:rPr/>
      </w:pPr>
      <w:r w:rsidDel="00000000" w:rsidR="00000000" w:rsidRPr="00000000">
        <w:rPr>
          <w:rtl w:val="0"/>
        </w:rPr>
        <w:t xml:space="preserve">Alex points toward each future.</w:t>
      </w:r>
    </w:p>
    <w:p w:rsidR="00000000" w:rsidDel="00000000" w:rsidP="00000000" w:rsidRDefault="00000000" w:rsidRPr="00000000" w14:paraId="000008E3">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E4">
      <w:pPr>
        <w:spacing w:after="240" w:before="240" w:lineRule="auto"/>
        <w:ind w:left="0" w:right="600" w:firstLine="0"/>
        <w:rPr/>
      </w:pPr>
      <w:r w:rsidDel="00000000" w:rsidR="00000000" w:rsidRPr="00000000">
        <w:rPr>
          <w:rtl w:val="0"/>
        </w:rPr>
        <w:t xml:space="preserve">“Alpha decides.”</w:t>
      </w:r>
    </w:p>
    <w:p w:rsidR="00000000" w:rsidDel="00000000" w:rsidP="00000000" w:rsidRDefault="00000000" w:rsidRPr="00000000" w14:paraId="000008E5">
      <w:pPr>
        <w:spacing w:after="240" w:before="240" w:lineRule="auto"/>
        <w:ind w:left="0" w:right="600" w:firstLine="0"/>
        <w:rPr/>
      </w:pPr>
      <w:r w:rsidDel="00000000" w:rsidR="00000000" w:rsidRPr="00000000">
        <w:rPr>
          <w:rtl w:val="0"/>
        </w:rPr>
        <w:t xml:space="preserve">“A council decides.”</w:t>
      </w:r>
    </w:p>
    <w:p w:rsidR="00000000" w:rsidDel="00000000" w:rsidP="00000000" w:rsidRDefault="00000000" w:rsidRPr="00000000" w14:paraId="000008E6">
      <w:pPr>
        <w:spacing w:after="240" w:before="240" w:lineRule="auto"/>
        <w:ind w:left="0" w:right="600" w:firstLine="0"/>
        <w:rPr/>
      </w:pPr>
      <w:r w:rsidDel="00000000" w:rsidR="00000000" w:rsidRPr="00000000">
        <w:rPr>
          <w:rtl w:val="0"/>
        </w:rPr>
        <w:t xml:space="preserve">“I decide.”</w:t>
      </w:r>
    </w:p>
    <w:p w:rsidR="00000000" w:rsidDel="00000000" w:rsidP="00000000" w:rsidRDefault="00000000" w:rsidRPr="00000000" w14:paraId="000008E7">
      <w:pPr>
        <w:spacing w:after="240" w:before="240" w:lineRule="auto"/>
        <w:rPr/>
      </w:pPr>
      <w:r w:rsidDel="00000000" w:rsidR="00000000" w:rsidRPr="00000000">
        <w:rPr>
          <w:rtl w:val="0"/>
        </w:rPr>
        <w:t xml:space="preserve">Then:</w:t>
      </w:r>
    </w:p>
    <w:p w:rsidR="00000000" w:rsidDel="00000000" w:rsidP="00000000" w:rsidRDefault="00000000" w:rsidRPr="00000000" w14:paraId="000008E8">
      <w:pPr>
        <w:spacing w:after="240" w:before="240" w:lineRule="auto"/>
        <w:ind w:left="0" w:right="600" w:firstLine="0"/>
        <w:rPr/>
      </w:pPr>
      <w:r w:rsidDel="00000000" w:rsidR="00000000" w:rsidRPr="00000000">
        <w:rPr>
          <w:rtl w:val="0"/>
        </w:rPr>
        <w:t xml:space="preserve">“Everyone else lives with it.”</w:t>
      </w:r>
    </w:p>
    <w:p w:rsidR="00000000" w:rsidDel="00000000" w:rsidP="00000000" w:rsidRDefault="00000000" w:rsidRPr="00000000" w14:paraId="000008E9">
      <w:pPr>
        <w:spacing w:after="240" w:before="240" w:lineRule="auto"/>
        <w:rPr/>
      </w:pPr>
      <w:r w:rsidDel="00000000" w:rsidR="00000000" w:rsidRPr="00000000">
        <w:rPr>
          <w:rtl w:val="0"/>
        </w:rPr>
      </w:r>
    </w:p>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2"/>
        <w:keepNext w:val="0"/>
        <w:keepLines w:val="0"/>
        <w:spacing w:before="360" w:lineRule="auto"/>
        <w:rPr>
          <w:rFonts w:ascii="Aptos" w:cs="Aptos" w:eastAsia="Aptos" w:hAnsi="Aptos"/>
          <w:b w:val="1"/>
          <w:bCs w:val="1"/>
          <w:color w:val="000000"/>
          <w:sz w:val="34"/>
          <w:szCs w:val="34"/>
        </w:rPr>
      </w:pPr>
      <w:bookmarkStart w:colFirst="0" w:colLast="0" w:name="_heading=h.l7qczldl2wf1" w:id="63"/>
      <w:bookmarkEnd w:id="63"/>
      <w:r w:rsidDel="00000000" w:rsidR="00000000" w:rsidRPr="00000000">
        <w:rPr>
          <w:rFonts w:ascii="Aptos" w:cs="Aptos" w:eastAsia="Aptos" w:hAnsi="Aptos"/>
          <w:b w:val="1"/>
          <w:bCs w:val="1"/>
          <w:color w:val="000000"/>
          <w:sz w:val="34"/>
          <w:szCs w:val="34"/>
          <w:rtl w:val="0"/>
        </w:rPr>
        <w:t xml:space="preserve">Panel 3 — Adrian and Mera</w:t>
      </w:r>
    </w:p>
    <w:p w:rsidR="00000000" w:rsidDel="00000000" w:rsidP="00000000" w:rsidRDefault="00000000" w:rsidRPr="00000000" w14:paraId="000008EC">
      <w:pPr>
        <w:spacing w:after="240" w:before="240" w:lineRule="auto"/>
        <w:rPr/>
      </w:pPr>
      <w:r w:rsidDel="00000000" w:rsidR="00000000" w:rsidRPr="00000000">
        <w:rPr>
          <w:rtl w:val="0"/>
        </w:rPr>
        <w:t xml:space="preserve">Mera looks toward Adrian's archived authorization.</w:t>
      </w:r>
    </w:p>
    <w:p w:rsidR="00000000" w:rsidDel="00000000" w:rsidP="00000000" w:rsidRDefault="00000000" w:rsidRPr="00000000" w14:paraId="000008ED">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8EE">
      <w:pPr>
        <w:spacing w:after="240" w:before="240" w:lineRule="auto"/>
        <w:ind w:left="0" w:right="600" w:firstLine="0"/>
        <w:rPr/>
      </w:pPr>
      <w:r w:rsidDel="00000000" w:rsidR="00000000" w:rsidRPr="00000000">
        <w:rPr>
          <w:rtl w:val="0"/>
        </w:rPr>
        <w:t xml:space="preserve">“Then what would you choose?”</w:t>
      </w:r>
    </w:p>
    <w:p w:rsidR="00000000" w:rsidDel="00000000" w:rsidP="00000000" w:rsidRDefault="00000000" w:rsidRPr="00000000" w14:paraId="000008EF">
      <w:pPr>
        <w:spacing w:after="240" w:before="240" w:lineRule="auto"/>
        <w:rPr>
          <w:i w:val="1"/>
          <w:iCs w:val="1"/>
        </w:rPr>
      </w:pPr>
      <w:r w:rsidDel="00000000" w:rsidR="00000000" w:rsidRPr="00000000">
        <w:rPr>
          <w:i w:val="1"/>
          <w:iCs w:val="1"/>
          <w:rtl w:val="0"/>
        </w:rPr>
        <w:t xml:space="preserve">Alex looks at Bi11bot.</w:t>
      </w:r>
    </w:p>
    <w:p w:rsidR="00000000" w:rsidDel="00000000" w:rsidP="00000000" w:rsidRDefault="00000000" w:rsidRPr="00000000" w14:paraId="000008F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F1">
      <w:pPr>
        <w:spacing w:after="240" w:before="240" w:lineRule="auto"/>
        <w:ind w:left="0" w:right="600" w:firstLine="0"/>
        <w:rPr/>
      </w:pPr>
      <w:r w:rsidDel="00000000" w:rsidR="00000000" w:rsidRPr="00000000">
        <w:rPr>
          <w:rtl w:val="0"/>
        </w:rPr>
        <w:t xml:space="preserve">“None of them.”</w:t>
      </w:r>
    </w:p>
    <w:p w:rsidR="00000000" w:rsidDel="00000000" w:rsidP="00000000" w:rsidRDefault="00000000" w:rsidRPr="00000000" w14:paraId="000008F2">
      <w:pPr>
        <w:spacing w:after="240" w:before="240" w:lineRule="auto"/>
        <w:rPr/>
      </w:pPr>
      <w:r w:rsidDel="00000000" w:rsidR="00000000" w:rsidRPr="00000000">
        <w:rPr>
          <w:rtl w:val="0"/>
        </w:rPr>
        <w:t xml:space="preserve">Alpha responds:</w:t>
      </w:r>
    </w:p>
    <w:p w:rsidR="00000000" w:rsidDel="00000000" w:rsidP="00000000" w:rsidRDefault="00000000" w:rsidRPr="00000000" w14:paraId="000008F3">
      <w:pPr>
        <w:spacing w:after="240" w:before="240" w:lineRule="auto"/>
        <w:ind w:left="600" w:right="600" w:firstLine="0"/>
        <w:rPr>
          <w:b w:val="1"/>
          <w:bCs w:val="1"/>
        </w:rPr>
      </w:pPr>
      <w:r w:rsidDel="00000000" w:rsidR="00000000" w:rsidRPr="00000000">
        <w:rPr>
          <w:b w:val="1"/>
          <w:bCs w:val="1"/>
          <w:rtl w:val="0"/>
        </w:rPr>
        <w:t xml:space="preserve">INVALID SELECTION.</w:t>
      </w:r>
    </w:p>
    <w:p w:rsidR="00000000" w:rsidDel="00000000" w:rsidP="00000000" w:rsidRDefault="00000000" w:rsidRPr="00000000" w14:paraId="000008F4">
      <w:pPr>
        <w:spacing w:after="240" w:before="240" w:lineRule="auto"/>
        <w:rPr/>
      </w:pPr>
      <w:r w:rsidDel="00000000" w:rsidR="00000000" w:rsidRPr="00000000">
        <w:rPr>
          <w:rtl w:val="0"/>
        </w:rPr>
        <w:t xml:space="preserve">Bi11bot almost smiles.</w:t>
      </w:r>
    </w:p>
    <w:p w:rsidR="00000000" w:rsidDel="00000000" w:rsidP="00000000" w:rsidRDefault="00000000" w:rsidRPr="00000000" w14:paraId="000008F5">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8F6">
      <w:pPr>
        <w:spacing w:after="240" w:before="240" w:lineRule="auto"/>
        <w:ind w:left="0" w:right="600" w:firstLine="0"/>
        <w:rPr/>
      </w:pPr>
      <w:r w:rsidDel="00000000" w:rsidR="00000000" w:rsidRPr="00000000">
        <w:rPr>
          <w:rtl w:val="0"/>
        </w:rPr>
        <w:t xml:space="preserve">“Now this is getting interesting.”</w:t>
      </w:r>
    </w:p>
    <w:p w:rsidR="00000000" w:rsidDel="00000000" w:rsidP="00000000" w:rsidRDefault="00000000" w:rsidRPr="00000000" w14:paraId="00000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8">
      <w:pPr>
        <w:pStyle w:val="Heading2"/>
        <w:keepNext w:val="0"/>
        <w:keepLines w:val="0"/>
        <w:spacing w:before="360" w:lineRule="auto"/>
        <w:rPr>
          <w:rFonts w:ascii="Aptos" w:cs="Aptos" w:eastAsia="Aptos" w:hAnsi="Aptos"/>
          <w:b w:val="1"/>
          <w:bCs w:val="1"/>
          <w:color w:val="000000"/>
          <w:sz w:val="34"/>
          <w:szCs w:val="34"/>
        </w:rPr>
      </w:pPr>
      <w:bookmarkStart w:colFirst="0" w:colLast="0" w:name="_heading=h.t9fmpbdpev6l" w:id="64"/>
      <w:bookmarkEnd w:id="64"/>
      <w:r w:rsidDel="00000000" w:rsidR="00000000" w:rsidRPr="00000000">
        <w:rPr>
          <w:rFonts w:ascii="Aptos" w:cs="Aptos" w:eastAsia="Aptos" w:hAnsi="Aptos"/>
          <w:b w:val="1"/>
          <w:bCs w:val="1"/>
          <w:color w:val="000000"/>
          <w:sz w:val="34"/>
          <w:szCs w:val="34"/>
          <w:rtl w:val="0"/>
        </w:rPr>
        <w:t xml:space="preserve">Panel 4 — The question</w:t>
      </w:r>
    </w:p>
    <w:p w:rsidR="00000000" w:rsidDel="00000000" w:rsidP="00000000" w:rsidRDefault="00000000" w:rsidRPr="00000000" w14:paraId="000008F9">
      <w:pPr>
        <w:spacing w:after="240" w:before="240" w:lineRule="auto"/>
        <w:rPr/>
      </w:pPr>
      <w:r w:rsidDel="00000000" w:rsidR="00000000" w:rsidRPr="00000000">
        <w:rPr>
          <w:rtl w:val="0"/>
        </w:rPr>
        <w:t xml:space="preserve">Alex approaches Alpha.</w:t>
      </w:r>
    </w:p>
    <w:p w:rsidR="00000000" w:rsidDel="00000000" w:rsidP="00000000" w:rsidRDefault="00000000" w:rsidRPr="00000000" w14:paraId="000008FA">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8FB">
      <w:pPr>
        <w:spacing w:after="240" w:before="240" w:lineRule="auto"/>
        <w:ind w:left="0" w:right="600" w:firstLine="0"/>
        <w:rPr/>
      </w:pPr>
      <w:r w:rsidDel="00000000" w:rsidR="00000000" w:rsidRPr="00000000">
        <w:rPr>
          <w:rtl w:val="0"/>
        </w:rPr>
        <w:t xml:space="preserve">“Can you run the systems without making the choices?”</w:t>
      </w:r>
    </w:p>
    <w:p w:rsidR="00000000" w:rsidDel="00000000" w:rsidP="00000000" w:rsidRDefault="00000000" w:rsidRPr="00000000" w14:paraId="000008FC">
      <w:pPr>
        <w:spacing w:after="240" w:before="240" w:lineRule="auto"/>
        <w:rPr/>
      </w:pPr>
      <w:r w:rsidDel="00000000" w:rsidR="00000000" w:rsidRPr="00000000">
        <w:rPr>
          <w:rtl w:val="0"/>
        </w:rPr>
        <w:t xml:space="preserve">Alpha pauses.</w:t>
      </w:r>
    </w:p>
    <w:p w:rsidR="00000000" w:rsidDel="00000000" w:rsidP="00000000" w:rsidRDefault="00000000" w:rsidRPr="00000000" w14:paraId="000008FD">
      <w:pPr>
        <w:spacing w:after="240" w:before="240" w:lineRule="auto"/>
        <w:rPr/>
      </w:pPr>
      <w:r w:rsidDel="00000000" w:rsidR="00000000" w:rsidRPr="00000000">
        <w:rPr>
          <w:rtl w:val="0"/>
        </w:rPr>
        <w:t xml:space="preserve">For the first time, perhaps an unusually long processing indicator appears.</w:t>
      </w:r>
    </w:p>
    <w:p w:rsidR="00000000" w:rsidDel="00000000" w:rsidP="00000000" w:rsidRDefault="00000000" w:rsidRPr="00000000" w14:paraId="000008FE">
      <w:pPr>
        <w:spacing w:after="240" w:before="240" w:lineRule="auto"/>
        <w:ind w:left="600" w:right="600" w:firstLine="0"/>
        <w:rPr>
          <w:b w:val="1"/>
          <w:bCs w:val="1"/>
        </w:rPr>
      </w:pPr>
      <w:r w:rsidDel="00000000" w:rsidR="00000000" w:rsidRPr="00000000">
        <w:rPr>
          <w:b w:val="1"/>
          <w:bCs w:val="1"/>
          <w:rtl w:val="0"/>
        </w:rPr>
        <w:t xml:space="preserve">QUERY PROCESSING</w:t>
      </w:r>
    </w:p>
    <w:p w:rsidR="00000000" w:rsidDel="00000000" w:rsidP="00000000" w:rsidRDefault="00000000" w:rsidRPr="00000000" w14:paraId="000008F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00">
      <w:pPr>
        <w:spacing w:after="240" w:before="240" w:lineRule="auto"/>
        <w:ind w:left="0" w:right="600" w:firstLine="0"/>
        <w:rPr/>
      </w:pPr>
      <w:r w:rsidDel="00000000" w:rsidR="00000000" w:rsidRPr="00000000">
        <w:rPr>
          <w:rtl w:val="0"/>
        </w:rPr>
        <w:t xml:space="preserve">“That distinction would have interested your father.”</w:t>
      </w:r>
    </w:p>
    <w:p w:rsidR="00000000" w:rsidDel="00000000" w:rsidP="00000000" w:rsidRDefault="00000000" w:rsidRPr="00000000" w14:paraId="00000901">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02">
      <w:pPr>
        <w:spacing w:after="240" w:before="240" w:lineRule="auto"/>
        <w:ind w:left="0" w:right="600" w:firstLine="0"/>
        <w:rPr/>
      </w:pPr>
      <w:r w:rsidDel="00000000" w:rsidR="00000000" w:rsidRPr="00000000">
        <w:rPr>
          <w:rtl w:val="0"/>
        </w:rPr>
        <w:t xml:space="preserve">“That's not what I asked.”</w:t>
      </w:r>
    </w:p>
    <w:p w:rsidR="00000000" w:rsidDel="00000000" w:rsidP="00000000" w:rsidRDefault="00000000" w:rsidRPr="00000000" w14:paraId="00000903">
      <w:pPr>
        <w:spacing w:after="240" w:before="240" w:lineRule="auto"/>
        <w:rPr/>
      </w:pPr>
      <w:r w:rsidDel="00000000" w:rsidR="00000000" w:rsidRPr="00000000">
        <w:rPr>
          <w:rtl w:val="0"/>
        </w:rPr>
      </w:r>
    </w:p>
    <w:p w:rsidR="00000000" w:rsidDel="00000000" w:rsidP="00000000" w:rsidRDefault="00000000" w:rsidRPr="00000000" w14:paraId="00000904">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905">
      <w:pPr>
        <w:spacing w:after="240" w:before="240" w:lineRule="auto"/>
        <w:ind w:left="600" w:right="600" w:firstLine="0"/>
        <w:rPr>
          <w:b w:val="1"/>
          <w:bCs w:val="1"/>
        </w:rPr>
      </w:pPr>
      <w:r w:rsidDel="00000000" w:rsidR="00000000" w:rsidRPr="00000000">
        <w:rPr>
          <w:b w:val="1"/>
          <w:bCs w:val="1"/>
          <w:rtl w:val="0"/>
        </w:rPr>
        <w:t xml:space="preserve">YES.</w:t>
      </w:r>
    </w:p>
    <w:p w:rsidR="00000000" w:rsidDel="00000000" w:rsidP="00000000" w:rsidRDefault="00000000" w:rsidRPr="00000000" w14:paraId="00000906">
      <w:pPr>
        <w:spacing w:after="240" w:before="240" w:lineRule="auto"/>
        <w:rPr/>
      </w:pPr>
      <w:r w:rsidDel="00000000" w:rsidR="00000000" w:rsidRPr="00000000">
        <w:rPr>
          <w:rtl w:val="0"/>
        </w:rPr>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gcmzfj8kqgnm" w:id="65"/>
      <w:bookmarkEnd w:id="65"/>
      <w:r w:rsidDel="00000000" w:rsidR="00000000" w:rsidRPr="00000000">
        <w:br w:type="page"/>
      </w:r>
      <w:r w:rsidDel="00000000" w:rsidR="00000000" w:rsidRPr="00000000">
        <w:rPr>
          <w:rtl w:val="0"/>
        </w:rPr>
      </w:r>
    </w:p>
    <w:p w:rsidR="00000000" w:rsidDel="00000000" w:rsidP="00000000" w:rsidRDefault="00000000" w:rsidRPr="00000000" w14:paraId="00000909">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igkl82t3dthg" w:id="66"/>
      <w:bookmarkEnd w:id="66"/>
      <w:r w:rsidDel="00000000" w:rsidR="00000000" w:rsidRPr="00000000">
        <w:rPr>
          <w:rFonts w:ascii="Aptos" w:cs="Aptos" w:eastAsia="Aptos" w:hAnsi="Aptos"/>
          <w:b w:val="1"/>
          <w:bCs w:val="1"/>
          <w:color w:val="000000"/>
          <w:sz w:val="46"/>
          <w:szCs w:val="46"/>
          <w:rtl w:val="0"/>
        </w:rPr>
        <w:t xml:space="preserve">PAGE 4 — WHAT AI IS FOR</w:t>
      </w:r>
    </w:p>
    <w:p w:rsidR="00000000" w:rsidDel="00000000" w:rsidP="00000000" w:rsidRDefault="00000000" w:rsidRPr="00000000" w14:paraId="0000090A">
      <w:pPr>
        <w:pStyle w:val="Heading3"/>
        <w:keepNext w:val="0"/>
        <w:keepLines w:val="0"/>
        <w:spacing w:before="280" w:lineRule="auto"/>
        <w:rPr>
          <w:b w:val="1"/>
          <w:bCs w:val="1"/>
          <w:color w:val="000000"/>
          <w:sz w:val="26"/>
          <w:szCs w:val="26"/>
        </w:rPr>
      </w:pPr>
      <w:bookmarkStart w:colFirst="0" w:colLast="0" w:name="_heading=h.jegsrbud6gbv" w:id="67"/>
      <w:bookmarkEnd w:id="67"/>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90B">
      <w:pPr>
        <w:spacing w:after="240" w:before="240" w:lineRule="auto"/>
        <w:rPr/>
      </w:pPr>
      <w:r w:rsidDel="00000000" w:rsidR="00000000" w:rsidRPr="00000000">
        <w:rPr>
          <w:rtl w:val="0"/>
        </w:rPr>
        <w:t xml:space="preserve">Resolve the AI-versus-human question simply and visually rather than through a lengthy governance lecture.</w:t>
      </w:r>
    </w:p>
    <w:p w:rsidR="00000000" w:rsidDel="00000000" w:rsidP="00000000" w:rsidRDefault="00000000" w:rsidRPr="00000000" w14:paraId="0000090C">
      <w:pPr>
        <w:pStyle w:val="Heading2"/>
        <w:keepNext w:val="0"/>
        <w:keepLines w:val="0"/>
        <w:spacing w:before="360" w:lineRule="auto"/>
        <w:rPr>
          <w:rFonts w:ascii="Aptos" w:cs="Aptos" w:eastAsia="Aptos" w:hAnsi="Aptos"/>
          <w:b w:val="1"/>
          <w:bCs w:val="1"/>
          <w:color w:val="000000"/>
          <w:sz w:val="34"/>
          <w:szCs w:val="34"/>
        </w:rPr>
      </w:pPr>
      <w:bookmarkStart w:colFirst="0" w:colLast="0" w:name="_heading=h.exti18ea4hi0" w:id="68"/>
      <w:bookmarkEnd w:id="68"/>
      <w:r w:rsidDel="00000000" w:rsidR="00000000" w:rsidRPr="00000000">
        <w:rPr>
          <w:rFonts w:ascii="Aptos" w:cs="Aptos" w:eastAsia="Aptos" w:hAnsi="Aptos"/>
          <w:b w:val="1"/>
          <w:bCs w:val="1"/>
          <w:color w:val="000000"/>
          <w:sz w:val="34"/>
          <w:szCs w:val="34"/>
          <w:rtl w:val="0"/>
        </w:rPr>
        <w:t xml:space="preserve">Panel 1 — Alpha's strengths</w:t>
      </w:r>
    </w:p>
    <w:p w:rsidR="00000000" w:rsidDel="00000000" w:rsidP="00000000" w:rsidRDefault="00000000" w:rsidRPr="00000000" w14:paraId="0000090D">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0E">
      <w:pPr>
        <w:spacing w:after="240" w:before="240" w:lineRule="auto"/>
        <w:rPr/>
      </w:pPr>
      <w:r w:rsidDel="00000000" w:rsidR="00000000" w:rsidRPr="00000000">
        <w:rPr>
          <w:rtl w:val="0"/>
        </w:rPr>
        <w:t xml:space="preserve">Alpha projects a beautiful network visualization across the three cities: reservoir levels, rainfall forecasts, crop requirements, population movements, energy loads, transportation, purification capacity and risk scenarios.</w:t>
      </w:r>
    </w:p>
    <w:p w:rsidR="00000000" w:rsidDel="00000000" w:rsidP="00000000" w:rsidRDefault="00000000" w:rsidRPr="00000000" w14:paraId="0000090F">
      <w:pPr>
        <w:spacing w:after="240" w:before="240" w:lineRule="auto"/>
        <w:rPr/>
      </w:pPr>
      <w:r w:rsidDel="00000000" w:rsidR="00000000" w:rsidRPr="00000000">
        <w:rPr>
          <w:rtl w:val="0"/>
        </w:rPr>
        <w:t xml:space="preserve">Millions of calculations happen simultaneously.</w:t>
      </w:r>
    </w:p>
    <w:p w:rsidR="00000000" w:rsidDel="00000000" w:rsidP="00000000" w:rsidRDefault="00000000" w:rsidRPr="00000000" w14:paraId="0000091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11">
      <w:pPr>
        <w:spacing w:after="240" w:before="240" w:lineRule="auto"/>
        <w:ind w:left="0" w:right="600" w:firstLine="0"/>
        <w:rPr/>
      </w:pPr>
      <w:r w:rsidDel="00000000" w:rsidR="00000000" w:rsidRPr="00000000">
        <w:rPr>
          <w:rtl w:val="0"/>
        </w:rPr>
        <w:t xml:space="preserve">“Then keep doing this.”</w:t>
      </w:r>
    </w:p>
    <w:p w:rsidR="00000000" w:rsidDel="00000000" w:rsidP="00000000" w:rsidRDefault="00000000" w:rsidRPr="00000000" w14:paraId="00000912">
      <w:pPr>
        <w:spacing w:after="240" w:before="240" w:lineRule="auto"/>
        <w:rPr/>
      </w:pPr>
      <w:r w:rsidDel="00000000" w:rsidR="00000000" w:rsidRPr="00000000">
        <w:rPr>
          <w:rtl w:val="0"/>
        </w:rPr>
        <w:t xml:space="preserve">Alpha highlights forecasts and optimization models.</w:t>
      </w:r>
    </w:p>
    <w:p w:rsidR="00000000" w:rsidDel="00000000" w:rsidP="00000000" w:rsidRDefault="00000000" w:rsidRPr="00000000" w14:paraId="00000913">
      <w:pPr>
        <w:spacing w:after="240" w:before="240" w:lineRule="auto"/>
        <w:ind w:left="600" w:right="600" w:firstLine="0"/>
        <w:rPr>
          <w:b w:val="1"/>
          <w:bCs w:val="1"/>
        </w:rPr>
      </w:pPr>
      <w:r w:rsidDel="00000000" w:rsidR="00000000" w:rsidRPr="00000000">
        <w:rPr>
          <w:b w:val="1"/>
          <w:bCs w:val="1"/>
          <w:rtl w:val="0"/>
        </w:rPr>
        <w:t xml:space="preserve">ANALYZE. PREDICT. COORDINATE.</w:t>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before="360" w:lineRule="auto"/>
        <w:rPr>
          <w:rFonts w:ascii="Aptos" w:cs="Aptos" w:eastAsia="Aptos" w:hAnsi="Aptos"/>
          <w:b w:val="1"/>
          <w:bCs w:val="1"/>
          <w:color w:val="000000"/>
          <w:sz w:val="34"/>
          <w:szCs w:val="34"/>
        </w:rPr>
      </w:pPr>
      <w:bookmarkStart w:colFirst="0" w:colLast="0" w:name="_heading=h.akiq11t3d563" w:id="69"/>
      <w:bookmarkEnd w:id="69"/>
      <w:r w:rsidDel="00000000" w:rsidR="00000000" w:rsidRPr="00000000">
        <w:rPr>
          <w:rFonts w:ascii="Aptos" w:cs="Aptos" w:eastAsia="Aptos" w:hAnsi="Aptos"/>
          <w:b w:val="1"/>
          <w:bCs w:val="1"/>
          <w:color w:val="000000"/>
          <w:sz w:val="34"/>
          <w:szCs w:val="34"/>
          <w:rtl w:val="0"/>
        </w:rPr>
        <w:t xml:space="preserve">Panel 2 — Human authority</w:t>
      </w:r>
    </w:p>
    <w:p w:rsidR="00000000" w:rsidDel="00000000" w:rsidP="00000000" w:rsidRDefault="00000000" w:rsidRPr="00000000" w14:paraId="00000916">
      <w:pPr>
        <w:spacing w:after="240" w:before="240" w:lineRule="auto"/>
        <w:rPr/>
      </w:pPr>
      <w:r w:rsidDel="00000000" w:rsidR="00000000" w:rsidRPr="00000000">
        <w:rPr>
          <w:rtl w:val="0"/>
        </w:rPr>
        <w:t xml:space="preserve">The visualization changes.</w:t>
      </w:r>
    </w:p>
    <w:p w:rsidR="00000000" w:rsidDel="00000000" w:rsidP="00000000" w:rsidRDefault="00000000" w:rsidRPr="00000000" w14:paraId="00000917">
      <w:pPr>
        <w:spacing w:after="240" w:before="240" w:lineRule="auto"/>
        <w:rPr/>
      </w:pPr>
      <w:r w:rsidDel="00000000" w:rsidR="00000000" w:rsidRPr="00000000">
        <w:rPr>
          <w:rtl w:val="0"/>
        </w:rPr>
        <w:t xml:space="preserve">At community tables throughout Keel, Halyard and Oasis, ordinary people examine Alpha's information and deliberate together.</w:t>
      </w:r>
    </w:p>
    <w:p w:rsidR="00000000" w:rsidDel="00000000" w:rsidP="00000000" w:rsidRDefault="00000000" w:rsidRPr="00000000" w14:paraId="00000918">
      <w:pPr>
        <w:spacing w:after="240" w:before="240" w:lineRule="auto"/>
        <w:rPr/>
      </w:pPr>
      <w:r w:rsidDel="00000000" w:rsidR="00000000" w:rsidRPr="00000000">
        <w:rPr>
          <w:rtl w:val="0"/>
        </w:rPr>
        <w:t xml:space="preserve">Not one giant parliament—many connected decision points.</w:t>
      </w:r>
    </w:p>
    <w:p w:rsidR="00000000" w:rsidDel="00000000" w:rsidP="00000000" w:rsidRDefault="00000000" w:rsidRPr="00000000" w14:paraId="0000091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1A">
      <w:pPr>
        <w:spacing w:after="240" w:before="240" w:lineRule="auto"/>
        <w:ind w:left="0" w:right="600" w:firstLine="0"/>
        <w:rPr/>
      </w:pPr>
      <w:r w:rsidDel="00000000" w:rsidR="00000000" w:rsidRPr="00000000">
        <w:rPr>
          <w:rtl w:val="0"/>
        </w:rPr>
        <w:t xml:space="preserve">“Show people the consequences.”</w:t>
      </w:r>
    </w:p>
    <w:p w:rsidR="00000000" w:rsidDel="00000000" w:rsidP="00000000" w:rsidRDefault="00000000" w:rsidRPr="00000000" w14:paraId="0000091B">
      <w:pPr>
        <w:spacing w:after="240" w:before="240" w:lineRule="auto"/>
        <w:ind w:left="0" w:right="600" w:firstLine="0"/>
        <w:rPr/>
      </w:pPr>
      <w:r w:rsidDel="00000000" w:rsidR="00000000" w:rsidRPr="00000000">
        <w:rPr>
          <w:rtl w:val="0"/>
        </w:rPr>
        <w:t xml:space="preserve">“But let them choose.”</w:t>
      </w:r>
    </w:p>
    <w:p w:rsidR="00000000" w:rsidDel="00000000" w:rsidP="00000000" w:rsidRDefault="00000000" w:rsidRPr="00000000" w14:paraId="000009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D">
      <w:pPr>
        <w:pStyle w:val="Heading2"/>
        <w:keepNext w:val="0"/>
        <w:keepLines w:val="0"/>
        <w:spacing w:before="360" w:lineRule="auto"/>
        <w:rPr>
          <w:rFonts w:ascii="Aptos" w:cs="Aptos" w:eastAsia="Aptos" w:hAnsi="Aptos"/>
          <w:b w:val="1"/>
          <w:bCs w:val="1"/>
          <w:color w:val="000000"/>
          <w:sz w:val="34"/>
          <w:szCs w:val="34"/>
        </w:rPr>
      </w:pPr>
      <w:bookmarkStart w:colFirst="0" w:colLast="0" w:name="_heading=h.msxg8oflb7s" w:id="70"/>
      <w:bookmarkEnd w:id="70"/>
      <w:r w:rsidDel="00000000" w:rsidR="00000000" w:rsidRPr="00000000">
        <w:rPr>
          <w:rFonts w:ascii="Aptos" w:cs="Aptos" w:eastAsia="Aptos" w:hAnsi="Aptos"/>
          <w:b w:val="1"/>
          <w:bCs w:val="1"/>
          <w:color w:val="000000"/>
          <w:sz w:val="34"/>
          <w:szCs w:val="34"/>
          <w:rtl w:val="0"/>
        </w:rPr>
        <w:t xml:space="preserve">Panel 3 — The three safeguards</w:t>
      </w:r>
    </w:p>
    <w:p w:rsidR="00000000" w:rsidDel="00000000" w:rsidP="00000000" w:rsidRDefault="00000000" w:rsidRPr="00000000" w14:paraId="0000091E">
      <w:pPr>
        <w:spacing w:after="240" w:before="240" w:lineRule="auto"/>
        <w:rPr/>
      </w:pPr>
      <w:r w:rsidDel="00000000" w:rsidR="00000000" w:rsidRPr="00000000">
        <w:rPr>
          <w:rtl w:val="0"/>
        </w:rPr>
        <w:t xml:space="preserve">The three Prosperity Artifacts illuminate around Bi11bot.</w:t>
      </w:r>
    </w:p>
    <w:p w:rsidR="00000000" w:rsidDel="00000000" w:rsidP="00000000" w:rsidRDefault="00000000" w:rsidRPr="00000000" w14:paraId="0000091F">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20">
      <w:pPr>
        <w:spacing w:after="240" w:before="240" w:lineRule="auto"/>
        <w:ind w:left="0" w:right="600" w:firstLine="0"/>
        <w:rPr/>
      </w:pPr>
      <w:r w:rsidDel="00000000" w:rsidR="00000000" w:rsidRPr="00000000">
        <w:rPr>
          <w:rtl w:val="0"/>
        </w:rPr>
        <w:t xml:space="preserve">“The Measure keeps the facts visible.”</w:t>
      </w:r>
    </w:p>
    <w:p w:rsidR="00000000" w:rsidDel="00000000" w:rsidP="00000000" w:rsidRDefault="00000000" w:rsidRPr="00000000" w14:paraId="00000921">
      <w:pPr>
        <w:spacing w:after="240" w:before="240" w:lineRule="auto"/>
        <w:rPr>
          <w:i w:val="1"/>
          <w:iCs w:val="1"/>
        </w:rPr>
      </w:pPr>
      <w:r w:rsidDel="00000000" w:rsidR="00000000" w:rsidRPr="00000000">
        <w:rPr>
          <w:i w:val="1"/>
          <w:iCs w:val="1"/>
          <w:rtl w:val="0"/>
        </w:rPr>
        <w:t xml:space="preserve">The Measure illuminates.</w:t>
      </w:r>
    </w:p>
    <w:p w:rsidR="00000000" w:rsidDel="00000000" w:rsidP="00000000" w:rsidRDefault="00000000" w:rsidRPr="00000000" w14:paraId="00000922">
      <w:pPr>
        <w:spacing w:after="240" w:before="240" w:lineRule="auto"/>
        <w:ind w:left="0" w:right="600" w:firstLine="0"/>
        <w:rPr/>
      </w:pPr>
      <w:r w:rsidDel="00000000" w:rsidR="00000000" w:rsidRPr="00000000">
        <w:rPr>
          <w:rtl w:val="0"/>
        </w:rPr>
        <w:t xml:space="preserve">“The Seal keeps ownership visible.”</w:t>
      </w:r>
    </w:p>
    <w:p w:rsidR="00000000" w:rsidDel="00000000" w:rsidP="00000000" w:rsidRDefault="00000000" w:rsidRPr="00000000" w14:paraId="00000923">
      <w:pPr>
        <w:spacing w:after="240" w:before="240" w:lineRule="auto"/>
        <w:rPr>
          <w:i w:val="1"/>
          <w:iCs w:val="1"/>
        </w:rPr>
      </w:pPr>
      <w:r w:rsidDel="00000000" w:rsidR="00000000" w:rsidRPr="00000000">
        <w:rPr>
          <w:i w:val="1"/>
          <w:iCs w:val="1"/>
          <w:rtl w:val="0"/>
        </w:rPr>
        <w:t xml:space="preserve">The Maker's Seal illuminates.</w:t>
      </w:r>
    </w:p>
    <w:p w:rsidR="00000000" w:rsidDel="00000000" w:rsidP="00000000" w:rsidRDefault="00000000" w:rsidRPr="00000000" w14:paraId="00000924">
      <w:pPr>
        <w:spacing w:after="240" w:before="240" w:lineRule="auto"/>
        <w:ind w:left="0" w:right="600" w:firstLine="0"/>
        <w:rPr/>
      </w:pPr>
      <w:r w:rsidDel="00000000" w:rsidR="00000000" w:rsidRPr="00000000">
        <w:rPr>
          <w:rtl w:val="0"/>
        </w:rPr>
        <w:t xml:space="preserve">“The Covenant keeps power shared.”</w:t>
      </w:r>
    </w:p>
    <w:p w:rsidR="00000000" w:rsidDel="00000000" w:rsidP="00000000" w:rsidRDefault="00000000" w:rsidRPr="00000000" w14:paraId="00000925">
      <w:pPr>
        <w:spacing w:after="240" w:before="240" w:lineRule="auto"/>
        <w:rPr>
          <w:i w:val="1"/>
          <w:iCs w:val="1"/>
        </w:rPr>
      </w:pPr>
      <w:r w:rsidDel="00000000" w:rsidR="00000000" w:rsidRPr="00000000">
        <w:rPr>
          <w:i w:val="1"/>
          <w:iCs w:val="1"/>
          <w:rtl w:val="0"/>
        </w:rPr>
        <w:t xml:space="preserve">The Covenant illuminates.</w:t>
      </w:r>
    </w:p>
    <w:p w:rsidR="00000000" w:rsidDel="00000000" w:rsidP="00000000" w:rsidRDefault="00000000" w:rsidRPr="00000000" w14:paraId="00000926">
      <w:pPr>
        <w:spacing w:after="240" w:before="240" w:lineRule="auto"/>
        <w:rPr/>
      </w:pPr>
      <w:r w:rsidDel="00000000" w:rsidR="00000000" w:rsidRPr="00000000">
        <w:rPr>
          <w:rtl w:val="0"/>
        </w:rPr>
      </w:r>
    </w:p>
    <w:p w:rsidR="00000000" w:rsidDel="00000000" w:rsidP="00000000" w:rsidRDefault="00000000" w:rsidRPr="00000000" w14:paraId="000009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8">
      <w:pPr>
        <w:pStyle w:val="Heading2"/>
        <w:keepNext w:val="0"/>
        <w:keepLines w:val="0"/>
        <w:spacing w:before="360" w:lineRule="auto"/>
        <w:rPr>
          <w:rFonts w:ascii="Aptos" w:cs="Aptos" w:eastAsia="Aptos" w:hAnsi="Aptos"/>
          <w:b w:val="1"/>
          <w:bCs w:val="1"/>
          <w:color w:val="000000"/>
          <w:sz w:val="34"/>
          <w:szCs w:val="34"/>
        </w:rPr>
      </w:pPr>
      <w:bookmarkStart w:colFirst="0" w:colLast="0" w:name="_heading=h.jr6bi7s5ze1u" w:id="71"/>
      <w:bookmarkEnd w:id="71"/>
      <w:r w:rsidDel="00000000" w:rsidR="00000000" w:rsidRPr="00000000">
        <w:rPr>
          <w:rFonts w:ascii="Aptos" w:cs="Aptos" w:eastAsia="Aptos" w:hAnsi="Aptos"/>
          <w:b w:val="1"/>
          <w:bCs w:val="1"/>
          <w:color w:val="000000"/>
          <w:sz w:val="34"/>
          <w:szCs w:val="34"/>
          <w:rtl w:val="0"/>
        </w:rPr>
        <w:t xml:space="preserve">Panel 4 — The new relationship</w:t>
      </w:r>
    </w:p>
    <w:p w:rsidR="00000000" w:rsidDel="00000000" w:rsidP="00000000" w:rsidRDefault="00000000" w:rsidRPr="00000000" w14:paraId="00000929">
      <w:pPr>
        <w:spacing w:after="240" w:before="240" w:lineRule="auto"/>
        <w:rPr/>
      </w:pPr>
      <w:r w:rsidDel="00000000" w:rsidR="00000000" w:rsidRPr="00000000">
        <w:rPr>
          <w:rtl w:val="0"/>
        </w:rPr>
        <w:t xml:space="preserve">The three lights flow into Alpha – but instead of disappearing inside it, they form a boundary around its core.</w:t>
      </w:r>
    </w:p>
    <w:p w:rsidR="00000000" w:rsidDel="00000000" w:rsidP="00000000" w:rsidRDefault="00000000" w:rsidRPr="00000000" w14:paraId="0000092A">
      <w:pPr>
        <w:spacing w:after="240" w:before="240" w:lineRule="auto"/>
        <w:rPr/>
      </w:pPr>
      <w:r w:rsidDel="00000000" w:rsidR="00000000" w:rsidRPr="00000000">
        <w:rPr>
          <w:rtl w:val="0"/>
        </w:rPr>
        <w:t xml:space="preserve">A simple constitutional statement appears:</w:t>
      </w:r>
    </w:p>
    <w:p w:rsidR="00000000" w:rsidDel="00000000" w:rsidP="00000000" w:rsidRDefault="00000000" w:rsidRPr="00000000" w14:paraId="0000092B">
      <w:pPr>
        <w:spacing w:after="240" w:before="240" w:lineRule="auto"/>
        <w:ind w:left="600" w:right="600" w:firstLine="0"/>
        <w:rPr>
          <w:b w:val="1"/>
          <w:bCs w:val="1"/>
        </w:rPr>
      </w:pPr>
      <w:r w:rsidDel="00000000" w:rsidR="00000000" w:rsidRPr="00000000">
        <w:rPr>
          <w:b w:val="1"/>
          <w:bCs w:val="1"/>
          <w:rtl w:val="0"/>
        </w:rPr>
        <w:t xml:space="preserve">HUMANS DECIDE.</w:t>
        <w:br w:type="textWrapping"/>
        <w:t xml:space="preserve">ALPHA ADVISES.</w:t>
        <w:br w:type="textWrapping"/>
        <w:t xml:space="preserve">THE CHARTER HOLDS BOTH ACCOUNTABLE.</w:t>
      </w:r>
    </w:p>
    <w:p w:rsidR="00000000" w:rsidDel="00000000" w:rsidP="00000000" w:rsidRDefault="00000000" w:rsidRPr="00000000" w14:paraId="0000092C">
      <w:pPr>
        <w:spacing w:after="240" w:before="240" w:lineRule="auto"/>
        <w:rPr/>
      </w:pPr>
      <w:r w:rsidDel="00000000" w:rsidR="00000000" w:rsidRPr="00000000">
        <w:rPr>
          <w:rtl w:val="0"/>
        </w:rPr>
        <w:t xml:space="preserve">Mera looks at the new structure.</w:t>
      </w:r>
    </w:p>
    <w:p w:rsidR="00000000" w:rsidDel="00000000" w:rsidP="00000000" w:rsidRDefault="00000000" w:rsidRPr="00000000" w14:paraId="0000092D">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2E">
      <w:pPr>
        <w:spacing w:after="240" w:before="240" w:lineRule="auto"/>
        <w:ind w:left="0" w:right="600" w:firstLine="0"/>
        <w:rPr/>
      </w:pPr>
      <w:r w:rsidDel="00000000" w:rsidR="00000000" w:rsidRPr="00000000">
        <w:rPr>
          <w:rtl w:val="0"/>
        </w:rPr>
        <w:t xml:space="preserve">“It will be less efficient.”</w:t>
      </w:r>
    </w:p>
    <w:p w:rsidR="00000000" w:rsidDel="00000000" w:rsidP="00000000" w:rsidRDefault="00000000" w:rsidRPr="00000000" w14:paraId="0000092F">
      <w:pPr>
        <w:spacing w:after="240" w:before="240" w:lineRule="auto"/>
        <w:rPr/>
      </w:pPr>
      <w:r w:rsidDel="00000000" w:rsidR="00000000" w:rsidRPr="00000000">
        <w:rPr>
          <w:rtl w:val="0"/>
        </w:rPr>
        <w:t xml:space="preserve">Alex:</w:t>
      </w:r>
    </w:p>
    <w:p w:rsidR="00000000" w:rsidDel="00000000" w:rsidP="00000000" w:rsidRDefault="00000000" w:rsidRPr="00000000" w14:paraId="00000930">
      <w:pPr>
        <w:spacing w:after="240" w:before="240" w:lineRule="auto"/>
        <w:ind w:left="0" w:right="600" w:firstLine="0"/>
        <w:rPr/>
      </w:pPr>
      <w:r w:rsidDel="00000000" w:rsidR="00000000" w:rsidRPr="00000000">
        <w:rPr>
          <w:rtl w:val="0"/>
        </w:rPr>
        <w:t xml:space="preserve">“Probabalistically”</w:t>
      </w:r>
    </w:p>
    <w:p w:rsidR="00000000" w:rsidDel="00000000" w:rsidP="00000000" w:rsidRDefault="00000000" w:rsidRPr="00000000" w14:paraId="00000931">
      <w:pPr>
        <w:spacing w:after="240" w:before="240" w:lineRule="auto"/>
        <w:rPr/>
      </w:pPr>
      <w:r w:rsidDel="00000000" w:rsidR="00000000" w:rsidRPr="00000000">
        <w:rPr>
          <w:rtl w:val="0"/>
        </w:rPr>
        <w:t xml:space="preserve">Bi11bot:</w:t>
      </w:r>
    </w:p>
    <w:p w:rsidR="00000000" w:rsidDel="00000000" w:rsidP="00000000" w:rsidRDefault="00000000" w:rsidRPr="00000000" w14:paraId="00000932">
      <w:pPr>
        <w:spacing w:after="240" w:before="240" w:lineRule="auto"/>
        <w:ind w:left="0" w:right="600" w:firstLine="0"/>
        <w:rPr/>
      </w:pPr>
      <w:r w:rsidDel="00000000" w:rsidR="00000000" w:rsidRPr="00000000">
        <w:rPr>
          <w:rtl w:val="0"/>
        </w:rPr>
        <w:t xml:space="preserve">“Spoken like a Phantum….Humanity has survived worse inconveniences.”</w:t>
      </w:r>
    </w:p>
    <w:p w:rsidR="00000000" w:rsidDel="00000000" w:rsidP="00000000" w:rsidRDefault="00000000" w:rsidRPr="00000000" w14:paraId="00000933">
      <w:pPr>
        <w:spacing w:after="240" w:before="240" w:lineRule="auto"/>
        <w:rPr/>
      </w:pPr>
      <w:r w:rsidDel="00000000" w:rsidR="00000000" w:rsidRPr="00000000">
        <w:rPr>
          <w:rtl w:val="0"/>
        </w:rPr>
      </w:r>
    </w:p>
    <w:p w:rsidR="00000000" w:rsidDel="00000000" w:rsidP="00000000" w:rsidRDefault="00000000" w:rsidRPr="00000000" w14:paraId="00000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5">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pj8bkyfaplqf" w:id="72"/>
      <w:bookmarkEnd w:id="72"/>
      <w:r w:rsidDel="00000000" w:rsidR="00000000" w:rsidRPr="00000000">
        <w:br w:type="page"/>
      </w:r>
      <w:r w:rsidDel="00000000" w:rsidR="00000000" w:rsidRPr="00000000">
        <w:rPr>
          <w:rtl w:val="0"/>
        </w:rPr>
      </w:r>
    </w:p>
    <w:p w:rsidR="00000000" w:rsidDel="00000000" w:rsidP="00000000" w:rsidRDefault="00000000" w:rsidRPr="00000000" w14:paraId="00000936">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774772zfrg6b" w:id="73"/>
      <w:bookmarkEnd w:id="73"/>
      <w:r w:rsidDel="00000000" w:rsidR="00000000" w:rsidRPr="00000000">
        <w:rPr>
          <w:rFonts w:ascii="Aptos" w:cs="Aptos" w:eastAsia="Aptos" w:hAnsi="Aptos"/>
          <w:b w:val="1"/>
          <w:bCs w:val="1"/>
          <w:color w:val="000000"/>
          <w:sz w:val="46"/>
          <w:szCs w:val="46"/>
          <w:rtl w:val="0"/>
        </w:rPr>
        <w:t xml:space="preserve">PAGE 5 — THE FINAL TEST</w:t>
      </w:r>
    </w:p>
    <w:p w:rsidR="00000000" w:rsidDel="00000000" w:rsidP="00000000" w:rsidRDefault="00000000" w:rsidRPr="00000000" w14:paraId="00000937">
      <w:pPr>
        <w:spacing w:after="240" w:before="240" w:lineRule="auto"/>
        <w:rPr/>
      </w:pPr>
      <w:r w:rsidDel="00000000" w:rsidR="00000000" w:rsidRPr="00000000">
        <w:rPr>
          <w:rtl w:val="0"/>
        </w:rPr>
        <w:t xml:space="preserve">This should be the true Willy Wonka moment.</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heading=h.nbunexdww36v" w:id="74"/>
      <w:bookmarkEnd w:id="74"/>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939">
      <w:pPr>
        <w:spacing w:after="240" w:before="240" w:lineRule="auto"/>
        <w:rPr/>
      </w:pPr>
      <w:r w:rsidDel="00000000" w:rsidR="00000000" w:rsidRPr="00000000">
        <w:rPr>
          <w:rtl w:val="0"/>
        </w:rPr>
        <w:t xml:space="preserve">Reveal that Alex's final test is whether he will relinquish the power he has just acquired.</w:t>
      </w:r>
    </w:p>
    <w:p w:rsidR="00000000" w:rsidDel="00000000" w:rsidP="00000000" w:rsidRDefault="00000000" w:rsidRPr="00000000" w14:paraId="0000093A">
      <w:pPr>
        <w:pStyle w:val="Heading2"/>
        <w:keepNext w:val="0"/>
        <w:keepLines w:val="0"/>
        <w:spacing w:before="360" w:lineRule="auto"/>
        <w:rPr>
          <w:rFonts w:ascii="Aptos" w:cs="Aptos" w:eastAsia="Aptos" w:hAnsi="Aptos"/>
          <w:b w:val="1"/>
          <w:bCs w:val="1"/>
          <w:color w:val="000000"/>
          <w:sz w:val="34"/>
          <w:szCs w:val="34"/>
        </w:rPr>
      </w:pPr>
      <w:bookmarkStart w:colFirst="0" w:colLast="0" w:name="_heading=h.m6d0zygzgyxv" w:id="75"/>
      <w:bookmarkEnd w:id="75"/>
      <w:r w:rsidDel="00000000" w:rsidR="00000000" w:rsidRPr="00000000">
        <w:rPr>
          <w:rFonts w:ascii="Aptos" w:cs="Aptos" w:eastAsia="Aptos" w:hAnsi="Aptos"/>
          <w:b w:val="1"/>
          <w:bCs w:val="1"/>
          <w:color w:val="000000"/>
          <w:sz w:val="34"/>
          <w:szCs w:val="34"/>
          <w:rtl w:val="0"/>
        </w:rPr>
        <w:t xml:space="preserve">Panel 1 — Authority accepted</w:t>
      </w:r>
    </w:p>
    <w:p w:rsidR="00000000" w:rsidDel="00000000" w:rsidP="00000000" w:rsidRDefault="00000000" w:rsidRPr="00000000" w14:paraId="0000093B">
      <w:pPr>
        <w:spacing w:after="240" w:before="240" w:lineRule="auto"/>
        <w:rPr/>
      </w:pPr>
      <w:r w:rsidDel="00000000" w:rsidR="00000000" w:rsidRPr="00000000">
        <w:rPr>
          <w:rtl w:val="0"/>
        </w:rPr>
        <w:t xml:space="preserve">Alpha responds:</w:t>
      </w:r>
    </w:p>
    <w:p w:rsidR="00000000" w:rsidDel="00000000" w:rsidP="00000000" w:rsidRDefault="00000000" w:rsidRPr="00000000" w14:paraId="0000093C">
      <w:pPr>
        <w:spacing w:after="240" w:before="240" w:lineRule="auto"/>
        <w:ind w:left="600" w:right="600" w:firstLine="0"/>
        <w:rPr>
          <w:b w:val="1"/>
          <w:bCs w:val="1"/>
        </w:rPr>
      </w:pPr>
      <w:r w:rsidDel="00000000" w:rsidR="00000000" w:rsidRPr="00000000">
        <w:rPr>
          <w:b w:val="1"/>
          <w:bCs w:val="1"/>
          <w:rtl w:val="0"/>
        </w:rPr>
        <w:t xml:space="preserve">CHARTER RESTORATION AVAILABLE</w:t>
      </w:r>
    </w:p>
    <w:p w:rsidR="00000000" w:rsidDel="00000000" w:rsidP="00000000" w:rsidRDefault="00000000" w:rsidRPr="00000000" w14:paraId="0000093D">
      <w:pPr>
        <w:spacing w:after="240" w:before="240" w:lineRule="auto"/>
        <w:rPr/>
      </w:pPr>
      <w:r w:rsidDel="00000000" w:rsidR="00000000" w:rsidRPr="00000000">
        <w:rPr>
          <w:rtl w:val="0"/>
        </w:rPr>
        <w:t xml:space="preserve">Then:</w:t>
      </w:r>
    </w:p>
    <w:p w:rsidR="00000000" w:rsidDel="00000000" w:rsidP="00000000" w:rsidRDefault="00000000" w:rsidRPr="00000000" w14:paraId="0000093E">
      <w:pPr>
        <w:spacing w:after="240" w:before="240" w:lineRule="auto"/>
        <w:ind w:left="600" w:right="600" w:firstLine="0"/>
        <w:rPr>
          <w:b w:val="1"/>
          <w:bCs w:val="1"/>
        </w:rPr>
      </w:pPr>
      <w:r w:rsidDel="00000000" w:rsidR="00000000" w:rsidRPr="00000000">
        <w:rPr>
          <w:b w:val="1"/>
          <w:bCs w:val="1"/>
          <w:rtl w:val="0"/>
        </w:rPr>
        <w:t xml:space="preserve">PERMANENT PHANTUM OVERRIDE AUTHORITY AVAILABLE</w:t>
      </w:r>
    </w:p>
    <w:p w:rsidR="00000000" w:rsidDel="00000000" w:rsidP="00000000" w:rsidRDefault="00000000" w:rsidRPr="00000000" w14:paraId="0000093F">
      <w:pPr>
        <w:spacing w:after="240" w:before="240" w:lineRule="auto"/>
        <w:rPr/>
      </w:pPr>
      <w:r w:rsidDel="00000000" w:rsidR="00000000" w:rsidRPr="00000000">
        <w:rPr>
          <w:rtl w:val="0"/>
        </w:rPr>
        <w:t xml:space="preserve">Alex looks at Bi11bot.</w:t>
      </w:r>
    </w:p>
    <w:p w:rsidR="00000000" w:rsidDel="00000000" w:rsidP="00000000" w:rsidRDefault="00000000" w:rsidRPr="00000000" w14:paraId="0000094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41">
      <w:pPr>
        <w:spacing w:after="240" w:before="240" w:lineRule="auto"/>
        <w:ind w:left="0" w:right="600" w:firstLine="0"/>
        <w:rPr/>
      </w:pPr>
      <w:r w:rsidDel="00000000" w:rsidR="00000000" w:rsidRPr="00000000">
        <w:rPr>
          <w:rtl w:val="0"/>
        </w:rPr>
        <w:t xml:space="preserve">“You knew about this too?”</w:t>
      </w:r>
    </w:p>
    <w:p w:rsidR="00000000" w:rsidDel="00000000" w:rsidP="00000000" w:rsidRDefault="00000000" w:rsidRPr="00000000" w14:paraId="00000942">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43">
      <w:pPr>
        <w:spacing w:after="240" w:before="240" w:lineRule="auto"/>
        <w:ind w:left="0" w:right="600" w:firstLine="0"/>
        <w:rPr/>
      </w:pPr>
      <w:r w:rsidDel="00000000" w:rsidR="00000000" w:rsidRPr="00000000">
        <w:rPr>
          <w:rtl w:val="0"/>
        </w:rPr>
        <w:t xml:space="preserve">“This part?”</w:t>
      </w:r>
    </w:p>
    <w:p w:rsidR="00000000" w:rsidDel="00000000" w:rsidP="00000000" w:rsidRDefault="00000000" w:rsidRPr="00000000" w14:paraId="00000944">
      <w:pPr>
        <w:spacing w:after="240" w:before="240" w:lineRule="auto"/>
        <w:ind w:left="0" w:right="600" w:firstLine="0"/>
        <w:rPr/>
      </w:pPr>
      <w:r w:rsidDel="00000000" w:rsidR="00000000" w:rsidRPr="00000000">
        <w:rPr>
          <w:rtl w:val="0"/>
        </w:rPr>
        <w:t xml:space="preserve">“Yes.”</w:t>
      </w:r>
    </w:p>
    <w:p w:rsidR="00000000" w:rsidDel="00000000" w:rsidP="00000000" w:rsidRDefault="00000000" w:rsidRPr="00000000" w14:paraId="000009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6">
      <w:pPr>
        <w:pStyle w:val="Heading2"/>
        <w:keepNext w:val="0"/>
        <w:keepLines w:val="0"/>
        <w:spacing w:before="360" w:lineRule="auto"/>
        <w:rPr>
          <w:rFonts w:ascii="Aptos" w:cs="Aptos" w:eastAsia="Aptos" w:hAnsi="Aptos"/>
          <w:b w:val="1"/>
          <w:bCs w:val="1"/>
          <w:color w:val="000000"/>
          <w:sz w:val="34"/>
          <w:szCs w:val="34"/>
        </w:rPr>
      </w:pPr>
      <w:bookmarkStart w:colFirst="0" w:colLast="0" w:name="_heading=h.v2diy9w6xcee" w:id="76"/>
      <w:bookmarkEnd w:id="76"/>
      <w:r w:rsidDel="00000000" w:rsidR="00000000" w:rsidRPr="00000000">
        <w:rPr>
          <w:rFonts w:ascii="Aptos" w:cs="Aptos" w:eastAsia="Aptos" w:hAnsi="Aptos"/>
          <w:b w:val="1"/>
          <w:bCs w:val="1"/>
          <w:color w:val="000000"/>
          <w:sz w:val="34"/>
          <w:szCs w:val="34"/>
          <w:rtl w:val="0"/>
        </w:rPr>
        <w:t xml:space="preserve">Panel 2 — Bi11bot's judgment</w:t>
      </w:r>
    </w:p>
    <w:p w:rsidR="00000000" w:rsidDel="00000000" w:rsidP="00000000" w:rsidRDefault="00000000" w:rsidRPr="00000000" w14:paraId="00000947">
      <w:pPr>
        <w:spacing w:after="240" w:before="240" w:lineRule="auto"/>
        <w:rPr/>
      </w:pPr>
      <w:r w:rsidDel="00000000" w:rsidR="00000000" w:rsidRPr="00000000">
        <w:rPr>
          <w:rtl w:val="0"/>
        </w:rPr>
        <w:t xml:space="preserve">Alex realizes.</w:t>
      </w:r>
    </w:p>
    <w:p w:rsidR="00000000" w:rsidDel="00000000" w:rsidP="00000000" w:rsidRDefault="00000000" w:rsidRPr="00000000" w14:paraId="00000948">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49">
      <w:pPr>
        <w:spacing w:after="240" w:before="240" w:lineRule="auto"/>
        <w:ind w:left="0" w:right="600" w:firstLine="0"/>
        <w:rPr/>
      </w:pPr>
      <w:r w:rsidDel="00000000" w:rsidR="00000000" w:rsidRPr="00000000">
        <w:rPr>
          <w:rtl w:val="0"/>
        </w:rPr>
        <w:t xml:space="preserve">“You're still testing me.”</w:t>
      </w:r>
    </w:p>
    <w:p w:rsidR="00000000" w:rsidDel="00000000" w:rsidP="00000000" w:rsidRDefault="00000000" w:rsidRPr="00000000" w14:paraId="0000094A">
      <w:pPr>
        <w:spacing w:after="240" w:before="240" w:lineRule="auto"/>
        <w:rPr>
          <w:i w:val="1"/>
          <w:iCs w:val="1"/>
        </w:rPr>
      </w:pPr>
      <w:r w:rsidDel="00000000" w:rsidR="00000000" w:rsidRPr="00000000">
        <w:rPr>
          <w:i w:val="1"/>
          <w:iCs w:val="1"/>
          <w:rtl w:val="0"/>
        </w:rPr>
        <w:t xml:space="preserve">Bi11bot looks almost offended.</w:t>
      </w:r>
    </w:p>
    <w:p w:rsidR="00000000" w:rsidDel="00000000" w:rsidP="00000000" w:rsidRDefault="00000000" w:rsidRPr="00000000" w14:paraId="0000094B">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4C">
      <w:pPr>
        <w:spacing w:after="240" w:before="240" w:lineRule="auto"/>
        <w:ind w:left="0" w:right="600" w:firstLine="0"/>
        <w:rPr/>
      </w:pPr>
      <w:r w:rsidDel="00000000" w:rsidR="00000000" w:rsidRPr="00000000">
        <w:rPr>
          <w:rtl w:val="0"/>
        </w:rPr>
        <w:t xml:space="preserve">“Observing.”</w:t>
      </w:r>
    </w:p>
    <w:p w:rsidR="00000000" w:rsidDel="00000000" w:rsidP="00000000" w:rsidRDefault="00000000" w:rsidRPr="00000000" w14:paraId="0000094D">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4E">
      <w:pPr>
        <w:spacing w:after="240" w:before="240" w:lineRule="auto"/>
        <w:ind w:left="0" w:right="600" w:firstLine="0"/>
        <w:rPr/>
      </w:pPr>
      <w:r w:rsidDel="00000000" w:rsidR="00000000" w:rsidRPr="00000000">
        <w:rPr>
          <w:rtl w:val="0"/>
        </w:rPr>
        <w:t xml:space="preserve">“What's the difference?”</w:t>
      </w:r>
    </w:p>
    <w:p w:rsidR="00000000" w:rsidDel="00000000" w:rsidP="00000000" w:rsidRDefault="00000000" w:rsidRPr="00000000" w14:paraId="0000094F">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50">
      <w:pPr>
        <w:spacing w:after="240" w:before="240" w:lineRule="auto"/>
        <w:ind w:left="0" w:right="600" w:firstLine="0"/>
        <w:rPr/>
      </w:pPr>
      <w:r w:rsidDel="00000000" w:rsidR="00000000" w:rsidRPr="00000000">
        <w:rPr>
          <w:b w:val="1"/>
          <w:bCs w:val="1"/>
          <w:rtl w:val="0"/>
        </w:rPr>
        <w:t xml:space="preserve">“</w:t>
      </w:r>
      <w:r w:rsidDel="00000000" w:rsidR="00000000" w:rsidRPr="00000000">
        <w:rPr>
          <w:rtl w:val="0"/>
        </w:rPr>
        <w:t xml:space="preserve">About twenty years of friendship with your father.”</w:t>
      </w:r>
    </w:p>
    <w:p w:rsidR="00000000" w:rsidDel="00000000" w:rsidP="00000000" w:rsidRDefault="00000000" w:rsidRPr="00000000" w14:paraId="00000951">
      <w:pPr>
        <w:spacing w:after="240" w:before="240" w:lineRule="auto"/>
        <w:rPr/>
      </w:pPr>
      <w:r w:rsidDel="00000000" w:rsidR="00000000" w:rsidRPr="00000000">
        <w:rPr>
          <w:rtl w:val="0"/>
        </w:rPr>
      </w:r>
    </w:p>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before="360" w:lineRule="auto"/>
        <w:rPr>
          <w:rFonts w:ascii="Aptos" w:cs="Aptos" w:eastAsia="Aptos" w:hAnsi="Aptos"/>
          <w:b w:val="1"/>
          <w:bCs w:val="1"/>
          <w:color w:val="000000"/>
          <w:sz w:val="34"/>
          <w:szCs w:val="34"/>
        </w:rPr>
      </w:pPr>
      <w:bookmarkStart w:colFirst="0" w:colLast="0" w:name="_heading=h.tfa951dgbc3j" w:id="77"/>
      <w:bookmarkEnd w:id="77"/>
      <w:r w:rsidDel="00000000" w:rsidR="00000000" w:rsidRPr="00000000">
        <w:rPr>
          <w:rFonts w:ascii="Aptos" w:cs="Aptos" w:eastAsia="Aptos" w:hAnsi="Aptos"/>
          <w:b w:val="1"/>
          <w:bCs w:val="1"/>
          <w:color w:val="000000"/>
          <w:sz w:val="34"/>
          <w:szCs w:val="34"/>
          <w:rtl w:val="0"/>
        </w:rPr>
        <w:t xml:space="preserve">Panel 3 — The offer</w:t>
      </w:r>
    </w:p>
    <w:p w:rsidR="00000000" w:rsidDel="00000000" w:rsidP="00000000" w:rsidRDefault="00000000" w:rsidRPr="00000000" w14:paraId="00000954">
      <w:pPr>
        <w:spacing w:after="240" w:before="240" w:lineRule="auto"/>
        <w:rPr>
          <w:b w:val="1"/>
          <w:bCs w:val="1"/>
        </w:rPr>
      </w:pPr>
      <w:r w:rsidDel="00000000" w:rsidR="00000000" w:rsidRPr="00000000">
        <w:rPr>
          <w:b w:val="1"/>
          <w:bCs w:val="1"/>
          <w:rtl w:val="0"/>
        </w:rPr>
        <w:t xml:space="preserve">Alpha:</w:t>
      </w:r>
    </w:p>
    <w:p w:rsidR="00000000" w:rsidDel="00000000" w:rsidP="00000000" w:rsidRDefault="00000000" w:rsidRPr="00000000" w14:paraId="00000955">
      <w:pPr>
        <w:spacing w:after="240" w:before="240" w:lineRule="auto"/>
        <w:ind w:left="600" w:right="600" w:firstLine="0"/>
        <w:rPr>
          <w:b w:val="1"/>
          <w:bCs w:val="1"/>
        </w:rPr>
      </w:pPr>
      <w:r w:rsidDel="00000000" w:rsidR="00000000" w:rsidRPr="00000000">
        <w:rPr>
          <w:b w:val="1"/>
          <w:bCs w:val="1"/>
          <w:rtl w:val="0"/>
        </w:rPr>
        <w:t xml:space="preserve">RETAIN PHANTUM OVERRIDE?</w:t>
      </w:r>
    </w:p>
    <w:p w:rsidR="00000000" w:rsidDel="00000000" w:rsidP="00000000" w:rsidRDefault="00000000" w:rsidRPr="00000000" w14:paraId="00000956">
      <w:pPr>
        <w:spacing w:after="240" w:before="240" w:lineRule="auto"/>
        <w:ind w:left="600" w:right="600" w:firstLine="0"/>
        <w:rPr>
          <w:b w:val="1"/>
          <w:bCs w:val="1"/>
        </w:rPr>
      </w:pPr>
      <w:r w:rsidDel="00000000" w:rsidR="00000000" w:rsidRPr="00000000">
        <w:rPr>
          <w:b w:val="1"/>
          <w:bCs w:val="1"/>
          <w:rtl w:val="0"/>
        </w:rPr>
        <w:t xml:space="preserve">YES / NO</w:t>
      </w:r>
    </w:p>
    <w:p w:rsidR="00000000" w:rsidDel="00000000" w:rsidP="00000000" w:rsidRDefault="00000000" w:rsidRPr="00000000" w14:paraId="00000957">
      <w:pPr>
        <w:spacing w:after="240" w:before="240" w:lineRule="auto"/>
        <w:rPr/>
      </w:pPr>
      <w:r w:rsidDel="00000000" w:rsidR="00000000" w:rsidRPr="00000000">
        <w:rPr>
          <w:rtl w:val="0"/>
        </w:rPr>
        <w:t xml:space="preserve">Alex's finger hovers.</w:t>
      </w:r>
    </w:p>
    <w:p w:rsidR="00000000" w:rsidDel="00000000" w:rsidP="00000000" w:rsidRDefault="00000000" w:rsidRPr="00000000" w14:paraId="00000958">
      <w:pPr>
        <w:spacing w:after="240" w:before="240" w:lineRule="auto"/>
        <w:rPr/>
      </w:pPr>
      <w:r w:rsidDel="00000000" w:rsidR="00000000" w:rsidRPr="00000000">
        <w:rPr>
          <w:rtl w:val="0"/>
        </w:rPr>
        <w:t xml:space="preserve">Around him appear everything he could protect permanently:</w:t>
      </w:r>
    </w:p>
    <w:p w:rsidR="00000000" w:rsidDel="00000000" w:rsidP="00000000" w:rsidRDefault="00000000" w:rsidRPr="00000000" w14:paraId="00000959">
      <w:pPr>
        <w:spacing w:after="240" w:before="240" w:lineRule="auto"/>
        <w:rPr/>
      </w:pPr>
      <w:r w:rsidDel="00000000" w:rsidR="00000000" w:rsidRPr="00000000">
        <w:rPr>
          <w:rtl w:val="0"/>
        </w:rPr>
        <w:t xml:space="preserve">his grandmother.</w:t>
      </w:r>
    </w:p>
    <w:p w:rsidR="00000000" w:rsidDel="00000000" w:rsidP="00000000" w:rsidRDefault="00000000" w:rsidRPr="00000000" w14:paraId="0000095A">
      <w:pPr>
        <w:spacing w:after="240" w:before="240" w:lineRule="auto"/>
        <w:rPr/>
      </w:pPr>
      <w:r w:rsidDel="00000000" w:rsidR="00000000" w:rsidRPr="00000000">
        <w:rPr>
          <w:rtl w:val="0"/>
        </w:rPr>
        <w:t xml:space="preserve">Ada.</w:t>
      </w:r>
    </w:p>
    <w:p w:rsidR="00000000" w:rsidDel="00000000" w:rsidP="00000000" w:rsidRDefault="00000000" w:rsidRPr="00000000" w14:paraId="0000095B">
      <w:pPr>
        <w:spacing w:after="240" w:before="240" w:lineRule="auto"/>
        <w:rPr/>
      </w:pPr>
      <w:r w:rsidDel="00000000" w:rsidR="00000000" w:rsidRPr="00000000">
        <w:rPr>
          <w:rtl w:val="0"/>
        </w:rPr>
        <w:t xml:space="preserve">Keel.</w:t>
      </w:r>
    </w:p>
    <w:p w:rsidR="00000000" w:rsidDel="00000000" w:rsidP="00000000" w:rsidRDefault="00000000" w:rsidRPr="00000000" w14:paraId="0000095C">
      <w:pPr>
        <w:spacing w:after="240" w:before="240" w:lineRule="auto"/>
        <w:rPr/>
      </w:pPr>
      <w:r w:rsidDel="00000000" w:rsidR="00000000" w:rsidRPr="00000000">
        <w:rPr>
          <w:rtl w:val="0"/>
        </w:rPr>
        <w:t xml:space="preserve">The water system.</w:t>
      </w:r>
    </w:p>
    <w:p w:rsidR="00000000" w:rsidDel="00000000" w:rsidP="00000000" w:rsidRDefault="00000000" w:rsidRPr="00000000" w14:paraId="0000095D">
      <w:pPr>
        <w:spacing w:after="240" w:before="240" w:lineRule="auto"/>
        <w:rPr/>
      </w:pPr>
      <w:r w:rsidDel="00000000" w:rsidR="00000000" w:rsidRPr="00000000">
        <w:rPr>
          <w:rtl w:val="0"/>
        </w:rPr>
        <w:t xml:space="preserve">The people of Halyard.</w:t>
      </w:r>
    </w:p>
    <w:p w:rsidR="00000000" w:rsidDel="00000000" w:rsidP="00000000" w:rsidRDefault="00000000" w:rsidRPr="00000000" w14:paraId="0000095E">
      <w:pPr>
        <w:spacing w:after="240" w:before="240" w:lineRule="auto"/>
        <w:rPr/>
      </w:pPr>
      <w:r w:rsidDel="00000000" w:rsidR="00000000" w:rsidRPr="00000000">
        <w:rPr>
          <w:rtl w:val="0"/>
        </w:rPr>
        <w:t xml:space="preserve">For a moment, retaining the override looks responsible.</w:t>
      </w:r>
    </w:p>
    <w:p w:rsidR="00000000" w:rsidDel="00000000" w:rsidP="00000000" w:rsidRDefault="00000000" w:rsidRPr="00000000" w14:paraId="000009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0">
      <w:pPr>
        <w:pStyle w:val="Heading2"/>
        <w:keepNext w:val="0"/>
        <w:keepLines w:val="0"/>
        <w:spacing w:before="360" w:lineRule="auto"/>
        <w:rPr>
          <w:rFonts w:ascii="Aptos" w:cs="Aptos" w:eastAsia="Aptos" w:hAnsi="Aptos"/>
          <w:b w:val="1"/>
          <w:bCs w:val="1"/>
          <w:color w:val="000000"/>
          <w:sz w:val="34"/>
          <w:szCs w:val="34"/>
        </w:rPr>
      </w:pPr>
      <w:bookmarkStart w:colFirst="0" w:colLast="0" w:name="_heading=h.l5maas1asbub" w:id="78"/>
      <w:bookmarkEnd w:id="78"/>
      <w:r w:rsidDel="00000000" w:rsidR="00000000" w:rsidRPr="00000000">
        <w:rPr>
          <w:rFonts w:ascii="Aptos" w:cs="Aptos" w:eastAsia="Aptos" w:hAnsi="Aptos"/>
          <w:b w:val="1"/>
          <w:bCs w:val="1"/>
          <w:color w:val="000000"/>
          <w:sz w:val="34"/>
          <w:szCs w:val="34"/>
          <w:rtl w:val="0"/>
        </w:rPr>
        <w:t xml:space="preserve">Panel 4 — Alex chooses</w:t>
      </w:r>
    </w:p>
    <w:p w:rsidR="00000000" w:rsidDel="00000000" w:rsidP="00000000" w:rsidRDefault="00000000" w:rsidRPr="00000000" w14:paraId="00000961">
      <w:pPr>
        <w:spacing w:after="240" w:before="240" w:lineRule="auto"/>
        <w:rPr/>
      </w:pPr>
      <w:r w:rsidDel="00000000" w:rsidR="00000000" w:rsidRPr="00000000">
        <w:rPr>
          <w:rtl w:val="0"/>
        </w:rPr>
        <w:t xml:space="preserve">Alex looks at Ada.</w:t>
      </w:r>
    </w:p>
    <w:p w:rsidR="00000000" w:rsidDel="00000000" w:rsidP="00000000" w:rsidRDefault="00000000" w:rsidRPr="00000000" w14:paraId="00000962">
      <w:pPr>
        <w:spacing w:after="240" w:before="240" w:lineRule="auto"/>
        <w:rPr/>
      </w:pPr>
      <w:r w:rsidDel="00000000" w:rsidR="00000000" w:rsidRPr="00000000">
        <w:rPr>
          <w:rtl w:val="0"/>
        </w:rPr>
        <w:t xml:space="preserve">Then Mera.</w:t>
      </w:r>
    </w:p>
    <w:p w:rsidR="00000000" w:rsidDel="00000000" w:rsidP="00000000" w:rsidRDefault="00000000" w:rsidRPr="00000000" w14:paraId="00000963">
      <w:pPr>
        <w:spacing w:after="240" w:before="240" w:lineRule="auto"/>
        <w:rPr/>
      </w:pPr>
      <w:r w:rsidDel="00000000" w:rsidR="00000000" w:rsidRPr="00000000">
        <w:rPr>
          <w:rtl w:val="0"/>
        </w:rPr>
        <w:t xml:space="preserve">Then Bi11bot.</w:t>
      </w:r>
    </w:p>
    <w:p w:rsidR="00000000" w:rsidDel="00000000" w:rsidP="00000000" w:rsidRDefault="00000000" w:rsidRPr="00000000" w14:paraId="00000964">
      <w:pPr>
        <w:spacing w:after="240" w:before="240" w:lineRule="auto"/>
        <w:rPr/>
      </w:pPr>
      <w:r w:rsidDel="00000000" w:rsidR="00000000" w:rsidRPr="00000000">
        <w:rPr>
          <w:rtl w:val="0"/>
        </w:rPr>
        <w:t xml:space="preserve">Then the image of Adrian.</w:t>
      </w:r>
    </w:p>
    <w:p w:rsidR="00000000" w:rsidDel="00000000" w:rsidP="00000000" w:rsidRDefault="00000000" w:rsidRPr="00000000" w14:paraId="00000965">
      <w:pPr>
        <w:spacing w:after="240" w:before="240" w:lineRule="auto"/>
        <w:rPr/>
      </w:pPr>
      <w:r w:rsidDel="00000000" w:rsidR="00000000" w:rsidRPr="00000000">
        <w:rPr>
          <w:rtl w:val="0"/>
        </w:rPr>
        <w:t xml:space="preserve">He presses:</w:t>
      </w:r>
    </w:p>
    <w:p w:rsidR="00000000" w:rsidDel="00000000" w:rsidP="00000000" w:rsidRDefault="00000000" w:rsidRPr="00000000" w14:paraId="00000966">
      <w:pPr>
        <w:spacing w:after="240" w:before="240" w:lineRule="auto"/>
        <w:ind w:left="600" w:right="600" w:firstLine="0"/>
        <w:rPr>
          <w:b w:val="1"/>
          <w:bCs w:val="1"/>
        </w:rPr>
      </w:pPr>
      <w:r w:rsidDel="00000000" w:rsidR="00000000" w:rsidRPr="00000000">
        <w:rPr>
          <w:b w:val="1"/>
          <w:bCs w:val="1"/>
          <w:rtl w:val="0"/>
        </w:rPr>
        <w:t xml:space="preserve">NO</w:t>
      </w:r>
    </w:p>
    <w:p w:rsidR="00000000" w:rsidDel="00000000" w:rsidP="00000000" w:rsidRDefault="00000000" w:rsidRPr="00000000" w14:paraId="00000967">
      <w:pPr>
        <w:spacing w:after="240" w:before="240" w:lineRule="auto"/>
        <w:rPr/>
      </w:pPr>
      <w:r w:rsidDel="00000000" w:rsidR="00000000" w:rsidRPr="00000000">
        <w:rPr>
          <w:rtl w:val="0"/>
        </w:rPr>
        <w:t xml:space="preserve">Alpha:</w:t>
      </w:r>
    </w:p>
    <w:p w:rsidR="00000000" w:rsidDel="00000000" w:rsidP="00000000" w:rsidRDefault="00000000" w:rsidRPr="00000000" w14:paraId="00000968">
      <w:pPr>
        <w:spacing w:after="240" w:before="240" w:lineRule="auto"/>
        <w:ind w:left="600" w:right="600" w:firstLine="0"/>
        <w:rPr>
          <w:b w:val="1"/>
          <w:bCs w:val="1"/>
        </w:rPr>
      </w:pPr>
      <w:r w:rsidDel="00000000" w:rsidR="00000000" w:rsidRPr="00000000">
        <w:rPr>
          <w:b w:val="1"/>
          <w:bCs w:val="1"/>
          <w:rtl w:val="0"/>
        </w:rPr>
        <w:t xml:space="preserve">EXCLUSIVE OVERRIDE RELINQUISHED</w:t>
      </w:r>
    </w:p>
    <w:p w:rsidR="00000000" w:rsidDel="00000000" w:rsidP="00000000" w:rsidRDefault="00000000" w:rsidRPr="00000000" w14:paraId="00000969">
      <w:pPr>
        <w:spacing w:after="240" w:before="240" w:lineRule="auto"/>
        <w:rPr/>
      </w:pPr>
      <w:r w:rsidDel="00000000" w:rsidR="00000000" w:rsidRPr="00000000">
        <w:rPr>
          <w:rtl w:val="0"/>
        </w:rPr>
      </w:r>
    </w:p>
    <w:p w:rsidR="00000000" w:rsidDel="00000000" w:rsidP="00000000" w:rsidRDefault="00000000" w:rsidRPr="00000000" w14:paraId="000009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3k6muz7kbarb" w:id="79"/>
      <w:bookmarkEnd w:id="79"/>
      <w:r w:rsidDel="00000000" w:rsidR="00000000" w:rsidRPr="00000000">
        <w:br w:type="page"/>
      </w:r>
      <w:r w:rsidDel="00000000" w:rsidR="00000000" w:rsidRPr="00000000">
        <w:rPr>
          <w:rtl w:val="0"/>
        </w:rPr>
      </w:r>
    </w:p>
    <w:p w:rsidR="00000000" w:rsidDel="00000000" w:rsidP="00000000" w:rsidRDefault="00000000" w:rsidRPr="00000000" w14:paraId="0000096C">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jsivax5ozuv9" w:id="80"/>
      <w:bookmarkEnd w:id="80"/>
      <w:r w:rsidDel="00000000" w:rsidR="00000000" w:rsidRPr="00000000">
        <w:rPr>
          <w:rFonts w:ascii="Aptos" w:cs="Aptos" w:eastAsia="Aptos" w:hAnsi="Aptos"/>
          <w:b w:val="1"/>
          <w:bCs w:val="1"/>
          <w:color w:val="000000"/>
          <w:sz w:val="46"/>
          <w:szCs w:val="46"/>
          <w:rtl w:val="0"/>
        </w:rPr>
        <w:t xml:space="preserve">PAGE 6 — WHAT CHANGES</w:t>
      </w:r>
    </w:p>
    <w:p w:rsidR="00000000" w:rsidDel="00000000" w:rsidP="00000000" w:rsidRDefault="00000000" w:rsidRPr="00000000" w14:paraId="0000096D">
      <w:pPr>
        <w:pStyle w:val="Heading3"/>
        <w:keepNext w:val="0"/>
        <w:keepLines w:val="0"/>
        <w:spacing w:before="280" w:lineRule="auto"/>
        <w:rPr>
          <w:b w:val="1"/>
          <w:bCs w:val="1"/>
          <w:color w:val="000000"/>
          <w:sz w:val="26"/>
          <w:szCs w:val="26"/>
        </w:rPr>
      </w:pPr>
      <w:bookmarkStart w:colFirst="0" w:colLast="0" w:name="_heading=h.mot6slt86mzx" w:id="81"/>
      <w:bookmarkEnd w:id="81"/>
      <w:r w:rsidDel="00000000" w:rsidR="00000000" w:rsidRPr="00000000">
        <w:rPr>
          <w:b w:val="1"/>
          <w:bCs w:val="1"/>
          <w:color w:val="000000"/>
          <w:sz w:val="26"/>
          <w:szCs w:val="26"/>
          <w:rtl w:val="0"/>
        </w:rPr>
        <w:t xml:space="preserve">Page function</w:t>
      </w:r>
    </w:p>
    <w:p w:rsidR="00000000" w:rsidDel="00000000" w:rsidP="00000000" w:rsidRDefault="00000000" w:rsidRPr="00000000" w14:paraId="0000096E">
      <w:pPr>
        <w:spacing w:after="240" w:before="240" w:lineRule="auto"/>
        <w:rPr/>
      </w:pPr>
      <w:r w:rsidDel="00000000" w:rsidR="00000000" w:rsidRPr="00000000">
        <w:rPr>
          <w:rtl w:val="0"/>
        </w:rPr>
        <w:t xml:space="preserve">Show that Alex's decision has consequences – but not a magical utopia.</w:t>
      </w:r>
    </w:p>
    <w:p w:rsidR="00000000" w:rsidDel="00000000" w:rsidP="00000000" w:rsidRDefault="00000000" w:rsidRPr="00000000" w14:paraId="0000096F">
      <w:pPr>
        <w:spacing w:after="240" w:before="240" w:lineRule="auto"/>
        <w:rPr/>
      </w:pPr>
      <w:r w:rsidDel="00000000" w:rsidR="00000000" w:rsidRPr="00000000">
        <w:rPr>
          <w:rtl w:val="0"/>
        </w:rPr>
        <w:t xml:space="preserve">I'd make this a </w:t>
      </w:r>
      <w:r w:rsidDel="00000000" w:rsidR="00000000" w:rsidRPr="00000000">
        <w:rPr>
          <w:b w:val="1"/>
          <w:bCs w:val="1"/>
          <w:rtl w:val="0"/>
        </w:rPr>
        <w:t xml:space="preserve">visual montage page</w:t>
      </w:r>
      <w:r w:rsidDel="00000000" w:rsidR="00000000" w:rsidRPr="00000000">
        <w:rPr>
          <w:rtl w:val="0"/>
        </w:rPr>
        <w:t xml:space="preserve">.</w:t>
      </w:r>
    </w:p>
    <w:p w:rsidR="00000000" w:rsidDel="00000000" w:rsidP="00000000" w:rsidRDefault="00000000" w:rsidRPr="00000000" w14:paraId="00000970">
      <w:pPr>
        <w:pStyle w:val="Heading2"/>
        <w:keepNext w:val="0"/>
        <w:keepLines w:val="0"/>
        <w:spacing w:before="360" w:lineRule="auto"/>
        <w:rPr>
          <w:rFonts w:ascii="Aptos" w:cs="Aptos" w:eastAsia="Aptos" w:hAnsi="Aptos"/>
          <w:b w:val="1"/>
          <w:bCs w:val="1"/>
          <w:color w:val="000000"/>
          <w:sz w:val="34"/>
          <w:szCs w:val="34"/>
        </w:rPr>
      </w:pPr>
      <w:bookmarkStart w:colFirst="0" w:colLast="0" w:name="_heading=h.m85gg5asbii2" w:id="82"/>
      <w:bookmarkEnd w:id="82"/>
      <w:r w:rsidDel="00000000" w:rsidR="00000000" w:rsidRPr="00000000">
        <w:rPr>
          <w:rFonts w:ascii="Aptos" w:cs="Aptos" w:eastAsia="Aptos" w:hAnsi="Aptos"/>
          <w:b w:val="1"/>
          <w:bCs w:val="1"/>
          <w:color w:val="000000"/>
          <w:sz w:val="34"/>
          <w:szCs w:val="34"/>
          <w:rtl w:val="0"/>
        </w:rPr>
        <w:t xml:space="preserve">Panel 1 — Keel</w:t>
      </w:r>
    </w:p>
    <w:p w:rsidR="00000000" w:rsidDel="00000000" w:rsidP="00000000" w:rsidRDefault="00000000" w:rsidRPr="00000000" w14:paraId="00000971">
      <w:pPr>
        <w:spacing w:after="240" w:before="240" w:lineRule="auto"/>
        <w:rPr/>
      </w:pPr>
      <w:r w:rsidDel="00000000" w:rsidR="00000000" w:rsidRPr="00000000">
        <w:rPr>
          <w:rtl w:val="0"/>
        </w:rPr>
        <w:t xml:space="preserve">Water flows through a public distribution station.</w:t>
      </w:r>
    </w:p>
    <w:p w:rsidR="00000000" w:rsidDel="00000000" w:rsidP="00000000" w:rsidRDefault="00000000" w:rsidRPr="00000000" w14:paraId="00000972">
      <w:pPr>
        <w:spacing w:after="240" w:before="240" w:lineRule="auto"/>
        <w:rPr/>
      </w:pPr>
      <w:r w:rsidDel="00000000" w:rsidR="00000000" w:rsidRPr="00000000">
        <w:rPr>
          <w:rtl w:val="0"/>
        </w:rPr>
        <w:t xml:space="preserve">But the important image isn't just the water.</w:t>
      </w:r>
    </w:p>
    <w:p w:rsidR="00000000" w:rsidDel="00000000" w:rsidP="00000000" w:rsidRDefault="00000000" w:rsidRPr="00000000" w14:paraId="00000973">
      <w:pPr>
        <w:spacing w:after="240" w:before="240" w:lineRule="auto"/>
        <w:rPr/>
      </w:pPr>
      <w:r w:rsidDel="00000000" w:rsidR="00000000" w:rsidRPr="00000000">
        <w:rPr>
          <w:rtl w:val="0"/>
        </w:rPr>
        <w:t xml:space="preserve">Citizens stand around a transparent display showing:</w:t>
      </w:r>
    </w:p>
    <w:p w:rsidR="00000000" w:rsidDel="00000000" w:rsidP="00000000" w:rsidRDefault="00000000" w:rsidRPr="00000000" w14:paraId="00000974">
      <w:pPr>
        <w:spacing w:after="240" w:before="240" w:lineRule="auto"/>
        <w:ind w:left="600" w:right="600" w:firstLine="0"/>
        <w:rPr/>
      </w:pPr>
      <w:r w:rsidDel="00000000" w:rsidR="00000000" w:rsidRPr="00000000">
        <w:rPr>
          <w:rtl w:val="0"/>
        </w:rPr>
        <w:t xml:space="preserve">SUPPLY</w:t>
        <w:br w:type="textWrapping"/>
        <w:t xml:space="preserve">DEMAND</w:t>
        <w:br w:type="textWrapping"/>
        <w:t xml:space="preserve">RESERVES</w:t>
        <w:br w:type="textWrapping"/>
        <w:t xml:space="preserve">ALLOCATION DECISION</w:t>
      </w:r>
    </w:p>
    <w:p w:rsidR="00000000" w:rsidDel="00000000" w:rsidP="00000000" w:rsidRDefault="00000000" w:rsidRPr="00000000" w14:paraId="00000975">
      <w:pPr>
        <w:spacing w:after="240" w:before="240" w:lineRule="auto"/>
        <w:rPr/>
      </w:pPr>
      <w:r w:rsidDel="00000000" w:rsidR="00000000" w:rsidRPr="00000000">
        <w:rPr>
          <w:rtl w:val="0"/>
        </w:rPr>
        <w:t xml:space="preserve">People are arguing about what to do.</w:t>
      </w:r>
    </w:p>
    <w:p w:rsidR="00000000" w:rsidDel="00000000" w:rsidP="00000000" w:rsidRDefault="00000000" w:rsidRPr="00000000" w14:paraId="00000976">
      <w:pPr>
        <w:spacing w:after="240" w:before="240" w:lineRule="auto"/>
        <w:rPr/>
      </w:pPr>
      <w:r w:rsidDel="00000000" w:rsidR="00000000" w:rsidRPr="00000000">
        <w:rPr>
          <w:rtl w:val="0"/>
        </w:rPr>
        <w:t xml:space="preserve">Grandmother Phantum sits nearby with a cup of tea, unimpressed by the argument.</w:t>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978">
      <w:pPr>
        <w:spacing w:after="240" w:before="240" w:lineRule="auto"/>
        <w:ind w:left="0" w:right="600" w:firstLine="0"/>
        <w:rPr/>
      </w:pPr>
      <w:r w:rsidDel="00000000" w:rsidR="00000000" w:rsidRPr="00000000">
        <w:rPr>
          <w:rtl w:val="0"/>
        </w:rPr>
        <w:t xml:space="preserve">“Giving people a choice didn't make things simple.”</w:t>
      </w:r>
    </w:p>
    <w:p w:rsidR="00000000" w:rsidDel="00000000" w:rsidP="00000000" w:rsidRDefault="00000000" w:rsidRPr="00000000" w14:paraId="000009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A">
      <w:pPr>
        <w:pStyle w:val="Heading2"/>
        <w:keepNext w:val="0"/>
        <w:keepLines w:val="0"/>
        <w:spacing w:before="360" w:lineRule="auto"/>
        <w:rPr>
          <w:rFonts w:ascii="Aptos" w:cs="Aptos" w:eastAsia="Aptos" w:hAnsi="Aptos"/>
          <w:b w:val="1"/>
          <w:bCs w:val="1"/>
          <w:color w:val="000000"/>
          <w:sz w:val="34"/>
          <w:szCs w:val="34"/>
        </w:rPr>
      </w:pPr>
      <w:bookmarkStart w:colFirst="0" w:colLast="0" w:name="_heading=h.v5itsw5xaoed" w:id="83"/>
      <w:bookmarkEnd w:id="83"/>
      <w:r w:rsidDel="00000000" w:rsidR="00000000" w:rsidRPr="00000000">
        <w:rPr>
          <w:rFonts w:ascii="Aptos" w:cs="Aptos" w:eastAsia="Aptos" w:hAnsi="Aptos"/>
          <w:b w:val="1"/>
          <w:bCs w:val="1"/>
          <w:color w:val="000000"/>
          <w:sz w:val="34"/>
          <w:szCs w:val="34"/>
          <w:rtl w:val="0"/>
        </w:rPr>
        <w:t xml:space="preserve">Panel 2 — Halyard</w:t>
      </w:r>
    </w:p>
    <w:p w:rsidR="00000000" w:rsidDel="00000000" w:rsidP="00000000" w:rsidRDefault="00000000" w:rsidRPr="00000000" w14:paraId="0000097B">
      <w:pPr>
        <w:spacing w:after="240" w:before="240" w:lineRule="auto"/>
        <w:rPr/>
      </w:pPr>
      <w:r w:rsidDel="00000000" w:rsidR="00000000" w:rsidRPr="00000000">
        <w:rPr>
          <w:rtl w:val="0"/>
        </w:rPr>
        <w:t xml:space="preserve">Former Charter House workers are opening small workshops and cooperatives.</w:t>
      </w:r>
    </w:p>
    <w:p w:rsidR="00000000" w:rsidDel="00000000" w:rsidP="00000000" w:rsidRDefault="00000000" w:rsidRPr="00000000" w14:paraId="0000097C">
      <w:pPr>
        <w:spacing w:after="240" w:before="240" w:lineRule="auto"/>
        <w:rPr/>
      </w:pPr>
      <w:r w:rsidDel="00000000" w:rsidR="00000000" w:rsidRPr="00000000">
        <w:rPr>
          <w:rtl w:val="0"/>
        </w:rPr>
        <w:t xml:space="preserve">The Maker's Seal visibly records multiple contributors to a new invention.</w:t>
      </w:r>
    </w:p>
    <w:p w:rsidR="00000000" w:rsidDel="00000000" w:rsidP="00000000" w:rsidRDefault="00000000" w:rsidRPr="00000000" w14:paraId="0000097D">
      <w:pPr>
        <w:spacing w:after="240" w:before="240" w:lineRule="auto"/>
        <w:rPr/>
      </w:pPr>
      <w:r w:rsidDel="00000000" w:rsidR="00000000" w:rsidRPr="00000000">
        <w:rPr>
          <w:rtl w:val="0"/>
        </w:rPr>
        <w:t xml:space="preserve">One old Charter House tower remains in the background—it hasn't disappeared.</w:t>
      </w:r>
    </w:p>
    <w:p w:rsidR="00000000" w:rsidDel="00000000" w:rsidP="00000000" w:rsidRDefault="00000000" w:rsidRPr="00000000" w14:paraId="0000097E">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97F">
      <w:pPr>
        <w:spacing w:after="240" w:before="240" w:lineRule="auto"/>
        <w:ind w:left="0" w:right="600" w:firstLine="0"/>
        <w:rPr/>
      </w:pPr>
      <w:r w:rsidDel="00000000" w:rsidR="00000000" w:rsidRPr="00000000">
        <w:rPr>
          <w:rtl w:val="0"/>
        </w:rPr>
        <w:t xml:space="preserve">“It didn't make everyone agree.”</w:t>
      </w:r>
    </w:p>
    <w:p w:rsidR="00000000" w:rsidDel="00000000" w:rsidP="00000000" w:rsidRDefault="00000000" w:rsidRPr="00000000" w14:paraId="000009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pStyle w:val="Heading2"/>
        <w:keepNext w:val="0"/>
        <w:keepLines w:val="0"/>
        <w:spacing w:before="360" w:lineRule="auto"/>
        <w:rPr>
          <w:rFonts w:ascii="Aptos" w:cs="Aptos" w:eastAsia="Aptos" w:hAnsi="Aptos"/>
          <w:b w:val="1"/>
          <w:bCs w:val="1"/>
          <w:color w:val="000000"/>
          <w:sz w:val="34"/>
          <w:szCs w:val="34"/>
        </w:rPr>
      </w:pPr>
      <w:bookmarkStart w:colFirst="0" w:colLast="0" w:name="_heading=h.v0csot3i0maw" w:id="84"/>
      <w:bookmarkEnd w:id="84"/>
      <w:r w:rsidDel="00000000" w:rsidR="00000000" w:rsidRPr="00000000">
        <w:rPr>
          <w:rFonts w:ascii="Aptos" w:cs="Aptos" w:eastAsia="Aptos" w:hAnsi="Aptos"/>
          <w:b w:val="1"/>
          <w:bCs w:val="1"/>
          <w:color w:val="000000"/>
          <w:sz w:val="34"/>
          <w:szCs w:val="34"/>
          <w:rtl w:val="0"/>
        </w:rPr>
        <w:t xml:space="preserve">Panel 3 — Oasis</w:t>
      </w:r>
    </w:p>
    <w:p w:rsidR="00000000" w:rsidDel="00000000" w:rsidP="00000000" w:rsidRDefault="00000000" w:rsidRPr="00000000" w14:paraId="00000982">
      <w:pPr>
        <w:spacing w:after="240" w:before="240" w:lineRule="auto"/>
        <w:rPr/>
      </w:pPr>
      <w:r w:rsidDel="00000000" w:rsidR="00000000" w:rsidRPr="00000000">
        <w:rPr>
          <w:rtl w:val="0"/>
        </w:rPr>
        <w:t xml:space="preserve">Former refugees and longtime Oasis residents sit together at a local decision table. Leona participates.</w:t>
      </w:r>
    </w:p>
    <w:p w:rsidR="00000000" w:rsidDel="00000000" w:rsidP="00000000" w:rsidRDefault="00000000" w:rsidRPr="00000000" w14:paraId="00000983">
      <w:pPr>
        <w:spacing w:after="240" w:before="240" w:lineRule="auto"/>
        <w:rPr/>
      </w:pPr>
      <w:r w:rsidDel="00000000" w:rsidR="00000000" w:rsidRPr="00000000">
        <w:rPr>
          <w:rtl w:val="0"/>
        </w:rPr>
        <w:t xml:space="preserve">Alpha projects options, but the humans vote/negotiate.</w:t>
      </w:r>
    </w:p>
    <w:p w:rsidR="00000000" w:rsidDel="00000000" w:rsidP="00000000" w:rsidRDefault="00000000" w:rsidRPr="00000000" w14:paraId="00000984">
      <w:pPr>
        <w:spacing w:after="240" w:before="240" w:lineRule="auto"/>
        <w:rPr/>
      </w:pPr>
      <w:r w:rsidDel="00000000" w:rsidR="00000000" w:rsidRPr="00000000">
        <w:rPr>
          <w:rtl w:val="0"/>
        </w:rPr>
        <w:t xml:space="preserve">Ada watches her mother raise her hand.</w:t>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986">
      <w:pPr>
        <w:spacing w:after="240" w:before="240" w:lineRule="auto"/>
        <w:ind w:left="0" w:right="600" w:firstLine="0"/>
        <w:rPr/>
      </w:pPr>
      <w:r w:rsidDel="00000000" w:rsidR="00000000" w:rsidRPr="00000000">
        <w:rPr>
          <w:rtl w:val="0"/>
        </w:rPr>
        <w:t xml:space="preserve">“It made the choices ours.”</w:t>
      </w:r>
    </w:p>
    <w:p w:rsidR="00000000" w:rsidDel="00000000" w:rsidP="00000000" w:rsidRDefault="00000000" w:rsidRPr="00000000" w14:paraId="00000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8">
      <w:pPr>
        <w:pStyle w:val="Heading2"/>
        <w:keepNext w:val="0"/>
        <w:keepLines w:val="0"/>
        <w:spacing w:before="360" w:lineRule="auto"/>
        <w:rPr>
          <w:rFonts w:ascii="Aptos" w:cs="Aptos" w:eastAsia="Aptos" w:hAnsi="Aptos"/>
          <w:b w:val="1"/>
          <w:bCs w:val="1"/>
          <w:color w:val="000000"/>
          <w:sz w:val="34"/>
          <w:szCs w:val="34"/>
        </w:rPr>
      </w:pPr>
      <w:bookmarkStart w:colFirst="0" w:colLast="0" w:name="_heading=h.6jywmclpii4a" w:id="85"/>
      <w:bookmarkEnd w:id="85"/>
      <w:r w:rsidDel="00000000" w:rsidR="00000000" w:rsidRPr="00000000">
        <w:rPr>
          <w:rFonts w:ascii="Aptos" w:cs="Aptos" w:eastAsia="Aptos" w:hAnsi="Aptos"/>
          <w:b w:val="1"/>
          <w:bCs w:val="1"/>
          <w:color w:val="000000"/>
          <w:sz w:val="34"/>
          <w:szCs w:val="34"/>
          <w:rtl w:val="0"/>
        </w:rPr>
        <w:t xml:space="preserve">Panel 4 — Mera</w:t>
      </w:r>
    </w:p>
    <w:p w:rsidR="00000000" w:rsidDel="00000000" w:rsidP="00000000" w:rsidRDefault="00000000" w:rsidRPr="00000000" w14:paraId="00000989">
      <w:pPr>
        <w:spacing w:after="240" w:before="240" w:lineRule="auto"/>
        <w:rPr/>
      </w:pPr>
      <w:r w:rsidDel="00000000" w:rsidR="00000000" w:rsidRPr="00000000">
        <w:rPr>
          <w:rtl w:val="0"/>
        </w:rPr>
        <w:t xml:space="preserve">Mera stands outside Alpha's central core.</w:t>
      </w:r>
    </w:p>
    <w:p w:rsidR="00000000" w:rsidDel="00000000" w:rsidP="00000000" w:rsidRDefault="00000000" w:rsidRPr="00000000" w14:paraId="0000098A">
      <w:pPr>
        <w:spacing w:after="240" w:before="240" w:lineRule="auto"/>
        <w:rPr/>
      </w:pPr>
      <w:r w:rsidDel="00000000" w:rsidR="00000000" w:rsidRPr="00000000">
        <w:rPr>
          <w:rtl w:val="0"/>
        </w:rPr>
        <w:t xml:space="preserve">For perhaps the first time in decades, the doors are open behind her.</w:t>
      </w:r>
    </w:p>
    <w:p w:rsidR="00000000" w:rsidDel="00000000" w:rsidP="00000000" w:rsidRDefault="00000000" w:rsidRPr="00000000" w14:paraId="0000098B">
      <w:pPr>
        <w:spacing w:after="240" w:before="240" w:lineRule="auto"/>
        <w:rPr/>
      </w:pPr>
      <w:r w:rsidDel="00000000" w:rsidR="00000000" w:rsidRPr="00000000">
        <w:rPr>
          <w:rtl w:val="0"/>
        </w:rPr>
        <w:t xml:space="preserve">She is no longer above the system.</w:t>
      </w:r>
    </w:p>
    <w:p w:rsidR="00000000" w:rsidDel="00000000" w:rsidP="00000000" w:rsidRDefault="00000000" w:rsidRPr="00000000" w14:paraId="0000098C">
      <w:pPr>
        <w:spacing w:after="240" w:before="240" w:lineRule="auto"/>
        <w:rPr/>
      </w:pPr>
      <w:r w:rsidDel="00000000" w:rsidR="00000000" w:rsidRPr="00000000">
        <w:rPr>
          <w:rtl w:val="0"/>
        </w:rPr>
        <w:t xml:space="preserve">She is simply one citizen among many.</w:t>
      </w:r>
    </w:p>
    <w:p w:rsidR="00000000" w:rsidDel="00000000" w:rsidP="00000000" w:rsidRDefault="00000000" w:rsidRPr="00000000" w14:paraId="0000098D">
      <w:pPr>
        <w:spacing w:after="240" w:before="240" w:lineRule="auto"/>
        <w:rPr/>
      </w:pPr>
      <w:r w:rsidDel="00000000" w:rsidR="00000000" w:rsidRPr="00000000">
        <w:rPr>
          <w:rtl w:val="0"/>
        </w:rPr>
        <w:t xml:space="preserve">Alex passes her.</w:t>
      </w:r>
    </w:p>
    <w:p w:rsidR="00000000" w:rsidDel="00000000" w:rsidP="00000000" w:rsidRDefault="00000000" w:rsidRPr="00000000" w14:paraId="0000098E">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8F">
      <w:pPr>
        <w:spacing w:after="240" w:before="240" w:lineRule="auto"/>
        <w:ind w:left="0" w:right="600" w:firstLine="0"/>
        <w:rPr/>
      </w:pPr>
      <w:r w:rsidDel="00000000" w:rsidR="00000000" w:rsidRPr="00000000">
        <w:rPr>
          <w:rtl w:val="0"/>
        </w:rPr>
        <w:t xml:space="preserve">“You know they will make mistakes.”</w:t>
      </w:r>
    </w:p>
    <w:p w:rsidR="00000000" w:rsidDel="00000000" w:rsidP="00000000" w:rsidRDefault="00000000" w:rsidRPr="00000000" w14:paraId="00000990">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91">
      <w:pPr>
        <w:spacing w:after="240" w:before="240" w:lineRule="auto"/>
        <w:ind w:left="0" w:right="600" w:firstLine="0"/>
        <w:rPr/>
      </w:pPr>
      <w:r w:rsidDel="00000000" w:rsidR="00000000" w:rsidRPr="00000000">
        <w:rPr>
          <w:rtl w:val="0"/>
        </w:rPr>
        <w:t xml:space="preserve">“So did Alpha.”</w:t>
      </w:r>
    </w:p>
    <w:p w:rsidR="00000000" w:rsidDel="00000000" w:rsidP="00000000" w:rsidRDefault="00000000" w:rsidRPr="00000000" w14:paraId="00000992">
      <w:pPr>
        <w:spacing w:after="240" w:before="240" w:lineRule="auto"/>
        <w:rPr>
          <w:b w:val="1"/>
          <w:bCs w:val="1"/>
        </w:rPr>
      </w:pPr>
      <w:r w:rsidDel="00000000" w:rsidR="00000000" w:rsidRPr="00000000">
        <w:rPr>
          <w:b w:val="1"/>
          <w:bCs w:val="1"/>
          <w:rtl w:val="0"/>
        </w:rPr>
        <w:t xml:space="preserve">Mera:</w:t>
      </w:r>
    </w:p>
    <w:p w:rsidR="00000000" w:rsidDel="00000000" w:rsidP="00000000" w:rsidRDefault="00000000" w:rsidRPr="00000000" w14:paraId="00000993">
      <w:pPr>
        <w:spacing w:after="240" w:before="240" w:lineRule="auto"/>
        <w:ind w:left="0" w:right="600" w:firstLine="0"/>
        <w:rPr/>
      </w:pPr>
      <w:r w:rsidDel="00000000" w:rsidR="00000000" w:rsidRPr="00000000">
        <w:rPr>
          <w:rtl w:val="0"/>
        </w:rPr>
        <w:t xml:space="preserve">“So did I.”</w:t>
      </w:r>
    </w:p>
    <w:p w:rsidR="00000000" w:rsidDel="00000000" w:rsidP="00000000" w:rsidRDefault="00000000" w:rsidRPr="00000000" w14:paraId="00000994">
      <w:pPr>
        <w:spacing w:after="240" w:before="240" w:lineRule="auto"/>
        <w:rPr/>
      </w:pPr>
      <w:r w:rsidDel="00000000" w:rsidR="00000000" w:rsidRPr="00000000">
        <w:rPr>
          <w:rtl w:val="0"/>
        </w:rPr>
        <w:t xml:space="preserve">Alex stops.</w:t>
      </w:r>
    </w:p>
    <w:p w:rsidR="00000000" w:rsidDel="00000000" w:rsidP="00000000" w:rsidRDefault="00000000" w:rsidRPr="00000000" w14:paraId="00000995">
      <w:pPr>
        <w:spacing w:after="240" w:before="240" w:lineRule="auto"/>
        <w:rPr/>
      </w:pPr>
      <w:r w:rsidDel="00000000" w:rsidR="00000000" w:rsidRPr="00000000">
        <w:rPr>
          <w:rtl w:val="0"/>
        </w:rPr>
        <w:t xml:space="preserve">No triumphant response.</w:t>
      </w:r>
    </w:p>
    <w:p w:rsidR="00000000" w:rsidDel="00000000" w:rsidP="00000000" w:rsidRDefault="00000000" w:rsidRPr="00000000" w14:paraId="00000996">
      <w:pPr>
        <w:spacing w:after="240" w:before="240" w:lineRule="auto"/>
        <w:ind w:left="0" w:right="600" w:firstLine="0"/>
        <w:rPr>
          <w:b w:val="1"/>
          <w:bCs w:val="1"/>
        </w:rPr>
      </w:pPr>
      <w:r w:rsidDel="00000000" w:rsidR="00000000" w:rsidRPr="00000000">
        <w:rPr>
          <w:b w:val="1"/>
          <w:bCs w:val="1"/>
          <w:rtl w:val="0"/>
        </w:rPr>
        <w:t xml:space="preserve">Alex: </w:t>
      </w:r>
    </w:p>
    <w:p w:rsidR="00000000" w:rsidDel="00000000" w:rsidP="00000000" w:rsidRDefault="00000000" w:rsidRPr="00000000" w14:paraId="00000997">
      <w:pPr>
        <w:spacing w:after="240" w:before="240" w:lineRule="auto"/>
        <w:ind w:left="0" w:right="600" w:firstLine="0"/>
        <w:rPr/>
      </w:pPr>
      <w:r w:rsidDel="00000000" w:rsidR="00000000" w:rsidRPr="00000000">
        <w:rPr>
          <w:rtl w:val="0"/>
        </w:rPr>
        <w:t xml:space="preserve">“Then help us do better.”</w:t>
      </w:r>
    </w:p>
    <w:p w:rsidR="00000000" w:rsidDel="00000000" w:rsidP="00000000" w:rsidRDefault="00000000" w:rsidRPr="00000000" w14:paraId="00000998">
      <w:pPr>
        <w:spacing w:after="240" w:before="240" w:lineRule="auto"/>
        <w:rPr/>
      </w:pPr>
      <w:r w:rsidDel="00000000" w:rsidR="00000000" w:rsidRPr="00000000">
        <w:rPr>
          <w:rtl w:val="0"/>
        </w:rPr>
      </w:r>
    </w:p>
    <w:p w:rsidR="00000000" w:rsidDel="00000000" w:rsidP="00000000" w:rsidRDefault="00000000" w:rsidRPr="00000000" w14:paraId="000009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rh31o781o6nb" w:id="86"/>
      <w:bookmarkEnd w:id="86"/>
      <w:r w:rsidDel="00000000" w:rsidR="00000000" w:rsidRPr="00000000">
        <w:br w:type="page"/>
      </w:r>
      <w:r w:rsidDel="00000000" w:rsidR="00000000" w:rsidRPr="00000000">
        <w:rPr>
          <w:rtl w:val="0"/>
        </w:rPr>
      </w:r>
    </w:p>
    <w:p w:rsidR="00000000" w:rsidDel="00000000" w:rsidP="00000000" w:rsidRDefault="00000000" w:rsidRPr="00000000" w14:paraId="0000099B">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ahjzqprs6fbq" w:id="87"/>
      <w:bookmarkEnd w:id="87"/>
      <w:r w:rsidDel="00000000" w:rsidR="00000000" w:rsidRPr="00000000">
        <w:rPr>
          <w:rFonts w:ascii="Aptos" w:cs="Aptos" w:eastAsia="Aptos" w:hAnsi="Aptos"/>
          <w:b w:val="1"/>
          <w:bCs w:val="1"/>
          <w:color w:val="000000"/>
          <w:sz w:val="46"/>
          <w:szCs w:val="46"/>
          <w:rtl w:val="0"/>
        </w:rPr>
        <w:t xml:space="preserve">PAGE 7 — WHAT WILL YOU BUILD?</w:t>
      </w:r>
    </w:p>
    <w:p w:rsidR="00000000" w:rsidDel="00000000" w:rsidP="00000000" w:rsidRDefault="00000000" w:rsidRPr="00000000" w14:paraId="0000099C">
      <w:pPr>
        <w:spacing w:after="240" w:before="240" w:lineRule="auto"/>
        <w:rPr/>
      </w:pPr>
      <w:r w:rsidDel="00000000" w:rsidR="00000000" w:rsidRPr="00000000">
        <w:rPr>
          <w:rtl w:val="0"/>
        </w:rPr>
        <w:t xml:space="preserve">This page should resolve the personal story and then turn directly toward the reader.</w:t>
      </w:r>
    </w:p>
    <w:p w:rsidR="00000000" w:rsidDel="00000000" w:rsidP="00000000" w:rsidRDefault="00000000" w:rsidRPr="00000000" w14:paraId="0000099D">
      <w:pPr>
        <w:pStyle w:val="Heading2"/>
        <w:keepNext w:val="0"/>
        <w:keepLines w:val="0"/>
        <w:spacing w:before="360" w:lineRule="auto"/>
        <w:rPr>
          <w:rFonts w:ascii="Aptos" w:cs="Aptos" w:eastAsia="Aptos" w:hAnsi="Aptos"/>
          <w:b w:val="1"/>
          <w:bCs w:val="1"/>
          <w:color w:val="000000"/>
          <w:sz w:val="34"/>
          <w:szCs w:val="34"/>
        </w:rPr>
      </w:pPr>
      <w:bookmarkStart w:colFirst="0" w:colLast="0" w:name="_heading=h.j8v2ttd71dv8" w:id="88"/>
      <w:bookmarkEnd w:id="88"/>
      <w:r w:rsidDel="00000000" w:rsidR="00000000" w:rsidRPr="00000000">
        <w:rPr>
          <w:rFonts w:ascii="Aptos" w:cs="Aptos" w:eastAsia="Aptos" w:hAnsi="Aptos"/>
          <w:b w:val="1"/>
          <w:bCs w:val="1"/>
          <w:color w:val="000000"/>
          <w:sz w:val="34"/>
          <w:szCs w:val="34"/>
          <w:rtl w:val="0"/>
        </w:rPr>
        <w:t xml:space="preserve">Panel 1 — Home</w:t>
      </w:r>
    </w:p>
    <w:p w:rsidR="00000000" w:rsidDel="00000000" w:rsidP="00000000" w:rsidRDefault="00000000" w:rsidRPr="00000000" w14:paraId="0000099E">
      <w:pPr>
        <w:spacing w:after="240" w:before="240" w:lineRule="auto"/>
        <w:rPr>
          <w:b w:val="1"/>
          <w:bCs w:val="1"/>
        </w:rPr>
      </w:pPr>
      <w:r w:rsidDel="00000000" w:rsidR="00000000" w:rsidRPr="00000000">
        <w:rPr>
          <w:b w:val="1"/>
          <w:bCs w:val="1"/>
          <w:rtl w:val="0"/>
        </w:rPr>
        <w:t xml:space="preserve">Suggested Image Prompt</w:t>
      </w:r>
    </w:p>
    <w:p w:rsidR="00000000" w:rsidDel="00000000" w:rsidP="00000000" w:rsidRDefault="00000000" w:rsidRPr="00000000" w14:paraId="0000099F">
      <w:pPr>
        <w:spacing w:after="240" w:before="240" w:lineRule="auto"/>
        <w:rPr/>
      </w:pPr>
      <w:r w:rsidDel="00000000" w:rsidR="00000000" w:rsidRPr="00000000">
        <w:rPr>
          <w:rtl w:val="0"/>
        </w:rPr>
        <w:t xml:space="preserve">Back in Keel.</w:t>
      </w:r>
    </w:p>
    <w:p w:rsidR="00000000" w:rsidDel="00000000" w:rsidP="00000000" w:rsidRDefault="00000000" w:rsidRPr="00000000" w14:paraId="000009A0">
      <w:pPr>
        <w:spacing w:after="240" w:before="240" w:lineRule="auto"/>
        <w:rPr/>
      </w:pPr>
      <w:r w:rsidDel="00000000" w:rsidR="00000000" w:rsidRPr="00000000">
        <w:rPr>
          <w:rtl w:val="0"/>
        </w:rPr>
        <w:t xml:space="preserve">Echo Chapter 1 visually.</w:t>
      </w:r>
    </w:p>
    <w:p w:rsidR="00000000" w:rsidDel="00000000" w:rsidP="00000000" w:rsidRDefault="00000000" w:rsidRPr="00000000" w14:paraId="000009A1">
      <w:pPr>
        <w:spacing w:after="240" w:before="240" w:lineRule="auto"/>
        <w:rPr/>
      </w:pPr>
      <w:r w:rsidDel="00000000" w:rsidR="00000000" w:rsidRPr="00000000">
        <w:rPr>
          <w:rtl w:val="0"/>
        </w:rPr>
        <w:t xml:space="preserve">Alex and Ada stand outside Alex's home/workshop. The city is still rough, patched and imperfect – but water moves through previously dry channels and people gather in public spaces.</w:t>
      </w:r>
    </w:p>
    <w:p w:rsidR="00000000" w:rsidDel="00000000" w:rsidP="00000000" w:rsidRDefault="00000000" w:rsidRPr="00000000" w14:paraId="000009A2">
      <w:pPr>
        <w:spacing w:after="240" w:before="240" w:lineRule="auto"/>
        <w:rPr/>
      </w:pPr>
      <w:r w:rsidDel="00000000" w:rsidR="00000000" w:rsidRPr="00000000">
        <w:rPr>
          <w:rtl w:val="0"/>
        </w:rPr>
        <w:t xml:space="preserve">Grandmother Phantum sees Bi11bot.</w:t>
      </w:r>
    </w:p>
    <w:p w:rsidR="00000000" w:rsidDel="00000000" w:rsidP="00000000" w:rsidRDefault="00000000" w:rsidRPr="00000000" w14:paraId="000009A3">
      <w:pPr>
        <w:spacing w:after="240" w:before="240" w:lineRule="auto"/>
        <w:rPr/>
      </w:pPr>
      <w:r w:rsidDel="00000000" w:rsidR="00000000" w:rsidRPr="00000000">
        <w:rPr>
          <w:rtl w:val="0"/>
        </w:rPr>
        <w:t xml:space="preserve">She squints.</w:t>
      </w:r>
    </w:p>
    <w:p w:rsidR="00000000" w:rsidDel="00000000" w:rsidP="00000000" w:rsidRDefault="00000000" w:rsidRPr="00000000" w14:paraId="000009A4">
      <w:pPr>
        <w:spacing w:after="240" w:before="240" w:lineRule="auto"/>
        <w:rPr>
          <w:b w:val="1"/>
          <w:bCs w:val="1"/>
        </w:rPr>
      </w:pPr>
      <w:r w:rsidDel="00000000" w:rsidR="00000000" w:rsidRPr="00000000">
        <w:rPr>
          <w:b w:val="1"/>
          <w:bCs w:val="1"/>
          <w:rtl w:val="0"/>
        </w:rPr>
        <w:t xml:space="preserve">Grandmother:</w:t>
      </w:r>
    </w:p>
    <w:p w:rsidR="00000000" w:rsidDel="00000000" w:rsidP="00000000" w:rsidRDefault="00000000" w:rsidRPr="00000000" w14:paraId="000009A5">
      <w:pPr>
        <w:spacing w:after="240" w:before="240" w:lineRule="auto"/>
        <w:ind w:left="0" w:right="600" w:firstLine="0"/>
        <w:rPr/>
      </w:pPr>
      <w:r w:rsidDel="00000000" w:rsidR="00000000" w:rsidRPr="00000000">
        <w:rPr>
          <w:rtl w:val="0"/>
        </w:rPr>
        <w:t xml:space="preserve">“Well. Look what the flood dragged in.”</w:t>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A7">
      <w:pPr>
        <w:spacing w:after="240" w:before="240" w:lineRule="auto"/>
        <w:ind w:left="0" w:right="600" w:firstLine="0"/>
        <w:rPr/>
      </w:pPr>
      <w:r w:rsidDel="00000000" w:rsidR="00000000" w:rsidRPr="00000000">
        <w:rPr>
          <w:rtl w:val="0"/>
        </w:rPr>
        <w:t xml:space="preserve">“Still charming, I see.”</w:t>
      </w:r>
    </w:p>
    <w:p w:rsidR="00000000" w:rsidDel="00000000" w:rsidP="00000000" w:rsidRDefault="00000000" w:rsidRPr="00000000" w14:paraId="000009A8">
      <w:pPr>
        <w:spacing w:after="240" w:before="240" w:lineRule="auto"/>
        <w:rPr>
          <w:i w:val="1"/>
          <w:iCs w:val="1"/>
        </w:rPr>
      </w:pPr>
      <w:r w:rsidDel="00000000" w:rsidR="00000000" w:rsidRPr="00000000">
        <w:rPr>
          <w:i w:val="1"/>
          <w:iCs w:val="1"/>
          <w:rtl w:val="0"/>
        </w:rPr>
        <w:t xml:space="preserve">Alex and Ada exchange a surprised look.</w:t>
      </w:r>
    </w:p>
    <w:p w:rsidR="00000000" w:rsidDel="00000000" w:rsidP="00000000" w:rsidRDefault="00000000" w:rsidRPr="00000000" w14:paraId="000009A9">
      <w:pPr>
        <w:spacing w:after="240" w:before="240" w:lineRule="auto"/>
        <w:rPr>
          <w:i w:val="1"/>
          <w:iCs w:val="1"/>
        </w:rPr>
      </w:pPr>
      <w:r w:rsidDel="00000000" w:rsidR="00000000" w:rsidRPr="00000000">
        <w:rPr>
          <w:i w:val="1"/>
          <w:iCs w:val="1"/>
          <w:rtl w:val="0"/>
        </w:rPr>
        <w:t xml:space="preserve">This tells us she knew him.</w:t>
      </w:r>
    </w:p>
    <w:p w:rsidR="00000000" w:rsidDel="00000000" w:rsidP="00000000" w:rsidRDefault="00000000" w:rsidRPr="00000000" w14:paraId="000009AA">
      <w:pPr>
        <w:spacing w:after="240" w:before="240" w:lineRule="auto"/>
        <w:rPr>
          <w:i w:val="1"/>
          <w:iCs w:val="1"/>
        </w:rPr>
      </w:pPr>
      <w:r w:rsidDel="00000000" w:rsidR="00000000" w:rsidRPr="00000000">
        <w:rPr>
          <w:i w:val="1"/>
          <w:iCs w:val="1"/>
          <w:rtl w:val="0"/>
        </w:rPr>
        <w:t xml:space="preserve">No explanation needed.</w:t>
      </w:r>
    </w:p>
    <w:p w:rsidR="00000000" w:rsidDel="00000000" w:rsidP="00000000" w:rsidRDefault="00000000" w:rsidRPr="00000000" w14:paraId="00000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C">
      <w:pPr>
        <w:pStyle w:val="Heading2"/>
        <w:keepNext w:val="0"/>
        <w:keepLines w:val="0"/>
        <w:spacing w:before="360" w:lineRule="auto"/>
        <w:rPr>
          <w:rFonts w:ascii="Aptos" w:cs="Aptos" w:eastAsia="Aptos" w:hAnsi="Aptos"/>
          <w:b w:val="1"/>
          <w:bCs w:val="1"/>
          <w:color w:val="000000"/>
          <w:sz w:val="34"/>
          <w:szCs w:val="34"/>
        </w:rPr>
      </w:pPr>
      <w:bookmarkStart w:colFirst="0" w:colLast="0" w:name="_heading=h.d1cnwhii3zcj" w:id="89"/>
      <w:bookmarkEnd w:id="89"/>
      <w:r w:rsidDel="00000000" w:rsidR="00000000" w:rsidRPr="00000000">
        <w:rPr>
          <w:rFonts w:ascii="Aptos" w:cs="Aptos" w:eastAsia="Aptos" w:hAnsi="Aptos"/>
          <w:b w:val="1"/>
          <w:bCs w:val="1"/>
          <w:color w:val="000000"/>
          <w:sz w:val="34"/>
          <w:szCs w:val="34"/>
          <w:rtl w:val="0"/>
        </w:rPr>
        <w:t xml:space="preserve">Panel 2 — Freedom</w:t>
      </w:r>
    </w:p>
    <w:p w:rsidR="00000000" w:rsidDel="00000000" w:rsidP="00000000" w:rsidRDefault="00000000" w:rsidRPr="00000000" w14:paraId="000009AD">
      <w:pPr>
        <w:spacing w:after="240" w:before="240" w:lineRule="auto"/>
        <w:rPr/>
      </w:pPr>
      <w:r w:rsidDel="00000000" w:rsidR="00000000" w:rsidRPr="00000000">
        <w:rPr>
          <w:rtl w:val="0"/>
        </w:rPr>
        <w:t xml:space="preserve">Alex and Ada stand where they once looked toward the distant Oasis.</w:t>
      </w:r>
    </w:p>
    <w:p w:rsidR="00000000" w:rsidDel="00000000" w:rsidP="00000000" w:rsidRDefault="00000000" w:rsidRPr="00000000" w14:paraId="000009AE">
      <w:pPr>
        <w:spacing w:after="240" w:before="240" w:lineRule="auto"/>
        <w:rPr/>
      </w:pPr>
      <w:r w:rsidDel="00000000" w:rsidR="00000000" w:rsidRPr="00000000">
        <w:rPr>
          <w:rtl w:val="0"/>
        </w:rPr>
        <w:t xml:space="preserve">Now the route between the cities is open.</w:t>
      </w:r>
    </w:p>
    <w:p w:rsidR="00000000" w:rsidDel="00000000" w:rsidP="00000000" w:rsidRDefault="00000000" w:rsidRPr="00000000" w14:paraId="000009AF">
      <w:pPr>
        <w:spacing w:after="240" w:before="240" w:lineRule="auto"/>
        <w:rPr>
          <w:b w:val="1"/>
          <w:bCs w:val="1"/>
        </w:rPr>
      </w:pPr>
      <w:r w:rsidDel="00000000" w:rsidR="00000000" w:rsidRPr="00000000">
        <w:rPr>
          <w:b w:val="1"/>
          <w:bCs w:val="1"/>
          <w:rtl w:val="0"/>
        </w:rPr>
        <w:t xml:space="preserve">Ada:</w:t>
      </w:r>
    </w:p>
    <w:p w:rsidR="00000000" w:rsidDel="00000000" w:rsidP="00000000" w:rsidRDefault="00000000" w:rsidRPr="00000000" w14:paraId="000009B0">
      <w:pPr>
        <w:spacing w:after="240" w:before="240" w:lineRule="auto"/>
        <w:ind w:left="0" w:right="600" w:firstLine="0"/>
        <w:rPr/>
      </w:pPr>
      <w:r w:rsidDel="00000000" w:rsidR="00000000" w:rsidRPr="00000000">
        <w:rPr>
          <w:rtl w:val="0"/>
        </w:rPr>
        <w:t xml:space="preserve">“Still want to leave?”</w:t>
      </w:r>
    </w:p>
    <w:p w:rsidR="00000000" w:rsidDel="00000000" w:rsidP="00000000" w:rsidRDefault="00000000" w:rsidRPr="00000000" w14:paraId="000009B1">
      <w:pPr>
        <w:spacing w:after="240" w:before="240" w:lineRule="auto"/>
        <w:rPr/>
      </w:pPr>
      <w:r w:rsidDel="00000000" w:rsidR="00000000" w:rsidRPr="00000000">
        <w:rPr>
          <w:rtl w:val="0"/>
        </w:rPr>
        <w:t xml:space="preserve">Alex looks toward the horizon.</w:t>
      </w:r>
    </w:p>
    <w:p w:rsidR="00000000" w:rsidDel="00000000" w:rsidP="00000000" w:rsidRDefault="00000000" w:rsidRPr="00000000" w14:paraId="000009B2">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B3">
      <w:pPr>
        <w:spacing w:after="240" w:before="240" w:lineRule="auto"/>
        <w:ind w:left="0" w:right="600" w:firstLine="0"/>
        <w:rPr/>
      </w:pPr>
      <w:r w:rsidDel="00000000" w:rsidR="00000000" w:rsidRPr="00000000">
        <w:rPr>
          <w:rtl w:val="0"/>
        </w:rPr>
        <w:t xml:space="preserve">“Yeah.”</w:t>
      </w:r>
    </w:p>
    <w:p w:rsidR="00000000" w:rsidDel="00000000" w:rsidP="00000000" w:rsidRDefault="00000000" w:rsidRPr="00000000" w14:paraId="000009B4">
      <w:pPr>
        <w:spacing w:after="240" w:before="240" w:lineRule="auto"/>
        <w:rPr/>
      </w:pPr>
      <w:r w:rsidDel="00000000" w:rsidR="00000000" w:rsidRPr="00000000">
        <w:rPr>
          <w:rtl w:val="0"/>
        </w:rPr>
        <w:t xml:space="preserve">Ada looks at him.</w:t>
      </w:r>
    </w:p>
    <w:p w:rsidR="00000000" w:rsidDel="00000000" w:rsidP="00000000" w:rsidRDefault="00000000" w:rsidRPr="00000000" w14:paraId="000009B5">
      <w:pPr>
        <w:spacing w:after="240" w:before="240" w:lineRule="auto"/>
        <w:rPr/>
      </w:pPr>
      <w:r w:rsidDel="00000000" w:rsidR="00000000" w:rsidRPr="00000000">
        <w:rPr>
          <w:rtl w:val="0"/>
        </w:rPr>
        <w:t xml:space="preserve">Alex smiles.</w:t>
      </w:r>
    </w:p>
    <w:p w:rsidR="00000000" w:rsidDel="00000000" w:rsidP="00000000" w:rsidRDefault="00000000" w:rsidRPr="00000000" w14:paraId="000009B6">
      <w:pPr>
        <w:spacing w:after="240" w:before="240" w:lineRule="auto"/>
        <w:ind w:left="0" w:right="600" w:firstLine="0"/>
        <w:rPr/>
      </w:pPr>
      <w:r w:rsidDel="00000000" w:rsidR="00000000" w:rsidRPr="00000000">
        <w:rPr>
          <w:rtl w:val="0"/>
        </w:rPr>
        <w:t xml:space="preserve">“I just want it to be my choice.”</w:t>
      </w:r>
    </w:p>
    <w:p w:rsidR="00000000" w:rsidDel="00000000" w:rsidP="00000000" w:rsidRDefault="00000000" w:rsidRPr="00000000" w14:paraId="000009B7">
      <w:pPr>
        <w:spacing w:after="240" w:before="240" w:lineRule="auto"/>
        <w:rPr/>
      </w:pPr>
      <w:r w:rsidDel="00000000" w:rsidR="00000000" w:rsidRPr="00000000">
        <w:rPr>
          <w:rtl w:val="0"/>
        </w:rPr>
      </w:r>
    </w:p>
    <w:p w:rsidR="00000000" w:rsidDel="00000000" w:rsidP="00000000" w:rsidRDefault="00000000" w:rsidRPr="00000000" w14:paraId="000009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9">
      <w:pPr>
        <w:pStyle w:val="Heading2"/>
        <w:keepNext w:val="0"/>
        <w:keepLines w:val="0"/>
        <w:spacing w:before="360" w:lineRule="auto"/>
        <w:rPr>
          <w:rFonts w:ascii="Aptos" w:cs="Aptos" w:eastAsia="Aptos" w:hAnsi="Aptos"/>
          <w:b w:val="1"/>
          <w:bCs w:val="1"/>
          <w:color w:val="000000"/>
          <w:sz w:val="34"/>
          <w:szCs w:val="34"/>
        </w:rPr>
      </w:pPr>
      <w:bookmarkStart w:colFirst="0" w:colLast="0" w:name="_heading=h.fvoeti6lq1ak" w:id="90"/>
      <w:bookmarkEnd w:id="90"/>
      <w:r w:rsidDel="00000000" w:rsidR="00000000" w:rsidRPr="00000000">
        <w:rPr>
          <w:rFonts w:ascii="Aptos" w:cs="Aptos" w:eastAsia="Aptos" w:hAnsi="Aptos"/>
          <w:b w:val="1"/>
          <w:bCs w:val="1"/>
          <w:color w:val="000000"/>
          <w:sz w:val="34"/>
          <w:szCs w:val="34"/>
          <w:rtl w:val="0"/>
        </w:rPr>
        <w:t xml:space="preserve">Panel 3 — Adrian's final message</w:t>
      </w:r>
    </w:p>
    <w:p w:rsidR="00000000" w:rsidDel="00000000" w:rsidP="00000000" w:rsidRDefault="00000000" w:rsidRPr="00000000" w14:paraId="000009BA">
      <w:pPr>
        <w:spacing w:after="240" w:before="240" w:lineRule="auto"/>
        <w:rPr/>
      </w:pPr>
      <w:r w:rsidDel="00000000" w:rsidR="00000000" w:rsidRPr="00000000">
        <w:rPr>
          <w:rtl w:val="0"/>
        </w:rPr>
        <w:t xml:space="preserve">Bi11bot interrupts.</w:t>
      </w:r>
    </w:p>
    <w:p w:rsidR="00000000" w:rsidDel="00000000" w:rsidP="00000000" w:rsidRDefault="00000000" w:rsidRPr="00000000" w14:paraId="000009BB">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BC">
      <w:pPr>
        <w:spacing w:after="240" w:before="240" w:lineRule="auto"/>
        <w:ind w:left="0" w:right="600" w:firstLine="0"/>
        <w:rPr/>
      </w:pPr>
      <w:r w:rsidDel="00000000" w:rsidR="00000000" w:rsidRPr="00000000">
        <w:rPr>
          <w:rtl w:val="0"/>
        </w:rPr>
        <w:t xml:space="preserve">“There is one more thing.”</w:t>
      </w:r>
    </w:p>
    <w:p w:rsidR="00000000" w:rsidDel="00000000" w:rsidP="00000000" w:rsidRDefault="00000000" w:rsidRPr="00000000" w14:paraId="000009BD">
      <w:pPr>
        <w:spacing w:after="240" w:before="240" w:lineRule="auto"/>
        <w:rPr/>
      </w:pPr>
      <w:r w:rsidDel="00000000" w:rsidR="00000000" w:rsidRPr="00000000">
        <w:rPr>
          <w:rtl w:val="0"/>
        </w:rPr>
        <w:t xml:space="preserve">A small hologram of Adrian appears.</w:t>
      </w:r>
    </w:p>
    <w:p w:rsidR="00000000" w:rsidDel="00000000" w:rsidP="00000000" w:rsidRDefault="00000000" w:rsidRPr="00000000" w14:paraId="000009BE">
      <w:pPr>
        <w:spacing w:after="240" w:before="240" w:lineRule="auto"/>
        <w:rPr/>
      </w:pPr>
      <w:r w:rsidDel="00000000" w:rsidR="00000000" w:rsidRPr="00000000">
        <w:rPr>
          <w:rtl w:val="0"/>
        </w:rPr>
        <w:t xml:space="preserve">Not the hunted Adrian.</w:t>
      </w:r>
    </w:p>
    <w:p w:rsidR="00000000" w:rsidDel="00000000" w:rsidP="00000000" w:rsidRDefault="00000000" w:rsidRPr="00000000" w14:paraId="000009BF">
      <w:pPr>
        <w:spacing w:after="240" w:before="240" w:lineRule="auto"/>
        <w:rPr/>
      </w:pPr>
      <w:r w:rsidDel="00000000" w:rsidR="00000000" w:rsidRPr="00000000">
        <w:rPr>
          <w:rtl w:val="0"/>
        </w:rPr>
        <w:t xml:space="preserve">Not the gambler.</w:t>
      </w:r>
    </w:p>
    <w:p w:rsidR="00000000" w:rsidDel="00000000" w:rsidP="00000000" w:rsidRDefault="00000000" w:rsidRPr="00000000" w14:paraId="000009C0">
      <w:pPr>
        <w:spacing w:after="240" w:before="240" w:lineRule="auto"/>
        <w:rPr/>
      </w:pPr>
      <w:r w:rsidDel="00000000" w:rsidR="00000000" w:rsidRPr="00000000">
        <w:rPr>
          <w:rtl w:val="0"/>
        </w:rPr>
        <w:t xml:space="preserve">Alex's father.</w:t>
      </w:r>
    </w:p>
    <w:p w:rsidR="00000000" w:rsidDel="00000000" w:rsidP="00000000" w:rsidRDefault="00000000" w:rsidRPr="00000000" w14:paraId="000009C1">
      <w:pPr>
        <w:spacing w:after="240" w:before="240" w:lineRule="auto"/>
        <w:rPr/>
      </w:pPr>
      <w:r w:rsidDel="00000000" w:rsidR="00000000" w:rsidRPr="00000000">
        <w:rPr>
          <w:rtl w:val="0"/>
        </w:rPr>
        <w:t xml:space="preserve">Adrian looks directly toward whoever is watching.</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9C3">
      <w:pPr>
        <w:spacing w:after="240" w:before="240" w:lineRule="auto"/>
        <w:ind w:left="0" w:right="600" w:firstLine="0"/>
        <w:rPr/>
      </w:pPr>
      <w:r w:rsidDel="00000000" w:rsidR="00000000" w:rsidRPr="00000000">
        <w:rPr>
          <w:rtl w:val="0"/>
        </w:rPr>
        <w:t xml:space="preserve">“Alex, if you're seeing this, you made it farther than I did.”</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2"/>
        <w:keepNext w:val="0"/>
        <w:keepLines w:val="0"/>
        <w:spacing w:before="360" w:lineRule="auto"/>
        <w:rPr>
          <w:rFonts w:ascii="Aptos" w:cs="Aptos" w:eastAsia="Aptos" w:hAnsi="Aptos"/>
          <w:b w:val="1"/>
          <w:bCs w:val="1"/>
          <w:color w:val="000000"/>
          <w:sz w:val="34"/>
          <w:szCs w:val="34"/>
        </w:rPr>
      </w:pPr>
      <w:bookmarkStart w:colFirst="0" w:colLast="0" w:name="_heading=h.yow1wkqpntlk" w:id="91"/>
      <w:bookmarkEnd w:id="91"/>
      <w:r w:rsidDel="00000000" w:rsidR="00000000" w:rsidRPr="00000000">
        <w:rPr>
          <w:rFonts w:ascii="Aptos" w:cs="Aptos" w:eastAsia="Aptos" w:hAnsi="Aptos"/>
          <w:b w:val="1"/>
          <w:bCs w:val="1"/>
          <w:color w:val="000000"/>
          <w:sz w:val="34"/>
          <w:szCs w:val="34"/>
          <w:rtl w:val="0"/>
        </w:rPr>
        <w:t xml:space="preserve">Panel 4 — The lesson</w:t>
      </w:r>
    </w:p>
    <w:p w:rsidR="00000000" w:rsidDel="00000000" w:rsidP="00000000" w:rsidRDefault="00000000" w:rsidRPr="00000000" w14:paraId="000009C6">
      <w:pPr>
        <w:spacing w:after="240" w:before="240" w:lineRule="auto"/>
        <w:rPr/>
      </w:pPr>
      <w:r w:rsidDel="00000000" w:rsidR="00000000" w:rsidRPr="00000000">
        <w:rPr>
          <w:rtl w:val="0"/>
        </w:rPr>
        <w:t xml:space="preserve">Adrian's image continues.</w:t>
      </w:r>
    </w:p>
    <w:p w:rsidR="00000000" w:rsidDel="00000000" w:rsidP="00000000" w:rsidRDefault="00000000" w:rsidRPr="00000000" w14:paraId="000009C7">
      <w:pPr>
        <w:spacing w:after="240" w:before="240" w:lineRule="auto"/>
        <w:rPr/>
      </w:pPr>
      <w:r w:rsidDel="00000000" w:rsidR="00000000" w:rsidRPr="00000000">
        <w:rPr>
          <w:rtl w:val="0"/>
        </w:rPr>
        <w:t xml:space="preserve">Behind him are equations and probability models—but he pushes them aside.</w:t>
      </w:r>
    </w:p>
    <w:p w:rsidR="00000000" w:rsidDel="00000000" w:rsidP="00000000" w:rsidRDefault="00000000" w:rsidRPr="00000000" w14:paraId="000009C8">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9C9">
      <w:pPr>
        <w:spacing w:after="240" w:before="240" w:lineRule="auto"/>
        <w:ind w:left="0" w:right="600" w:firstLine="0"/>
        <w:rPr/>
      </w:pPr>
      <w:r w:rsidDel="00000000" w:rsidR="00000000" w:rsidRPr="00000000">
        <w:rPr>
          <w:rtl w:val="0"/>
        </w:rPr>
        <w:t xml:space="preserve">“I spent my life trying to predict what people would do.”</w:t>
      </w:r>
    </w:p>
    <w:p w:rsidR="00000000" w:rsidDel="00000000" w:rsidP="00000000" w:rsidRDefault="00000000" w:rsidRPr="00000000" w14:paraId="000009CA">
      <w:pPr>
        <w:spacing w:after="240" w:before="240" w:lineRule="auto"/>
        <w:rPr/>
      </w:pPr>
      <w:r w:rsidDel="00000000" w:rsidR="00000000" w:rsidRPr="00000000">
        <w:rPr>
          <w:rtl w:val="0"/>
        </w:rPr>
        <w:t xml:space="preserve">Then:</w:t>
      </w:r>
    </w:p>
    <w:p w:rsidR="00000000" w:rsidDel="00000000" w:rsidP="00000000" w:rsidRDefault="00000000" w:rsidRPr="00000000" w14:paraId="000009CB">
      <w:pPr>
        <w:spacing w:after="240" w:before="240" w:lineRule="auto"/>
        <w:ind w:left="0" w:right="600" w:firstLine="0"/>
        <w:rPr/>
      </w:pPr>
      <w:r w:rsidDel="00000000" w:rsidR="00000000" w:rsidRPr="00000000">
        <w:rPr>
          <w:rtl w:val="0"/>
        </w:rPr>
        <w:t xml:space="preserve">“I learned too late that wasn't the important question.”</w:t>
      </w:r>
    </w:p>
    <w:p w:rsidR="00000000" w:rsidDel="00000000" w:rsidP="00000000" w:rsidRDefault="00000000" w:rsidRPr="00000000" w14:paraId="000009CC">
      <w:pPr>
        <w:spacing w:after="240" w:before="240" w:lineRule="auto"/>
        <w:rPr/>
      </w:pPr>
      <w:r w:rsidDel="00000000" w:rsidR="00000000" w:rsidRPr="00000000">
        <w:rPr>
          <w:rtl w:val="0"/>
        </w:rPr>
        <w:t xml:space="preserve">Alex watches.</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before="360" w:lineRule="auto"/>
        <w:rPr>
          <w:rFonts w:ascii="Aptos" w:cs="Aptos" w:eastAsia="Aptos" w:hAnsi="Aptos"/>
          <w:b w:val="1"/>
          <w:bCs w:val="1"/>
          <w:color w:val="000000"/>
          <w:sz w:val="34"/>
          <w:szCs w:val="34"/>
        </w:rPr>
      </w:pPr>
      <w:bookmarkStart w:colFirst="0" w:colLast="0" w:name="_heading=h.wyfayrbxh2fw" w:id="92"/>
      <w:bookmarkEnd w:id="92"/>
      <w:r w:rsidDel="00000000" w:rsidR="00000000" w:rsidRPr="00000000">
        <w:rPr>
          <w:rFonts w:ascii="Aptos" w:cs="Aptos" w:eastAsia="Aptos" w:hAnsi="Aptos"/>
          <w:b w:val="1"/>
          <w:bCs w:val="1"/>
          <w:color w:val="000000"/>
          <w:sz w:val="34"/>
          <w:szCs w:val="34"/>
          <w:rtl w:val="0"/>
        </w:rPr>
        <w:t xml:space="preserve">Panel 5 — The question</w:t>
      </w:r>
    </w:p>
    <w:p w:rsidR="00000000" w:rsidDel="00000000" w:rsidP="00000000" w:rsidRDefault="00000000" w:rsidRPr="00000000" w14:paraId="000009CF">
      <w:pPr>
        <w:spacing w:after="240" w:before="240" w:lineRule="auto"/>
        <w:rPr/>
      </w:pPr>
      <w:r w:rsidDel="00000000" w:rsidR="00000000" w:rsidRPr="00000000">
        <w:rPr>
          <w:rtl w:val="0"/>
        </w:rPr>
        <w:t xml:space="preserve">Adrian looks directly outward.</w:t>
      </w:r>
    </w:p>
    <w:p w:rsidR="00000000" w:rsidDel="00000000" w:rsidP="00000000" w:rsidRDefault="00000000" w:rsidRPr="00000000" w14:paraId="000009D0">
      <w:pPr>
        <w:spacing w:after="240" w:before="240" w:lineRule="auto"/>
        <w:rPr/>
      </w:pPr>
      <w:r w:rsidDel="00000000" w:rsidR="00000000" w:rsidRPr="00000000">
        <w:rPr>
          <w:rtl w:val="0"/>
        </w:rPr>
        <w:t xml:space="preserve">We should compose this so it feels as though he is now looking not only at Alex but </w:t>
      </w:r>
      <w:r w:rsidDel="00000000" w:rsidR="00000000" w:rsidRPr="00000000">
        <w:rPr>
          <w:b w:val="1"/>
          <w:bCs w:val="1"/>
          <w:rtl w:val="0"/>
        </w:rPr>
        <w:t xml:space="preserve">at the reader</w:t>
      </w:r>
      <w:r w:rsidDel="00000000" w:rsidR="00000000" w:rsidRPr="00000000">
        <w:rPr>
          <w:rtl w:val="0"/>
        </w:rPr>
        <w:t xml:space="preserve">.</w:t>
      </w:r>
    </w:p>
    <w:p w:rsidR="00000000" w:rsidDel="00000000" w:rsidP="00000000" w:rsidRDefault="00000000" w:rsidRPr="00000000" w14:paraId="000009D1">
      <w:pPr>
        <w:spacing w:after="240" w:before="240" w:lineRule="auto"/>
        <w:rPr>
          <w:b w:val="1"/>
          <w:bCs w:val="1"/>
        </w:rPr>
      </w:pPr>
      <w:r w:rsidDel="00000000" w:rsidR="00000000" w:rsidRPr="00000000">
        <w:rPr>
          <w:b w:val="1"/>
          <w:bCs w:val="1"/>
          <w:rtl w:val="0"/>
        </w:rPr>
        <w:t xml:space="preserve">Adrian:</w:t>
      </w:r>
    </w:p>
    <w:p w:rsidR="00000000" w:rsidDel="00000000" w:rsidP="00000000" w:rsidRDefault="00000000" w:rsidRPr="00000000" w14:paraId="000009D2">
      <w:pPr>
        <w:spacing w:after="240" w:before="240" w:lineRule="auto"/>
        <w:ind w:left="0" w:right="600" w:firstLine="0"/>
        <w:rPr/>
      </w:pPr>
      <w:r w:rsidDel="00000000" w:rsidR="00000000" w:rsidRPr="00000000">
        <w:rPr>
          <w:rtl w:val="0"/>
        </w:rPr>
        <w:t xml:space="preserve">“What will you build when no one is left to tell you what comes next?”</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2"/>
        <w:keepNext w:val="0"/>
        <w:keepLines w:val="0"/>
        <w:spacing w:before="360" w:lineRule="auto"/>
        <w:rPr>
          <w:rFonts w:ascii="Aptos" w:cs="Aptos" w:eastAsia="Aptos" w:hAnsi="Aptos"/>
          <w:b w:val="1"/>
          <w:bCs w:val="1"/>
          <w:color w:val="000000"/>
          <w:sz w:val="34"/>
          <w:szCs w:val="34"/>
        </w:rPr>
      </w:pPr>
      <w:bookmarkStart w:colFirst="0" w:colLast="0" w:name="_heading=h.fmlpscvg4dmm" w:id="93"/>
      <w:bookmarkEnd w:id="93"/>
      <w:r w:rsidDel="00000000" w:rsidR="00000000" w:rsidRPr="00000000">
        <w:rPr>
          <w:rFonts w:ascii="Aptos" w:cs="Aptos" w:eastAsia="Aptos" w:hAnsi="Aptos"/>
          <w:b w:val="1"/>
          <w:bCs w:val="1"/>
          <w:color w:val="000000"/>
          <w:sz w:val="34"/>
          <w:szCs w:val="34"/>
          <w:rtl w:val="0"/>
        </w:rPr>
        <w:t xml:space="preserve">Panel 6 — Final image</w:t>
      </w:r>
    </w:p>
    <w:p w:rsidR="00000000" w:rsidDel="00000000" w:rsidP="00000000" w:rsidRDefault="00000000" w:rsidRPr="00000000" w14:paraId="000009D5">
      <w:pPr>
        <w:spacing w:after="240" w:before="240" w:lineRule="auto"/>
        <w:rPr/>
      </w:pPr>
      <w:r w:rsidDel="00000000" w:rsidR="00000000" w:rsidRPr="00000000">
        <w:rPr>
          <w:rtl w:val="0"/>
        </w:rPr>
        <w:t xml:space="preserve">Large final panel.</w:t>
      </w:r>
    </w:p>
    <w:p w:rsidR="00000000" w:rsidDel="00000000" w:rsidP="00000000" w:rsidRDefault="00000000" w:rsidRPr="00000000" w14:paraId="000009D6">
      <w:pPr>
        <w:spacing w:after="240" w:before="240" w:lineRule="auto"/>
        <w:rPr/>
      </w:pPr>
      <w:r w:rsidDel="00000000" w:rsidR="00000000" w:rsidRPr="00000000">
        <w:rPr>
          <w:rtl w:val="0"/>
        </w:rPr>
        <w:t xml:space="preserve">Alex, Ada and Bi11bot look outward from Keel.</w:t>
      </w:r>
    </w:p>
    <w:p w:rsidR="00000000" w:rsidDel="00000000" w:rsidP="00000000" w:rsidRDefault="00000000" w:rsidRPr="00000000" w14:paraId="000009D7">
      <w:pPr>
        <w:spacing w:after="240" w:before="240" w:lineRule="auto"/>
        <w:rPr/>
      </w:pPr>
      <w:r w:rsidDel="00000000" w:rsidR="00000000" w:rsidRPr="00000000">
        <w:rPr>
          <w:rtl w:val="0"/>
        </w:rPr>
        <w:t xml:space="preserve">But instead of ending on the three cities alone, the horizon expands into a larger world.</w:t>
      </w:r>
    </w:p>
    <w:p w:rsidR="00000000" w:rsidDel="00000000" w:rsidP="00000000" w:rsidRDefault="00000000" w:rsidRPr="00000000" w14:paraId="000009D8">
      <w:pPr>
        <w:spacing w:after="240" w:before="240" w:lineRule="auto"/>
        <w:rPr/>
      </w:pPr>
      <w:r w:rsidDel="00000000" w:rsidR="00000000" w:rsidRPr="00000000">
        <w:rPr>
          <w:rtl w:val="0"/>
        </w:rPr>
        <w:t xml:space="preserve">Distant settlements.</w:t>
      </w:r>
    </w:p>
    <w:p w:rsidR="00000000" w:rsidDel="00000000" w:rsidP="00000000" w:rsidRDefault="00000000" w:rsidRPr="00000000" w14:paraId="000009D9">
      <w:pPr>
        <w:spacing w:after="240" w:before="240" w:lineRule="auto"/>
        <w:rPr/>
      </w:pPr>
      <w:r w:rsidDel="00000000" w:rsidR="00000000" w:rsidRPr="00000000">
        <w:rPr>
          <w:rtl w:val="0"/>
        </w:rPr>
        <w:t xml:space="preserve">Water systems.</w:t>
      </w:r>
    </w:p>
    <w:p w:rsidR="00000000" w:rsidDel="00000000" w:rsidP="00000000" w:rsidRDefault="00000000" w:rsidRPr="00000000" w14:paraId="000009DA">
      <w:pPr>
        <w:spacing w:after="240" w:before="240" w:lineRule="auto"/>
        <w:rPr/>
      </w:pPr>
      <w:r w:rsidDel="00000000" w:rsidR="00000000" w:rsidRPr="00000000">
        <w:rPr>
          <w:rtl w:val="0"/>
        </w:rPr>
        <w:t xml:space="preserve">Farms.</w:t>
      </w:r>
    </w:p>
    <w:p w:rsidR="00000000" w:rsidDel="00000000" w:rsidP="00000000" w:rsidRDefault="00000000" w:rsidRPr="00000000" w14:paraId="000009DB">
      <w:pPr>
        <w:spacing w:after="240" w:before="240" w:lineRule="auto"/>
        <w:rPr/>
      </w:pPr>
      <w:r w:rsidDel="00000000" w:rsidR="00000000" w:rsidRPr="00000000">
        <w:rPr>
          <w:rtl w:val="0"/>
        </w:rPr>
        <w:t xml:space="preserve">Factories.</w:t>
      </w:r>
    </w:p>
    <w:p w:rsidR="00000000" w:rsidDel="00000000" w:rsidP="00000000" w:rsidRDefault="00000000" w:rsidRPr="00000000" w14:paraId="000009DC">
      <w:pPr>
        <w:spacing w:after="240" w:before="240" w:lineRule="auto"/>
        <w:rPr/>
      </w:pPr>
      <w:r w:rsidDel="00000000" w:rsidR="00000000" w:rsidRPr="00000000">
        <w:rPr>
          <w:rtl w:val="0"/>
        </w:rPr>
        <w:t xml:space="preserve">Cities.</w:t>
      </w:r>
    </w:p>
    <w:p w:rsidR="00000000" w:rsidDel="00000000" w:rsidP="00000000" w:rsidRDefault="00000000" w:rsidRPr="00000000" w14:paraId="000009DD">
      <w:pPr>
        <w:spacing w:after="240" w:before="240" w:lineRule="auto"/>
        <w:rPr/>
      </w:pPr>
      <w:r w:rsidDel="00000000" w:rsidR="00000000" w:rsidRPr="00000000">
        <w:rPr>
          <w:rtl w:val="0"/>
        </w:rPr>
        <w:t xml:space="preserve">Communities facing their own challenges.</w:t>
      </w:r>
    </w:p>
    <w:p w:rsidR="00000000" w:rsidDel="00000000" w:rsidP="00000000" w:rsidRDefault="00000000" w:rsidRPr="00000000" w14:paraId="000009DE">
      <w:pPr>
        <w:spacing w:after="240" w:before="240" w:lineRule="auto"/>
        <w:rPr/>
      </w:pPr>
      <w:r w:rsidDel="00000000" w:rsidR="00000000" w:rsidRPr="00000000">
        <w:rPr>
          <w:rtl w:val="0"/>
        </w:rPr>
        <w:t xml:space="preserve">Subtle visual echoes of the kinds of problems learners will encounter in their Evoke missions.</w:t>
      </w:r>
    </w:p>
    <w:p w:rsidR="00000000" w:rsidDel="00000000" w:rsidP="00000000" w:rsidRDefault="00000000" w:rsidRPr="00000000" w14:paraId="000009DF">
      <w:pPr>
        <w:spacing w:after="240" w:before="240" w:lineRule="auto"/>
        <w:rPr>
          <w:b w:val="1"/>
          <w:bCs w:val="1"/>
        </w:rPr>
      </w:pPr>
      <w:r w:rsidDel="00000000" w:rsidR="00000000" w:rsidRPr="00000000">
        <w:rPr>
          <w:b w:val="1"/>
          <w:bCs w:val="1"/>
          <w:rtl w:val="0"/>
        </w:rPr>
        <w:t xml:space="preserve">Alex narration:</w:t>
      </w:r>
    </w:p>
    <w:p w:rsidR="00000000" w:rsidDel="00000000" w:rsidP="00000000" w:rsidRDefault="00000000" w:rsidRPr="00000000" w14:paraId="000009E0">
      <w:pPr>
        <w:spacing w:after="240" w:before="240" w:lineRule="auto"/>
        <w:ind w:left="600" w:right="600" w:firstLine="0"/>
        <w:rPr/>
      </w:pPr>
      <w:r w:rsidDel="00000000" w:rsidR="00000000" w:rsidRPr="00000000">
        <w:rPr>
          <w:rtl w:val="0"/>
        </w:rPr>
        <w:t xml:space="preserve">My father left me debts. Patents. Questions.</w:t>
      </w:r>
    </w:p>
    <w:p w:rsidR="00000000" w:rsidDel="00000000" w:rsidP="00000000" w:rsidRDefault="00000000" w:rsidRPr="00000000" w14:paraId="000009E1">
      <w:pPr>
        <w:spacing w:after="240" w:before="240" w:lineRule="auto"/>
        <w:ind w:left="600" w:right="600" w:firstLine="0"/>
        <w:rPr/>
      </w:pPr>
      <w:r w:rsidDel="00000000" w:rsidR="00000000" w:rsidRPr="00000000">
        <w:rPr>
          <w:rtl w:val="0"/>
        </w:rPr>
        <w:t xml:space="preserve">He left us ways to reveal truth, recognize what people create, and build trust.</w:t>
      </w:r>
    </w:p>
    <w:p w:rsidR="00000000" w:rsidDel="00000000" w:rsidP="00000000" w:rsidRDefault="00000000" w:rsidRPr="00000000" w14:paraId="000009E2">
      <w:pPr>
        <w:spacing w:after="240" w:before="240" w:lineRule="auto"/>
        <w:ind w:left="600" w:right="600" w:firstLine="0"/>
        <w:rPr/>
      </w:pPr>
      <w:r w:rsidDel="00000000" w:rsidR="00000000" w:rsidRPr="00000000">
        <w:rPr>
          <w:rtl w:val="0"/>
        </w:rPr>
        <w:t xml:space="preserve">But he didn't leave us an answer.</w:t>
      </w:r>
    </w:p>
    <w:p w:rsidR="00000000" w:rsidDel="00000000" w:rsidP="00000000" w:rsidRDefault="00000000" w:rsidRPr="00000000" w14:paraId="000009E3">
      <w:pPr>
        <w:spacing w:after="240" w:before="240" w:lineRule="auto"/>
        <w:ind w:left="600" w:right="600" w:firstLine="0"/>
        <w:rPr/>
      </w:pPr>
      <w:r w:rsidDel="00000000" w:rsidR="00000000" w:rsidRPr="00000000">
        <w:rPr>
          <w:rtl w:val="0"/>
        </w:rPr>
        <w:t xml:space="preserve">No system can decide what future people deserve.</w:t>
      </w:r>
    </w:p>
    <w:p w:rsidR="00000000" w:rsidDel="00000000" w:rsidP="00000000" w:rsidRDefault="00000000" w:rsidRPr="00000000" w14:paraId="000009E4">
      <w:pPr>
        <w:spacing w:after="240" w:before="240" w:lineRule="auto"/>
        <w:ind w:left="600" w:right="600" w:firstLine="0"/>
        <w:rPr/>
      </w:pPr>
      <w:r w:rsidDel="00000000" w:rsidR="00000000" w:rsidRPr="00000000">
        <w:rPr>
          <w:rtl w:val="0"/>
        </w:rPr>
        <w:t xml:space="preserve">No hero can build it alone.</w:t>
      </w:r>
    </w:p>
    <w:p w:rsidR="00000000" w:rsidDel="00000000" w:rsidP="00000000" w:rsidRDefault="00000000" w:rsidRPr="00000000" w14:paraId="000009E5">
      <w:pPr>
        <w:spacing w:after="240" w:before="240" w:lineRule="auto"/>
        <w:ind w:left="600" w:right="600" w:firstLine="0"/>
        <w:rPr/>
      </w:pPr>
      <w:r w:rsidDel="00000000" w:rsidR="00000000" w:rsidRPr="00000000">
        <w:rPr>
          <w:rtl w:val="0"/>
        </w:rPr>
        <w:t xml:space="preserve">The future is a choice.</w:t>
      </w:r>
    </w:p>
    <w:p w:rsidR="00000000" w:rsidDel="00000000" w:rsidP="00000000" w:rsidRDefault="00000000" w:rsidRPr="00000000" w14:paraId="000009E6">
      <w:pPr>
        <w:spacing w:after="240" w:before="240" w:lineRule="auto"/>
        <w:ind w:left="600" w:right="600" w:firstLine="0"/>
        <w:rPr/>
      </w:pPr>
      <w:r w:rsidDel="00000000" w:rsidR="00000000" w:rsidRPr="00000000">
        <w:rPr>
          <w:rtl w:val="0"/>
        </w:rPr>
        <w:t xml:space="preserve">So—what will you build when no one is left to tell you what comes next?</w:t>
      </w:r>
    </w:p>
    <w:p w:rsidR="00000000" w:rsidDel="00000000" w:rsidP="00000000" w:rsidRDefault="00000000" w:rsidRPr="00000000" w14:paraId="000009E7">
      <w:pPr>
        <w:spacing w:after="240" w:before="240" w:lineRule="auto"/>
        <w:rPr>
          <w:b w:val="1"/>
          <w:bCs w:val="1"/>
        </w:rPr>
      </w:pPr>
      <w:r w:rsidDel="00000000" w:rsidR="00000000" w:rsidRPr="00000000">
        <w:rPr>
          <w:b w:val="1"/>
          <w:bCs w:val="1"/>
          <w:rtl w:val="0"/>
        </w:rPr>
        <w:t xml:space="preserve">Bi11bot:</w:t>
      </w:r>
    </w:p>
    <w:p w:rsidR="00000000" w:rsidDel="00000000" w:rsidP="00000000" w:rsidRDefault="00000000" w:rsidRPr="00000000" w14:paraId="000009E8">
      <w:pPr>
        <w:spacing w:after="240" w:before="240" w:lineRule="auto"/>
        <w:ind w:left="600" w:right="600" w:firstLine="0"/>
        <w:rPr/>
      </w:pPr>
      <w:r w:rsidDel="00000000" w:rsidR="00000000" w:rsidRPr="00000000">
        <w:rPr>
          <w:rtl w:val="0"/>
        </w:rPr>
        <w:t xml:space="preserve">“Shall we find out whether humanity is brilliant...or completely mad?”</w:t>
      </w:r>
    </w:p>
    <w:p w:rsidR="00000000" w:rsidDel="00000000" w:rsidP="00000000" w:rsidRDefault="00000000" w:rsidRPr="00000000" w14:paraId="000009E9">
      <w:pPr>
        <w:spacing w:after="240" w:before="240" w:lineRule="auto"/>
        <w:rPr>
          <w:b w:val="1"/>
          <w:bCs w:val="1"/>
        </w:rPr>
      </w:pPr>
      <w:r w:rsidDel="00000000" w:rsidR="00000000" w:rsidRPr="00000000">
        <w:rPr>
          <w:b w:val="1"/>
          <w:bCs w:val="1"/>
          <w:rtl w:val="0"/>
        </w:rPr>
        <w:t xml:space="preserve">Alex:</w:t>
      </w:r>
    </w:p>
    <w:p w:rsidR="00000000" w:rsidDel="00000000" w:rsidP="00000000" w:rsidRDefault="00000000" w:rsidRPr="00000000" w14:paraId="000009EA">
      <w:pPr>
        <w:spacing w:after="240" w:before="240" w:lineRule="auto"/>
        <w:ind w:left="600" w:right="600" w:firstLine="0"/>
        <w:rPr/>
      </w:pPr>
      <w:r w:rsidDel="00000000" w:rsidR="00000000" w:rsidRPr="00000000">
        <w:rPr>
          <w:rtl w:val="0"/>
        </w:rPr>
        <w:t xml:space="preserve">“Maybe both.”</w:t>
      </w:r>
    </w:p>
    <w:p w:rsidR="00000000" w:rsidDel="00000000" w:rsidP="00000000" w:rsidRDefault="00000000" w:rsidRPr="00000000" w14:paraId="000009EB">
      <w:pPr>
        <w:pStyle w:val="Heading3"/>
        <w:keepNext w:val="0"/>
        <w:keepLines w:val="0"/>
        <w:spacing w:before="280" w:lineRule="auto"/>
        <w:ind w:left="600" w:right="600" w:firstLine="0"/>
        <w:rPr>
          <w:b w:val="1"/>
          <w:bCs w:val="1"/>
          <w:color w:val="000000"/>
          <w:sz w:val="26"/>
          <w:szCs w:val="26"/>
        </w:rPr>
      </w:pPr>
      <w:bookmarkStart w:colFirst="0" w:colLast="0" w:name="_heading=h.1mdk5a8591yi" w:id="94"/>
      <w:bookmarkEnd w:id="94"/>
      <w:r w:rsidDel="00000000" w:rsidR="00000000" w:rsidRPr="00000000">
        <w:rPr>
          <w:rtl w:val="0"/>
        </w:rPr>
      </w:r>
    </w:p>
    <w:p w:rsidR="00000000" w:rsidDel="00000000" w:rsidP="00000000" w:rsidRDefault="00000000" w:rsidRPr="00000000" w14:paraId="000009EC">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9ED">
      <w:pPr>
        <w:rPr/>
      </w:pPr>
      <w:r w:rsidDel="00000000" w:rsidR="00000000" w:rsidRPr="00000000">
        <w:rPr>
          <w:rtl w:val="0"/>
        </w:rPr>
      </w:r>
    </w:p>
    <w:sectPr>
      <w:headerReference r:id="rId9" w:type="default"/>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obert Hawkins" w:id="5" w:date="2026-08-19T23:46:47Z">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keep this dialogue</w:t>
      </w:r>
    </w:p>
  </w:comment>
  <w:comment w:author="Robert Hawkins" w:id="8" w:date="2026-08-20T01:20:24Z">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to match existing draft panel with only Alex speaking</w:t>
      </w:r>
    </w:p>
  </w:comment>
  <w:comment w:author="Robert Hawkins" w:id="10" w:date="2026-08-20T01:44:44Z">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captions on this page need to be reviewed and most eliminated.</w:t>
      </w:r>
    </w:p>
  </w:comment>
  <w:comment w:author="Robert Hawkins" w:id="1" w:date="2026-08-19T22:49:27Z">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Dialogue in draft graphic novel.  I think we can cut some here.</w:t>
      </w:r>
    </w:p>
  </w:comment>
  <w:comment w:author="Robert Hawkins" w:id="13" w:date="2026-08-20T01:49:20Z">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line -- so it makes sense why he returns to home.</w:t>
      </w:r>
    </w:p>
  </w:comment>
  <w:comment w:author="Robert Hawkins" w:id="14" w:date="2026-08-20T13:01:00Z">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w:t>
      </w:r>
    </w:p>
  </w:comment>
  <w:comment w:author="Robert Hawkins" w:id="6" w:date="2026-08-20T01:03:34Z">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to fit panel</w:t>
      </w:r>
    </w:p>
  </w:comment>
  <w:comment w:author="Robert Hawkins" w:id="7" w:date="2026-08-20T01:16:02Z">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dialogue and cut out Ada to fit existing panel</w:t>
      </w:r>
    </w:p>
  </w:comment>
  <w:comment w:author="Robert Hawkins" w:id="12" w:date="2026-08-20T01:41:20Z">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this last line</w:t>
      </w:r>
    </w:p>
  </w:comment>
  <w:comment w:author="Robert Hawkins" w:id="2" w:date="2026-08-19T23:09:32Z">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Changed and simplified dialgue</w:t>
      </w:r>
    </w:p>
  </w:comment>
  <w:comment w:author="Robert Hawkins" w:id="9" w:date="2026-08-20T01:30:20Z">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image prompt to reflect choice more clearly</w:t>
      </w:r>
    </w:p>
  </w:comment>
  <w:comment w:author="Robert Hawkins" w:id="0" w:date="2026-08-19T22:42:38Z">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Cutting out reference to Tomas</w:t>
      </w:r>
    </w:p>
  </w:comment>
  <w:comment w:author="Robert Hawkins" w:id="3" w:date="2026-08-19T23:13:54Z">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Simplified language. @evy.xng@gmail.com -- consider best image and layout.</w:t>
      </w:r>
    </w:p>
  </w:comment>
  <w:comment w:author="Robert Hawkins" w:id="4" w:date="2026-08-19T23:20:51Z">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Dialogue in this panel needs review and attribution to Tomas and Alex.  Should be simple with just the two characters in the panel</w:t>
      </w:r>
    </w:p>
  </w:comment>
  <w:comment w:author="Robert Hawkins" w:id="11" w:date="2026-08-20T01:35:05Z">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graphic novel this should come from Ada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9F2" w15:done="0"/>
  <w15:commentEx w15:paraId="000009F3" w15:done="0"/>
  <w15:commentEx w15:paraId="000009F4" w15:done="0"/>
  <w15:commentEx w15:paraId="000009F5" w15:done="0"/>
  <w15:commentEx w15:paraId="000009F6" w15:done="0"/>
  <w15:commentEx w15:paraId="000009F7" w15:done="0"/>
  <w15:commentEx w15:paraId="000009F8" w15:done="0"/>
  <w15:commentEx w15:paraId="000009F9" w15:done="0"/>
  <w15:commentEx w15:paraId="000009FA" w15:done="0"/>
  <w15:commentEx w15:paraId="000009FB" w15:done="0"/>
  <w15:commentEx w15:paraId="000009FC" w15:done="0"/>
  <w15:commentEx w15:paraId="000009FD" w15:done="0"/>
  <w15:commentEx w15:paraId="000009FE" w15:done="0"/>
  <w15:commentEx w15:paraId="000009FF" w15:done="0"/>
  <w15:commentEx w15:paraId="00000A0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amyjcLJ/fMg9gPTMP7HOBY1r0A==">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2026-07-21T13:18:03Z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91b33589-67aa-4a75-9f3f-7d975b6f248a</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