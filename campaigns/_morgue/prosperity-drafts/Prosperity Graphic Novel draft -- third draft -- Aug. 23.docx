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32"/>
          <w:szCs w:val="32"/>
        </w:rPr>
      </w:pPr>
      <w:r w:rsidDel="00000000" w:rsidR="00000000" w:rsidRPr="00000000">
        <w:rPr>
          <w:b w:val="1"/>
          <w:bCs w:val="1"/>
          <w:sz w:val="32"/>
          <w:szCs w:val="32"/>
          <w:rtl w:val="0"/>
        </w:rPr>
        <w:t xml:space="preserve">Draft Script for Writers Room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EVOKE PROSPERITY</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Graphic Novel Story Draft</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Chapter One – </w:t>
      </w:r>
      <w:r w:rsidDel="00000000" w:rsidR="00000000" w:rsidRPr="00000000">
        <w:rPr>
          <w:b w:val="1"/>
          <w:bCs w:val="1"/>
          <w:i w:val="1"/>
          <w:iCs w:val="1"/>
          <w:sz w:val="28"/>
          <w:szCs w:val="28"/>
          <w:rtl w:val="0"/>
        </w:rPr>
        <w:t xml:space="preserve">The Inheritance</w:t>
      </w: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b w:val="1"/>
          <w:bCs w:val="1"/>
          <w:sz w:val="28"/>
          <w:szCs w:val="28"/>
          <w:rtl w:val="0"/>
        </w:rPr>
        <w:t xml:space="preserve">Writers' Room Review – Draft v0.2</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Purpose of this Review</w:t>
      </w:r>
    </w:p>
    <w:p w:rsidR="00000000" w:rsidDel="00000000" w:rsidP="00000000" w:rsidRDefault="00000000" w:rsidRPr="00000000" w14:paraId="0000000A">
      <w:pPr>
        <w:rPr/>
      </w:pPr>
      <w:r w:rsidDel="00000000" w:rsidR="00000000" w:rsidRPr="00000000">
        <w:rPr>
          <w:rtl w:val="0"/>
        </w:rPr>
        <w:t xml:space="preserve">This document presents the first complete draft of Chapter One.</w:t>
      </w:r>
    </w:p>
    <w:p w:rsidR="00000000" w:rsidDel="00000000" w:rsidP="00000000" w:rsidRDefault="00000000" w:rsidRPr="00000000" w14:paraId="0000000B">
      <w:pPr>
        <w:rPr/>
      </w:pPr>
      <w:r w:rsidDel="00000000" w:rsidR="00000000" w:rsidRPr="00000000">
        <w:rPr>
          <w:rtl w:val="0"/>
        </w:rPr>
        <w:t xml:space="preserve">The objectives of this review are to:</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Validate the overall narrative structure.</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Assess the emotional arc of Alex and Ada.</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Evaluate whether the chapter effectively launches the larger mystery.</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Review pacing across the four pages.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Discuss outstanding creative decisions before scripting Chapter Two.</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Identify opportunities to strengthen dialogue, visual storytelling, and transmedia integration.</w:t>
      </w:r>
    </w:p>
    <w:p w:rsidR="00000000" w:rsidDel="00000000" w:rsidP="00000000" w:rsidRDefault="00000000" w:rsidRPr="00000000" w14:paraId="00000012">
      <w:pPr>
        <w:rPr/>
      </w:pPr>
      <w:r w:rsidDel="00000000" w:rsidR="00000000" w:rsidRPr="00000000">
        <w:rPr>
          <w:rtl w:val="0"/>
        </w:rPr>
        <w:t xml:space="preserve">This is intentionally an early story draft. The goal is to agree on the chapter's narrative architecture before refining dialogue, artwork, and production details.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Chapter Overview</w:t>
      </w:r>
    </w:p>
    <w:p w:rsidR="00000000" w:rsidDel="00000000" w:rsidP="00000000" w:rsidRDefault="00000000" w:rsidRPr="00000000" w14:paraId="00000015">
      <w:pPr>
        <w:rPr/>
      </w:pPr>
      <w:r w:rsidDel="00000000" w:rsidR="00000000" w:rsidRPr="00000000">
        <w:rPr>
          <w:b w:val="1"/>
          <w:bCs w:val="1"/>
          <w:rtl w:val="0"/>
        </w:rPr>
        <w:t xml:space="preserve">Chapter Title:  The Inheritance</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Chapter Function</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the world of Prosperity.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the relationship between Keel, Halyard, and Oasis.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Alex, Ada, and Alex's grandmother.</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Alex's inherited debt.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Adrian's hidden workshop.</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Awaken Bi11bot.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Launch Alex's journey toward Oasis.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Quietly introduce the unseen antagonist.</w: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Central Question</w:t>
      </w:r>
    </w:p>
    <w:p w:rsidR="00000000" w:rsidDel="00000000" w:rsidP="00000000" w:rsidRDefault="00000000" w:rsidRPr="00000000" w14:paraId="00000021">
      <w:pPr>
        <w:rPr/>
      </w:pPr>
      <w:r w:rsidDel="00000000" w:rsidR="00000000" w:rsidRPr="00000000">
        <w:rPr>
          <w:b w:val="1"/>
          <w:bCs w:val="1"/>
          <w:rtl w:val="0"/>
        </w:rPr>
        <w:t xml:space="preserve">Did Adrian abandon Alex... or spend years preparing him for a purpose no one else yet understands?</w: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Four-Beat Chapter Arc</w:t>
      </w:r>
    </w:p>
    <w:p w:rsidR="00000000" w:rsidDel="00000000" w:rsidP="00000000" w:rsidRDefault="00000000" w:rsidRPr="00000000" w14:paraId="00000024">
      <w:pPr>
        <w:rPr>
          <w:b w:val="1"/>
          <w:bCs w:val="1"/>
        </w:rPr>
      </w:pPr>
      <w:r w:rsidDel="00000000" w:rsidR="00000000" w:rsidRPr="00000000">
        <w:rPr>
          <w:b w:val="1"/>
          <w:bCs w:val="1"/>
          <w:rtl w:val="0"/>
        </w:rPr>
        <w:t xml:space="preserve">Beat One</w:t>
      </w:r>
    </w:p>
    <w:p w:rsidR="00000000" w:rsidDel="00000000" w:rsidP="00000000" w:rsidRDefault="00000000" w:rsidRPr="00000000" w14:paraId="00000025">
      <w:pPr>
        <w:rPr/>
      </w:pPr>
      <w:r w:rsidDel="00000000" w:rsidR="00000000" w:rsidRPr="00000000">
        <w:rPr>
          <w:rtl w:val="0"/>
        </w:rPr>
        <w:t xml:space="preserve">Alex inherits his father's debt and public shame.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Beat Two</w:t>
      </w:r>
    </w:p>
    <w:p w:rsidR="00000000" w:rsidDel="00000000" w:rsidP="00000000" w:rsidRDefault="00000000" w:rsidRPr="00000000" w14:paraId="00000028">
      <w:pPr>
        <w:rPr/>
      </w:pPr>
      <w:r w:rsidDel="00000000" w:rsidR="00000000" w:rsidRPr="00000000">
        <w:rPr>
          <w:rtl w:val="0"/>
        </w:rPr>
        <w:t xml:space="preserve">Alex and Ada reveal their competing dreams for the future.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Beat Three</w:t>
      </w:r>
    </w:p>
    <w:p w:rsidR="00000000" w:rsidDel="00000000" w:rsidP="00000000" w:rsidRDefault="00000000" w:rsidRPr="00000000" w14:paraId="0000002B">
      <w:pPr>
        <w:rPr/>
      </w:pPr>
      <w:r w:rsidDel="00000000" w:rsidR="00000000" w:rsidRPr="00000000">
        <w:rPr>
          <w:rtl w:val="0"/>
        </w:rPr>
        <w:t xml:space="preserve">Alex discovers Adrian's hidden workshop.</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Beat Four</w:t>
      </w:r>
    </w:p>
    <w:p w:rsidR="00000000" w:rsidDel="00000000" w:rsidP="00000000" w:rsidRDefault="00000000" w:rsidRPr="00000000" w14:paraId="0000002E">
      <w:pPr>
        <w:rPr/>
      </w:pPr>
      <w:r w:rsidDel="00000000" w:rsidR="00000000" w:rsidRPr="00000000">
        <w:rPr>
          <w:rtl w:val="0"/>
        </w:rPr>
        <w:t xml:space="preserve">Bi11bot awakens.</w:t>
      </w:r>
    </w:p>
    <w:p w:rsidR="00000000" w:rsidDel="00000000" w:rsidP="00000000" w:rsidRDefault="00000000" w:rsidRPr="00000000" w14:paraId="0000002F">
      <w:pPr>
        <w:rPr/>
      </w:pPr>
      <w:r w:rsidDel="00000000" w:rsidR="00000000" w:rsidRPr="00000000">
        <w:rPr>
          <w:rtl w:val="0"/>
        </w:rPr>
        <w:t xml:space="preserve">Adrian leaves one final message.</w:t>
      </w:r>
    </w:p>
    <w:p w:rsidR="00000000" w:rsidDel="00000000" w:rsidP="00000000" w:rsidRDefault="00000000" w:rsidRPr="00000000" w14:paraId="00000030">
      <w:pPr>
        <w:rPr/>
      </w:pPr>
      <w:r w:rsidDel="00000000" w:rsidR="00000000" w:rsidRPr="00000000">
        <w:rPr>
          <w:rtl w:val="0"/>
        </w:rPr>
        <w:t xml:space="preserve">Alex's journey begins.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Themes Introduced</w:t>
      </w:r>
    </w:p>
    <w:p w:rsidR="00000000" w:rsidDel="00000000" w:rsidP="00000000" w:rsidRDefault="00000000" w:rsidRPr="00000000" w14:paraId="00000033">
      <w:pPr>
        <w:numPr>
          <w:ilvl w:val="0"/>
          <w:numId w:val="29"/>
        </w:numPr>
        <w:ind w:left="720" w:hanging="360"/>
        <w:rPr/>
      </w:pPr>
      <w:r w:rsidDel="00000000" w:rsidR="00000000" w:rsidRPr="00000000">
        <w:rPr>
          <w:rtl w:val="0"/>
        </w:rPr>
        <w:t xml:space="preserve">Inheritance</w:t>
      </w:r>
    </w:p>
    <w:p w:rsidR="00000000" w:rsidDel="00000000" w:rsidP="00000000" w:rsidRDefault="00000000" w:rsidRPr="00000000" w14:paraId="00000034">
      <w:pPr>
        <w:numPr>
          <w:ilvl w:val="0"/>
          <w:numId w:val="29"/>
        </w:numPr>
        <w:ind w:left="720" w:hanging="360"/>
        <w:rPr/>
      </w:pPr>
      <w:r w:rsidDel="00000000" w:rsidR="00000000" w:rsidRPr="00000000">
        <w:rPr>
          <w:rtl w:val="0"/>
        </w:rPr>
        <w:t xml:space="preserve">Debt</w:t>
      </w:r>
    </w:p>
    <w:p w:rsidR="00000000" w:rsidDel="00000000" w:rsidP="00000000" w:rsidRDefault="00000000" w:rsidRPr="00000000" w14:paraId="00000035">
      <w:pPr>
        <w:numPr>
          <w:ilvl w:val="0"/>
          <w:numId w:val="29"/>
        </w:numPr>
        <w:ind w:left="720" w:hanging="360"/>
        <w:rPr/>
      </w:pPr>
      <w:r w:rsidDel="00000000" w:rsidR="00000000" w:rsidRPr="00000000">
        <w:rPr>
          <w:rtl w:val="0"/>
        </w:rPr>
        <w:t xml:space="preserve">Reputation</w:t>
      </w:r>
    </w:p>
    <w:p w:rsidR="00000000" w:rsidDel="00000000" w:rsidP="00000000" w:rsidRDefault="00000000" w:rsidRPr="00000000" w14:paraId="00000036">
      <w:pPr>
        <w:numPr>
          <w:ilvl w:val="0"/>
          <w:numId w:val="29"/>
        </w:numPr>
        <w:ind w:left="720" w:hanging="360"/>
        <w:rPr/>
      </w:pPr>
      <w:r w:rsidDel="00000000" w:rsidR="00000000" w:rsidRPr="00000000">
        <w:rPr>
          <w:rtl w:val="0"/>
        </w:rPr>
        <w:t xml:space="preserve">Hope</w:t>
      </w:r>
    </w:p>
    <w:p w:rsidR="00000000" w:rsidDel="00000000" w:rsidP="00000000" w:rsidRDefault="00000000" w:rsidRPr="00000000" w14:paraId="00000037">
      <w:pPr>
        <w:numPr>
          <w:ilvl w:val="0"/>
          <w:numId w:val="29"/>
        </w:numPr>
        <w:ind w:left="720" w:hanging="360"/>
        <w:rPr/>
      </w:pPr>
      <w:r w:rsidDel="00000000" w:rsidR="00000000" w:rsidRPr="00000000">
        <w:rPr>
          <w:rtl w:val="0"/>
        </w:rPr>
        <w:t xml:space="preserve">Human judgment</w:t>
      </w:r>
    </w:p>
    <w:p w:rsidR="00000000" w:rsidDel="00000000" w:rsidP="00000000" w:rsidRDefault="00000000" w:rsidRPr="00000000" w14:paraId="00000038">
      <w:pPr>
        <w:numPr>
          <w:ilvl w:val="0"/>
          <w:numId w:val="29"/>
        </w:numPr>
        <w:ind w:left="720" w:hanging="360"/>
        <w:rPr/>
      </w:pPr>
      <w:r w:rsidDel="00000000" w:rsidR="00000000" w:rsidRPr="00000000">
        <w:rPr>
          <w:rtl w:val="0"/>
        </w:rPr>
        <w:t xml:space="preserve">Systems versus people</w:t>
      </w:r>
    </w:p>
    <w:p w:rsidR="00000000" w:rsidDel="00000000" w:rsidP="00000000" w:rsidRDefault="00000000" w:rsidRPr="00000000" w14:paraId="00000039">
      <w:pPr>
        <w:numPr>
          <w:ilvl w:val="0"/>
          <w:numId w:val="29"/>
        </w:numPr>
        <w:ind w:left="720" w:hanging="360"/>
        <w:rPr/>
      </w:pPr>
      <w:r w:rsidDel="00000000" w:rsidR="00000000" w:rsidRPr="00000000">
        <w:rPr>
          <w:rtl w:val="0"/>
        </w:rPr>
        <w:t xml:space="preserve">Escape versus rebuilding</w:t>
      </w:r>
    </w:p>
    <w:p w:rsidR="00000000" w:rsidDel="00000000" w:rsidP="00000000" w:rsidRDefault="00000000" w:rsidRPr="00000000" w14:paraId="0000003A">
      <w:pPr>
        <w:numPr>
          <w:ilvl w:val="0"/>
          <w:numId w:val="29"/>
        </w:numPr>
        <w:ind w:left="720" w:hanging="360"/>
        <w:rPr/>
      </w:pPr>
      <w:r w:rsidDel="00000000" w:rsidR="00000000" w:rsidRPr="00000000">
        <w:rPr>
          <w:rtl w:val="0"/>
        </w:rPr>
        <w:t xml:space="preserve">Curiosity</w:t>
      </w:r>
    </w:p>
    <w:p w:rsidR="00000000" w:rsidDel="00000000" w:rsidP="00000000" w:rsidRDefault="00000000" w:rsidRPr="00000000" w14:paraId="0000003B">
      <w:pPr>
        <w:numPr>
          <w:ilvl w:val="0"/>
          <w:numId w:val="29"/>
        </w:numPr>
        <w:ind w:left="720" w:hanging="360"/>
        <w:rPr/>
      </w:pPr>
      <w:r w:rsidDel="00000000" w:rsidR="00000000" w:rsidRPr="00000000">
        <w:rPr>
          <w:rtl w:val="0"/>
        </w:rPr>
        <w:t xml:space="preserve">Trust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Character Movement</w:t>
      </w:r>
    </w:p>
    <w:p w:rsidR="00000000" w:rsidDel="00000000" w:rsidP="00000000" w:rsidRDefault="00000000" w:rsidRPr="00000000" w14:paraId="0000003E">
      <w:pPr>
        <w:rPr>
          <w:b w:val="1"/>
          <w:bCs w:val="1"/>
        </w:rPr>
      </w:pPr>
      <w:r w:rsidDel="00000000" w:rsidR="00000000" w:rsidRPr="00000000">
        <w:rPr>
          <w:b w:val="1"/>
          <w:bCs w:val="1"/>
          <w:rtl w:val="0"/>
        </w:rPr>
        <w:t xml:space="preserve">Alex</w:t>
      </w:r>
    </w:p>
    <w:p w:rsidR="00000000" w:rsidDel="00000000" w:rsidP="00000000" w:rsidRDefault="00000000" w:rsidRPr="00000000" w14:paraId="0000003F">
      <w:pPr>
        <w:rPr/>
      </w:pPr>
      <w:r w:rsidDel="00000000" w:rsidR="00000000" w:rsidRPr="00000000">
        <w:rPr>
          <w:rtl w:val="0"/>
        </w:rPr>
        <w:t xml:space="preserve">Begins believing:  "My father left me nothing."</w:t>
      </w:r>
    </w:p>
    <w:p w:rsidR="00000000" w:rsidDel="00000000" w:rsidP="00000000" w:rsidRDefault="00000000" w:rsidRPr="00000000" w14:paraId="00000040">
      <w:pPr>
        <w:rPr/>
      </w:pPr>
      <w:r w:rsidDel="00000000" w:rsidR="00000000" w:rsidRPr="00000000">
        <w:rPr>
          <w:rtl w:val="0"/>
        </w:rPr>
        <w:t xml:space="preserve">Ends believing:  "My father left me something I don't yet understand."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Ada</w:t>
      </w:r>
    </w:p>
    <w:p w:rsidR="00000000" w:rsidDel="00000000" w:rsidP="00000000" w:rsidRDefault="00000000" w:rsidRPr="00000000" w14:paraId="00000043">
      <w:pPr>
        <w:rPr/>
      </w:pPr>
      <w:r w:rsidDel="00000000" w:rsidR="00000000" w:rsidRPr="00000000">
        <w:rPr>
          <w:rtl w:val="0"/>
        </w:rPr>
        <w:t xml:space="preserve">Introduced as the emotional counterweight.</w:t>
      </w:r>
    </w:p>
    <w:p w:rsidR="00000000" w:rsidDel="00000000" w:rsidP="00000000" w:rsidRDefault="00000000" w:rsidRPr="00000000" w14:paraId="00000044">
      <w:pPr>
        <w:rPr/>
      </w:pPr>
      <w:r w:rsidDel="00000000" w:rsidR="00000000" w:rsidRPr="00000000">
        <w:rPr>
          <w:rtl w:val="0"/>
        </w:rPr>
        <w:t xml:space="preserve">She believes prosperity begins by improving Keel rather than escaping it.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Grandmother</w:t>
      </w:r>
    </w:p>
    <w:p w:rsidR="00000000" w:rsidDel="00000000" w:rsidP="00000000" w:rsidRDefault="00000000" w:rsidRPr="00000000" w14:paraId="00000047">
      <w:pPr>
        <w:rPr/>
      </w:pPr>
      <w:r w:rsidDel="00000000" w:rsidR="00000000" w:rsidRPr="00000000">
        <w:rPr>
          <w:rtl w:val="0"/>
        </w:rPr>
        <w:t xml:space="preserve">Introduced as memory fading...</w:t>
      </w:r>
    </w:p>
    <w:p w:rsidR="00000000" w:rsidDel="00000000" w:rsidP="00000000" w:rsidRDefault="00000000" w:rsidRPr="00000000" w14:paraId="00000048">
      <w:pPr>
        <w:rPr/>
      </w:pPr>
      <w:r w:rsidDel="00000000" w:rsidR="00000000" w:rsidRPr="00000000">
        <w:rPr>
          <w:rtl w:val="0"/>
        </w:rPr>
        <w:t xml:space="preserve">while quietly remembering the one truth everyone else has forgotten.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Adrian</w:t>
      </w:r>
    </w:p>
    <w:p w:rsidR="00000000" w:rsidDel="00000000" w:rsidP="00000000" w:rsidRDefault="00000000" w:rsidRPr="00000000" w14:paraId="0000004B">
      <w:pPr>
        <w:rPr/>
      </w:pPr>
      <w:r w:rsidDel="00000000" w:rsidR="00000000" w:rsidRPr="00000000">
        <w:rPr>
          <w:rtl w:val="0"/>
        </w:rPr>
        <w:t xml:space="preserve">Introduced only through memory.</w:t>
      </w:r>
    </w:p>
    <w:p w:rsidR="00000000" w:rsidDel="00000000" w:rsidP="00000000" w:rsidRDefault="00000000" w:rsidRPr="00000000" w14:paraId="0000004C">
      <w:pPr>
        <w:rPr/>
      </w:pPr>
      <w:r w:rsidDel="00000000" w:rsidR="00000000" w:rsidRPr="00000000">
        <w:rPr>
          <w:rtl w:val="0"/>
        </w:rPr>
        <w:t xml:space="preserve">Readers begin questioning whether history judged him correctly.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Bi11bot</w:t>
      </w:r>
    </w:p>
    <w:p w:rsidR="00000000" w:rsidDel="00000000" w:rsidP="00000000" w:rsidRDefault="00000000" w:rsidRPr="00000000" w14:paraId="0000004F">
      <w:pPr>
        <w:rPr/>
      </w:pPr>
      <w:r w:rsidDel="00000000" w:rsidR="00000000" w:rsidRPr="00000000">
        <w:rPr>
          <w:rtl w:val="0"/>
        </w:rPr>
        <w:t xml:space="preserve">Introduced as a mentor.</w:t>
      </w:r>
    </w:p>
    <w:p w:rsidR="00000000" w:rsidDel="00000000" w:rsidP="00000000" w:rsidRDefault="00000000" w:rsidRPr="00000000" w14:paraId="00000050">
      <w:pPr>
        <w:rPr/>
      </w:pPr>
      <w:r w:rsidDel="00000000" w:rsidR="00000000" w:rsidRPr="00000000">
        <w:rPr>
          <w:rtl w:val="0"/>
        </w:rPr>
        <w:t xml:space="preserve">Funny.</w:t>
      </w:r>
    </w:p>
    <w:p w:rsidR="00000000" w:rsidDel="00000000" w:rsidP="00000000" w:rsidRDefault="00000000" w:rsidRPr="00000000" w14:paraId="00000051">
      <w:pPr>
        <w:rPr/>
      </w:pPr>
      <w:r w:rsidDel="00000000" w:rsidR="00000000" w:rsidRPr="00000000">
        <w:rPr>
          <w:rtl w:val="0"/>
        </w:rPr>
        <w:t xml:space="preserve">Observant.</w:t>
      </w:r>
    </w:p>
    <w:p w:rsidR="00000000" w:rsidDel="00000000" w:rsidP="00000000" w:rsidRDefault="00000000" w:rsidRPr="00000000" w14:paraId="00000052">
      <w:pPr>
        <w:rPr/>
      </w:pPr>
      <w:r w:rsidDel="00000000" w:rsidR="00000000" w:rsidRPr="00000000">
        <w:rPr>
          <w:rtl w:val="0"/>
        </w:rPr>
        <w:t xml:space="preserve">Warm.</w:t>
      </w:r>
    </w:p>
    <w:p w:rsidR="00000000" w:rsidDel="00000000" w:rsidP="00000000" w:rsidRDefault="00000000" w:rsidRPr="00000000" w14:paraId="00000053">
      <w:pPr>
        <w:rPr/>
      </w:pPr>
      <w:r w:rsidDel="00000000" w:rsidR="00000000" w:rsidRPr="00000000">
        <w:rPr>
          <w:rtl w:val="0"/>
        </w:rPr>
        <w:t xml:space="preserve">Clearly hiding far more knowledge than he initially shares.</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center"/>
        <w:rPr>
          <w:b w:val="1"/>
          <w:bCs w:val="1"/>
          <w:sz w:val="32"/>
          <w:szCs w:val="32"/>
        </w:rPr>
      </w:pPr>
      <w:r w:rsidDel="00000000" w:rsidR="00000000" w:rsidRPr="00000000">
        <w:rPr>
          <w:b w:val="1"/>
          <w:bCs w:val="1"/>
          <w:sz w:val="32"/>
          <w:szCs w:val="32"/>
          <w:rtl w:val="0"/>
        </w:rPr>
        <w:t xml:space="preserve">CHAPTER ONE — THE INHERITANCE</w:t>
      </w:r>
    </w:p>
    <w:p w:rsidR="00000000" w:rsidDel="00000000" w:rsidP="00000000" w:rsidRDefault="00000000" w:rsidRPr="00000000" w14:paraId="00000057">
      <w:pPr>
        <w:rPr/>
      </w:pPr>
      <w:r w:rsidDel="00000000" w:rsidR="00000000" w:rsidRPr="00000000">
        <w:rPr>
          <w:b w:val="1"/>
          <w:bCs w:val="1"/>
          <w:rtl w:val="0"/>
        </w:rPr>
        <w:t xml:space="preserve">PAGE 1 — THE WORLD ALEX INHERITS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gcup2cbzutp" w:id="0"/>
      <w:bookmarkEnd w:id="0"/>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059">
      <w:pPr>
        <w:spacing w:after="240" w:before="240" w:lineRule="auto"/>
        <w:rPr/>
      </w:pPr>
      <w:r w:rsidDel="00000000" w:rsidR="00000000" w:rsidRPr="00000000">
        <w:rPr>
          <w:rtl w:val="0"/>
        </w:rPr>
        <w:t xml:space="preserve">Introduce the vertically stratified world of Keel, Halyard and Oasis and establish visually that extraordinary technological advancement coexists with unequal access, opportunity and agency.</w:t>
      </w:r>
    </w:p>
    <w:p w:rsidR="00000000" w:rsidDel="00000000" w:rsidP="00000000" w:rsidRDefault="00000000" w:rsidRPr="00000000" w14:paraId="0000005A">
      <w:pPr>
        <w:rPr>
          <w:b w:val="1"/>
          <w:bCs w:val="1"/>
        </w:rPr>
      </w:pPr>
      <w:r w:rsidDel="00000000" w:rsidR="00000000" w:rsidRPr="00000000">
        <w:rPr>
          <w:b w:val="1"/>
          <w:bCs w:val="1"/>
          <w:rtl w:val="0"/>
        </w:rPr>
        <w:t xml:space="preserve">Image Prompt</w:t>
      </w:r>
    </w:p>
    <w:p w:rsidR="00000000" w:rsidDel="00000000" w:rsidP="00000000" w:rsidRDefault="00000000" w:rsidRPr="00000000" w14:paraId="0000005B">
      <w:pPr>
        <w:spacing w:after="240" w:before="240" w:lineRule="auto"/>
        <w:rPr/>
      </w:pPr>
      <w:r w:rsidDel="00000000" w:rsidR="00000000" w:rsidRPr="00000000">
        <w:rPr>
          <w:rtl w:val="0"/>
        </w:rPr>
        <w:t xml:space="preserve">A full-page cinematic establishing image of the three-tier civilization in the year 2037, viewed from a distant elevated angle so that all three cities can be understood in a single composition.</w:t>
      </w:r>
    </w:p>
    <w:p w:rsidR="00000000" w:rsidDel="00000000" w:rsidP="00000000" w:rsidRDefault="00000000" w:rsidRPr="00000000" w14:paraId="0000005C">
      <w:pPr>
        <w:spacing w:after="240" w:before="240" w:lineRule="auto"/>
        <w:rPr/>
      </w:pPr>
      <w:r w:rsidDel="00000000" w:rsidR="00000000" w:rsidRPr="00000000">
        <w:rPr>
          <w:rtl w:val="0"/>
        </w:rPr>
        <w:t xml:space="preserve">At the bottom of a vast mountain basin lies </w:t>
      </w:r>
      <w:r w:rsidDel="00000000" w:rsidR="00000000" w:rsidRPr="00000000">
        <w:rPr>
          <w:b w:val="1"/>
          <w:bCs w:val="1"/>
          <w:rtl w:val="0"/>
        </w:rPr>
        <w:t xml:space="preserve">KEEL</w:t>
      </w:r>
      <w:r w:rsidDel="00000000" w:rsidR="00000000" w:rsidRPr="00000000">
        <w:rPr>
          <w:rtl w:val="0"/>
        </w:rPr>
        <w:t xml:space="preserve">, built into and around an exhausted open-pit lithium mine. Dense stacked housing, repaired industrial equipment, rusted mining structures, crowded pedestrian lanes and aging factories fill the basin. Dust hangs in the air. Workers pass through small digital checkpoints. Water runs through narrow industrial channels and old pipes. The dominant visual palette is rust, charcoal and oxidized orange.</w:t>
      </w:r>
    </w:p>
    <w:p w:rsidR="00000000" w:rsidDel="00000000" w:rsidP="00000000" w:rsidRDefault="00000000" w:rsidRPr="00000000" w14:paraId="0000005D">
      <w:pPr>
        <w:spacing w:after="240" w:before="240" w:lineRule="auto"/>
        <w:rPr/>
      </w:pPr>
      <w:r w:rsidDel="00000000" w:rsidR="00000000" w:rsidRPr="00000000">
        <w:rPr>
          <w:rtl w:val="0"/>
        </w:rPr>
        <w:t xml:space="preserve">Midway up the mountain lies </w:t>
      </w:r>
      <w:r w:rsidDel="00000000" w:rsidR="00000000" w:rsidRPr="00000000">
        <w:rPr>
          <w:b w:val="1"/>
          <w:bCs w:val="1"/>
          <w:rtl w:val="0"/>
        </w:rPr>
        <w:t xml:space="preserve">HALYARD</w:t>
      </w:r>
      <w:r w:rsidDel="00000000" w:rsidR="00000000" w:rsidRPr="00000000">
        <w:rPr>
          <w:rtl w:val="0"/>
        </w:rPr>
        <w:t xml:space="preserve">, visibly more prosperous and active. Workshops, fabrication towers, greenhouse terraces, elevated trains and advanced industrial facilities line the slope. Freight moves upward and downward. Its palette combines warm metallic bronze and gold with engineered green spaces.</w:t>
      </w:r>
    </w:p>
    <w:p w:rsidR="00000000" w:rsidDel="00000000" w:rsidP="00000000" w:rsidRDefault="00000000" w:rsidRPr="00000000" w14:paraId="0000005E">
      <w:pPr>
        <w:spacing w:after="240" w:before="240" w:lineRule="auto"/>
        <w:rPr/>
      </w:pPr>
      <w:r w:rsidDel="00000000" w:rsidR="00000000" w:rsidRPr="00000000">
        <w:rPr>
          <w:rtl w:val="0"/>
        </w:rPr>
        <w:t xml:space="preserve">Above both cities, partly beyond the cloud layer, lies </w:t>
      </w:r>
      <w:r w:rsidDel="00000000" w:rsidR="00000000" w:rsidRPr="00000000">
        <w:rPr>
          <w:b w:val="1"/>
          <w:bCs w:val="1"/>
          <w:rtl w:val="0"/>
        </w:rPr>
        <w:t xml:space="preserve">OASIS</w:t>
      </w:r>
      <w:r w:rsidDel="00000000" w:rsidR="00000000" w:rsidRPr="00000000">
        <w:rPr>
          <w:rtl w:val="0"/>
        </w:rPr>
        <w:t xml:space="preserve">: clean white architecture, carefully designed gardens, reservoirs, broad civic spaces, automated transit and advanced infrastructure. A spacecraft rises toward orbit from a distant launch structure. The palette is pearl white, silver, cool blue and controlled green.</w:t>
      </w:r>
    </w:p>
    <w:p w:rsidR="00000000" w:rsidDel="00000000" w:rsidP="00000000" w:rsidRDefault="00000000" w:rsidRPr="00000000" w14:paraId="0000005F">
      <w:pPr>
        <w:spacing w:after="240" w:before="240" w:lineRule="auto"/>
        <w:rPr/>
      </w:pPr>
      <w:r w:rsidDel="00000000" w:rsidR="00000000" w:rsidRPr="00000000">
        <w:rPr>
          <w:rtl w:val="0"/>
        </w:rPr>
        <w:t xml:space="preserve">Critically, the three cities are visibly connected by the </w:t>
      </w:r>
      <w:r w:rsidDel="00000000" w:rsidR="00000000" w:rsidRPr="00000000">
        <w:rPr>
          <w:b w:val="1"/>
          <w:bCs w:val="1"/>
          <w:rtl w:val="0"/>
        </w:rPr>
        <w:t xml:space="preserve">same infrastructure</w:t>
      </w:r>
      <w:r w:rsidDel="00000000" w:rsidR="00000000" w:rsidRPr="00000000">
        <w:rPr>
          <w:rtl w:val="0"/>
        </w:rPr>
        <w:t xml:space="preserve">: a massive water conduit, energy lines, transit rails and data/control nodes run vertically through the mountain. Access gates become more visible toward Keel.</w:t>
      </w:r>
    </w:p>
    <w:p w:rsidR="00000000" w:rsidDel="00000000" w:rsidP="00000000" w:rsidRDefault="00000000" w:rsidRPr="00000000" w14:paraId="00000060">
      <w:pPr>
        <w:spacing w:after="240" w:before="240" w:lineRule="auto"/>
        <w:rPr/>
      </w:pPr>
      <w:r w:rsidDel="00000000" w:rsidR="00000000" w:rsidRPr="00000000">
        <w:rPr>
          <w:rtl w:val="0"/>
        </w:rPr>
        <w:t xml:space="preserve">The composition should make the viewer's eye travel naturally </w:t>
      </w:r>
      <w:r w:rsidDel="00000000" w:rsidR="00000000" w:rsidRPr="00000000">
        <w:rPr>
          <w:b w:val="1"/>
          <w:bCs w:val="1"/>
          <w:rtl w:val="0"/>
        </w:rPr>
        <w:t xml:space="preserve">upward</w:t>
      </w:r>
      <w:r w:rsidDel="00000000" w:rsidR="00000000" w:rsidRPr="00000000">
        <w:rPr>
          <w:rtl w:val="0"/>
        </w:rPr>
        <w:t xml:space="preserve"> from Keel toward Oasis. The technological achievement should inspire awe, while the geography and infrastructure make inequality impossible to miss.</w:t>
      </w:r>
    </w:p>
    <w:p w:rsidR="00000000" w:rsidDel="00000000" w:rsidP="00000000" w:rsidRDefault="00000000" w:rsidRPr="00000000" w14:paraId="00000061">
      <w:pPr>
        <w:spacing w:after="240" w:before="240" w:lineRule="auto"/>
        <w:rPr>
          <w:i w:val="1"/>
          <w:iCs w:val="1"/>
        </w:rPr>
      </w:pPr>
      <w:r w:rsidDel="00000000" w:rsidR="00000000" w:rsidRPr="00000000">
        <w:rPr>
          <w:rtl w:val="0"/>
        </w:rPr>
        <w:t xml:space="preserve">No principal characters are prominent. Humanity appears small inside the system it has built.</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Caption</w:t>
      </w:r>
    </w:p>
    <w:p w:rsidR="00000000" w:rsidDel="00000000" w:rsidP="00000000" w:rsidRDefault="00000000" w:rsidRPr="00000000" w14:paraId="00000064">
      <w:pPr>
        <w:rPr/>
      </w:pPr>
      <w:r w:rsidDel="00000000" w:rsidR="00000000" w:rsidRPr="00000000">
        <w:rPr>
          <w:b w:val="1"/>
          <w:bCs w:val="1"/>
          <w:rtl w:val="0"/>
        </w:rPr>
        <w:t xml:space="preserve">Year 2043.</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City Captions:</w:t>
      </w:r>
    </w:p>
    <w:p w:rsidR="00000000" w:rsidDel="00000000" w:rsidP="00000000" w:rsidRDefault="00000000" w:rsidRPr="00000000" w14:paraId="00000066">
      <w:pPr>
        <w:rPr/>
      </w:pPr>
      <w:sdt>
        <w:sdtPr>
          <w:id w:val="-2000686244"/>
          <w:tag w:val="goog_rdk_0"/>
        </w:sdtPr>
        <w:sdtContent>
          <w:commentRangeStart w:id="0"/>
        </w:sdtContent>
      </w:sdt>
      <w:r w:rsidDel="00000000" w:rsidR="00000000" w:rsidRPr="00000000">
        <w:rPr>
          <w:rtl w:val="0"/>
        </w:rPr>
        <w:t xml:space="preserve">Oasis</w:t>
      </w:r>
    </w:p>
    <w:p w:rsidR="00000000" w:rsidDel="00000000" w:rsidP="00000000" w:rsidRDefault="00000000" w:rsidRPr="00000000" w14:paraId="00000067">
      <w:pPr>
        <w:rPr/>
      </w:pPr>
      <w:r w:rsidDel="00000000" w:rsidR="00000000" w:rsidRPr="00000000">
        <w:rPr>
          <w:rtl w:val="0"/>
        </w:rPr>
        <w:t xml:space="preserve">Halyard</w:t>
      </w:r>
    </w:p>
    <w:p w:rsidR="00000000" w:rsidDel="00000000" w:rsidP="00000000" w:rsidRDefault="00000000" w:rsidRPr="00000000" w14:paraId="00000068">
      <w:pPr>
        <w:rPr/>
      </w:pPr>
      <w:r w:rsidDel="00000000" w:rsidR="00000000" w:rsidRPr="00000000">
        <w:rPr>
          <w:rtl w:val="0"/>
        </w:rPr>
        <w:t xml:space="preserve">Keel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Caption at top</w:t>
      </w:r>
    </w:p>
    <w:p w:rsidR="00000000" w:rsidDel="00000000" w:rsidP="00000000" w:rsidRDefault="00000000" w:rsidRPr="00000000" w14:paraId="0000006A">
      <w:pPr>
        <w:rPr/>
      </w:pPr>
      <w:r w:rsidDel="00000000" w:rsidR="00000000" w:rsidRPr="00000000">
        <w:rPr>
          <w:rtl w:val="0"/>
        </w:rPr>
        <w:t xml:space="preserve">Humanity reached the stars...</w:t>
      </w:r>
    </w:p>
    <w:p w:rsidR="00000000" w:rsidDel="00000000" w:rsidP="00000000" w:rsidRDefault="00000000" w:rsidRPr="00000000" w14:paraId="0000006B">
      <w:pPr>
        <w:rPr/>
      </w:pPr>
      <w:r w:rsidDel="00000000" w:rsidR="00000000" w:rsidRPr="00000000">
        <w:rPr>
          <w:rtl w:val="0"/>
        </w:rPr>
        <w:t xml:space="preserve">Caption at bottom</w:t>
      </w:r>
    </w:p>
    <w:p w:rsidR="00000000" w:rsidDel="00000000" w:rsidP="00000000" w:rsidRDefault="00000000" w:rsidRPr="00000000" w14:paraId="0000006C">
      <w:pPr>
        <w:rPr/>
      </w:pPr>
      <w:r w:rsidDel="00000000" w:rsidR="00000000" w:rsidRPr="00000000">
        <w:rPr>
          <w:rtl w:val="0"/>
        </w:rPr>
        <w:t xml:space="preserve">...but never escaped the gravity of inequality.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Notes</w:t>
      </w:r>
    </w:p>
    <w:p w:rsidR="00000000" w:rsidDel="00000000" w:rsidP="00000000" w:rsidRDefault="00000000" w:rsidRPr="00000000" w14:paraId="0000006F">
      <w:pPr>
        <w:rPr/>
      </w:pPr>
      <w:r w:rsidDel="00000000" w:rsidR="00000000" w:rsidRPr="00000000">
        <w:rPr>
          <w:rtl w:val="0"/>
        </w:rPr>
        <w:t xml:space="preserve">The last caption deliberately echoes the visual metaphor of the mountain.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rPr>
          <w:b w:val="1"/>
          <w:bCs w:val="1"/>
        </w:rPr>
      </w:pPr>
      <w:sdt>
        <w:sdtPr>
          <w:id w:val="-1182700418"/>
          <w:tag w:val="goog_rdk_1"/>
        </w:sdtPr>
        <w:sdtContent>
          <w:commentRangeStart w:id="1"/>
        </w:sdtContent>
      </w:sdt>
      <w:r w:rsidDel="00000000" w:rsidR="00000000" w:rsidRPr="00000000">
        <w:rPr>
          <w:b w:val="1"/>
          <w:bCs w:val="1"/>
          <w:rtl w:val="0"/>
        </w:rPr>
        <w:t xml:space="preserve">Page 2</w:t>
      </w:r>
      <w:commentRangeEnd w:id="1"/>
      <w:r w:rsidDel="00000000" w:rsidR="00000000" w:rsidRPr="00000000">
        <w:commentReference w:id="1"/>
      </w:r>
      <w:r w:rsidDel="00000000" w:rsidR="00000000" w:rsidRPr="00000000">
        <w:rPr>
          <w:b w:val="1"/>
          <w:bCs w:val="1"/>
          <w:rtl w:val="0"/>
        </w:rPr>
        <w:t xml:space="preserve"> – DEBT TRANSFER DAY</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heading=h.p9gybi3x21og" w:id="1"/>
      <w:bookmarkEnd w:id="1"/>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074">
      <w:pPr>
        <w:spacing w:after="240" w:before="240" w:lineRule="auto"/>
        <w:rPr/>
      </w:pPr>
      <w:r w:rsidDel="00000000" w:rsidR="00000000" w:rsidRPr="00000000">
        <w:rPr>
          <w:rtl w:val="0"/>
        </w:rPr>
        <w:t xml:space="preserve">Introduce Alex through work rather than exposition; establish his competence, sarcasm, and independence; reveal that Adrian's debt has transferred to him at seventeen; and make the chapter's abstract theme—</w:t>
      </w:r>
      <w:r w:rsidDel="00000000" w:rsidR="00000000" w:rsidRPr="00000000">
        <w:rPr>
          <w:b w:val="1"/>
          <w:bCs w:val="1"/>
          <w:rtl w:val="0"/>
        </w:rPr>
        <w:t xml:space="preserve">an inherited future</w:t>
      </w:r>
      <w:r w:rsidDel="00000000" w:rsidR="00000000" w:rsidRPr="00000000">
        <w:rPr>
          <w:rtl w:val="0"/>
        </w:rPr>
        <w:t xml:space="preserve">—personally concrete.</w:t>
      </w:r>
    </w:p>
    <w:p w:rsidR="00000000" w:rsidDel="00000000" w:rsidP="00000000" w:rsidRDefault="00000000" w:rsidRPr="00000000" w14:paraId="00000075">
      <w:pPr>
        <w:spacing w:after="240" w:before="240" w:lineRule="auto"/>
        <w:rPr/>
      </w:pPr>
      <w:r w:rsidDel="00000000" w:rsidR="00000000" w:rsidRPr="00000000">
        <w:rPr>
          <w:rtl w:val="0"/>
        </w:rPr>
        <w:t xml:space="preserve">Most importantly, the page should end with Alex losing something he assumed belonged to him:</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b w:val="1"/>
          <w:bCs w:val="1"/>
          <w:rtl w:val="0"/>
        </w:rPr>
        <w:t xml:space="preserve">the freedom to leave Keel.</w:t>
      </w:r>
    </w:p>
    <w:p w:rsidR="00000000" w:rsidDel="00000000" w:rsidP="00000000" w:rsidRDefault="00000000" w:rsidRPr="00000000" w14:paraId="00000077">
      <w:pPr>
        <w:spacing w:after="240" w:before="240" w:lineRule="auto"/>
        <w:rPr/>
      </w:pPr>
      <w:r w:rsidDel="00000000" w:rsidR="00000000" w:rsidRPr="00000000">
        <w:rPr>
          <w:rtl w:val="0"/>
        </w:rPr>
        <w:t xml:space="preserve">That is the page's cost.</w:t>
      </w:r>
    </w:p>
    <w:p w:rsidR="00000000" w:rsidDel="00000000" w:rsidP="00000000" w:rsidRDefault="00000000" w:rsidRPr="00000000" w14:paraId="00000078">
      <w:pPr>
        <w:pStyle w:val="Heading1"/>
        <w:keepNext w:val="0"/>
        <w:keepLines w:val="0"/>
        <w:spacing w:after="120" w:before="480" w:lineRule="auto"/>
        <w:rPr>
          <w:rFonts w:ascii="Aptos" w:cs="Aptos" w:eastAsia="Aptos" w:hAnsi="Aptos"/>
          <w:b w:val="1"/>
          <w:bCs w:val="1"/>
          <w:color w:val="000000"/>
          <w:sz w:val="26"/>
          <w:szCs w:val="26"/>
        </w:rPr>
      </w:pPr>
      <w:bookmarkStart w:colFirst="0" w:colLast="0" w:name="_heading=h.k2ihe5sgm7nw" w:id="2"/>
      <w:bookmarkEnd w:id="2"/>
      <w:r w:rsidDel="00000000" w:rsidR="00000000" w:rsidRPr="00000000">
        <w:rPr>
          <w:rFonts w:ascii="Aptos" w:cs="Aptos" w:eastAsia="Aptos" w:hAnsi="Aptos"/>
          <w:b w:val="1"/>
          <w:bCs w:val="1"/>
          <w:color w:val="000000"/>
          <w:sz w:val="26"/>
          <w:szCs w:val="26"/>
          <w:rtl w:val="0"/>
        </w:rPr>
        <w:t xml:space="preserve">PANEL 1 — ALEX AT WORK</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heading=h.ek7ymkdobfin" w:id="3"/>
      <w:bookmarkEnd w:id="3"/>
      <w:r w:rsidDel="00000000" w:rsidR="00000000" w:rsidRPr="00000000">
        <w:rPr>
          <w:b w:val="1"/>
          <w:bCs w:val="1"/>
          <w:color w:val="000000"/>
          <w:sz w:val="26"/>
          <w:szCs w:val="26"/>
          <w:rtl w:val="0"/>
        </w:rPr>
        <w:t xml:space="preserve">Scene function</w:t>
      </w:r>
    </w:p>
    <w:p w:rsidR="00000000" w:rsidDel="00000000" w:rsidP="00000000" w:rsidRDefault="00000000" w:rsidRPr="00000000" w14:paraId="0000007A">
      <w:pPr>
        <w:spacing w:after="240" w:before="240" w:lineRule="auto"/>
        <w:rPr/>
      </w:pPr>
      <w:r w:rsidDel="00000000" w:rsidR="00000000" w:rsidRPr="00000000">
        <w:rPr>
          <w:rtl w:val="0"/>
        </w:rPr>
        <w:t xml:space="preserve">Introduce Alex doing something active and skilled before we tell the reader anything about him.</w:t>
      </w:r>
    </w:p>
    <w:p w:rsidR="00000000" w:rsidDel="00000000" w:rsidP="00000000" w:rsidRDefault="00000000" w:rsidRPr="00000000" w14:paraId="0000007B">
      <w:pPr>
        <w:spacing w:after="240" w:before="240" w:lineRule="auto"/>
        <w:rPr/>
      </w:pPr>
      <w:r w:rsidDel="00000000" w:rsidR="00000000" w:rsidRPr="00000000">
        <w:rPr>
          <w:rtl w:val="0"/>
        </w:rPr>
        <w:t xml:space="preserve">This matters for his character arc. We should meet him as </w:t>
      </w:r>
      <w:r w:rsidDel="00000000" w:rsidR="00000000" w:rsidRPr="00000000">
        <w:rPr>
          <w:b w:val="1"/>
          <w:bCs w:val="1"/>
          <w:rtl w:val="0"/>
        </w:rPr>
        <w:t xml:space="preserve">capable</w:t>
      </w:r>
      <w:r w:rsidDel="00000000" w:rsidR="00000000" w:rsidRPr="00000000">
        <w:rPr>
          <w:rtl w:val="0"/>
        </w:rPr>
        <w:t xml:space="preserve">, not as a victim.</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eading=h.kq002bnskr4i" w:id="4"/>
      <w:bookmarkEnd w:id="4"/>
      <w:r w:rsidDel="00000000" w:rsidR="00000000" w:rsidRPr="00000000">
        <w:rPr>
          <w:b w:val="1"/>
          <w:bCs w:val="1"/>
          <w:color w:val="000000"/>
          <w:sz w:val="26"/>
          <w:szCs w:val="26"/>
          <w:rtl w:val="0"/>
        </w:rPr>
        <w:t xml:space="preserve">Suggested image prompt</w:t>
      </w:r>
    </w:p>
    <w:p w:rsidR="00000000" w:rsidDel="00000000" w:rsidP="00000000" w:rsidRDefault="00000000" w:rsidRPr="00000000" w14:paraId="0000007D">
      <w:pPr>
        <w:spacing w:after="240" w:before="240" w:lineRule="auto"/>
        <w:rPr/>
      </w:pPr>
      <w:r w:rsidDel="00000000" w:rsidR="00000000" w:rsidRPr="00000000">
        <w:rPr>
          <w:rtl w:val="0"/>
        </w:rPr>
        <w:t xml:space="preserve">Interior of a working industrial facility in Keel, consistent with the rust, charcoal and oxidized-orange visual language established on Page 1. Alex Phantum, seventeen, lean and mechanically capable, is finishing a shift maintaining an aging water or mineral-processing pump. He has improvised a repair rather than simply following the automated maintenance instructions projected beside him.</w:t>
      </w:r>
    </w:p>
    <w:p w:rsidR="00000000" w:rsidDel="00000000" w:rsidP="00000000" w:rsidRDefault="00000000" w:rsidRPr="00000000" w14:paraId="0000007E">
      <w:pPr>
        <w:spacing w:after="240" w:before="240" w:lineRule="auto"/>
        <w:rPr/>
      </w:pPr>
      <w:r w:rsidDel="00000000" w:rsidR="00000000" w:rsidRPr="00000000">
        <w:rPr>
          <w:rtl w:val="0"/>
        </w:rPr>
        <w:t xml:space="preserve">Other workers move through the background. Old industrial machinery has been repeatedly repaired rather than replaced. An Alpha-controlled work terminal quietly tracks productivity, time and equipment status.</w:t>
      </w:r>
    </w:p>
    <w:p w:rsidR="00000000" w:rsidDel="00000000" w:rsidP="00000000" w:rsidRDefault="00000000" w:rsidRPr="00000000" w14:paraId="0000007F">
      <w:pPr>
        <w:spacing w:after="240" w:before="240" w:lineRule="auto"/>
        <w:rPr/>
      </w:pPr>
      <w:r w:rsidDel="00000000" w:rsidR="00000000" w:rsidRPr="00000000">
        <w:rPr>
          <w:rtl w:val="0"/>
        </w:rPr>
        <w:t xml:space="preserve">Alex's clothes are practical and worn. His body language should communicate intelligence and self-reliance rather than exhaustion or defeat.</w:t>
      </w:r>
    </w:p>
    <w:p w:rsidR="00000000" w:rsidDel="00000000" w:rsidP="00000000" w:rsidRDefault="00000000" w:rsidRPr="00000000" w14:paraId="00000080">
      <w:pPr>
        <w:spacing w:after="240" w:before="240" w:lineRule="auto"/>
        <w:rPr/>
      </w:pPr>
      <w:r w:rsidDel="00000000" w:rsidR="00000000" w:rsidRPr="00000000">
        <w:rPr>
          <w:rtl w:val="0"/>
        </w:rPr>
        <w:t xml:space="preserve">A coworker or supervisor looks skeptically at Alex's improvised repair.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heading=h.izir31paylzu" w:id="5"/>
      <w:bookmarkEnd w:id="5"/>
      <w:r w:rsidDel="00000000" w:rsidR="00000000" w:rsidRPr="00000000">
        <w:rPr>
          <w:b w:val="1"/>
          <w:bCs w:val="1"/>
          <w:color w:val="000000"/>
          <w:sz w:val="26"/>
          <w:szCs w:val="26"/>
          <w:rtl w:val="0"/>
        </w:rPr>
        <w:t xml:space="preserve">Dialogue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“That's not the approved repair.”</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“Then don't approve it.”</w:t>
      </w:r>
    </w:p>
    <w:p w:rsidR="00000000" w:rsidDel="00000000" w:rsidP="00000000" w:rsidRDefault="00000000" w:rsidRPr="00000000" w14:paraId="00000086">
      <w:pPr>
        <w:spacing w:after="240" w:before="240" w:lineRule="auto"/>
        <w:rPr/>
      </w:pPr>
      <w:r w:rsidDel="00000000" w:rsidR="00000000" w:rsidRPr="00000000">
        <w:rPr>
          <w:rtl w:val="0"/>
        </w:rPr>
        <w:t xml:space="preserve">Beat.</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“Just notice it works.”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Image Prompt</w:t>
      </w:r>
    </w:p>
    <w:p w:rsidR="00000000" w:rsidDel="00000000" w:rsidP="00000000" w:rsidRDefault="00000000" w:rsidRPr="00000000" w14:paraId="0000008C">
      <w:pPr>
        <w:rPr/>
      </w:pPr>
      <w:r w:rsidDel="00000000" w:rsidR="00000000" w:rsidRPr="00000000">
        <w:rPr>
          <w:rtl w:val="0"/>
        </w:rPr>
        <w:t xml:space="preserve">TBD – One screen flashes:</w:t>
      </w:r>
    </w:p>
    <w:p w:rsidR="00000000" w:rsidDel="00000000" w:rsidP="00000000" w:rsidRDefault="00000000" w:rsidRPr="00000000" w14:paraId="0000008D">
      <w:pPr>
        <w:rPr/>
      </w:pPr>
      <w:r w:rsidDel="00000000" w:rsidR="00000000" w:rsidRPr="00000000">
        <w:rPr>
          <w:b w:val="1"/>
          <w:bCs w:val="1"/>
          <w:rtl w:val="0"/>
        </w:rPr>
        <w:t xml:space="preserve">Today: Debt Transfer Day</w:t>
      </w: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b w:val="1"/>
          <w:bCs w:val="1"/>
        </w:rPr>
      </w:pPr>
      <w:sdt>
        <w:sdtPr>
          <w:id w:val="-398775937"/>
          <w:tag w:val="goog_rdk_2"/>
        </w:sdtPr>
        <w:sdtContent>
          <w:commentRangeStart w:id="2"/>
        </w:sdtContent>
      </w:sdt>
      <w:r w:rsidDel="00000000" w:rsidR="00000000" w:rsidRPr="00000000">
        <w:rPr>
          <w:b w:val="1"/>
          <w:bCs w:val="1"/>
          <w:rtl w:val="0"/>
        </w:rPr>
        <w:t xml:space="preserve">Caption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Today was supposed to be Alex's birthday.</w:t>
      </w:r>
    </w:p>
    <w:p w:rsidR="00000000" w:rsidDel="00000000" w:rsidP="00000000" w:rsidRDefault="00000000" w:rsidRPr="00000000" w14:paraId="00000091">
      <w:pPr>
        <w:rPr/>
      </w:pPr>
      <w:r w:rsidDel="00000000" w:rsidR="00000000" w:rsidRPr="00000000">
        <w:rPr>
          <w:rtl w:val="0"/>
        </w:rPr>
        <w:t xml:space="preserve">Second caption</w:t>
      </w:r>
    </w:p>
    <w:p w:rsidR="00000000" w:rsidDel="00000000" w:rsidP="00000000" w:rsidRDefault="00000000" w:rsidRPr="00000000" w14:paraId="00000092">
      <w:pPr>
        <w:rPr/>
      </w:pPr>
      <w:r w:rsidDel="00000000" w:rsidR="00000000" w:rsidRPr="00000000">
        <w:rPr>
          <w:rtl w:val="0"/>
        </w:rPr>
        <w:t xml:space="preserve">Instead...</w:t>
      </w:r>
    </w:p>
    <w:p w:rsidR="00000000" w:rsidDel="00000000" w:rsidP="00000000" w:rsidRDefault="00000000" w:rsidRPr="00000000" w14:paraId="00000093">
      <w:pPr>
        <w:rPr/>
      </w:pPr>
      <w:r w:rsidDel="00000000" w:rsidR="00000000" w:rsidRPr="00000000">
        <w:rPr>
          <w:rtl w:val="0"/>
        </w:rPr>
        <w:t xml:space="preserve">Third caption</w:t>
      </w:r>
    </w:p>
    <w:p w:rsidR="00000000" w:rsidDel="00000000" w:rsidP="00000000" w:rsidRDefault="00000000" w:rsidRPr="00000000" w14:paraId="00000094">
      <w:pPr>
        <w:rPr/>
      </w:pPr>
      <w:r w:rsidDel="00000000" w:rsidR="00000000" w:rsidRPr="00000000">
        <w:rPr>
          <w:rtl w:val="0"/>
        </w:rPr>
        <w:t xml:space="preserve">...it became Inheritance Day.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Dialogue</w:t>
      </w:r>
    </w:p>
    <w:p w:rsidR="00000000" w:rsidDel="00000000" w:rsidP="00000000" w:rsidRDefault="00000000" w:rsidRPr="00000000" w14:paraId="00000097">
      <w:pPr>
        <w:rPr/>
      </w:pPr>
      <w:r w:rsidDel="00000000" w:rsidR="00000000" w:rsidRPr="00000000">
        <w:rPr>
          <w:rtl w:val="0"/>
        </w:rPr>
        <w:t xml:space="preserve">Worker (quietly)</w:t>
      </w:r>
    </w:p>
    <w:p w:rsidR="00000000" w:rsidDel="00000000" w:rsidP="00000000" w:rsidRDefault="00000000" w:rsidRPr="00000000" w14:paraId="00000098">
      <w:pPr>
        <w:rPr/>
      </w:pPr>
      <w:r w:rsidDel="00000000" w:rsidR="00000000" w:rsidRPr="00000000">
        <w:rPr>
          <w:rtl w:val="0"/>
        </w:rPr>
        <w:t xml:space="preserve">Happy birthday.  Looks like your father’s debt officially belongs to you now. </w:t>
      </w:r>
    </w:p>
    <w:p w:rsidR="00000000" w:rsidDel="00000000" w:rsidP="00000000" w:rsidRDefault="00000000" w:rsidRPr="00000000" w14:paraId="00000099">
      <w:pPr>
        <w:rPr/>
      </w:pPr>
      <w:r w:rsidDel="00000000" w:rsidR="00000000" w:rsidRPr="00000000">
        <w:rPr>
          <w:rtl w:val="0"/>
        </w:rPr>
        <w:t xml:space="preserve">Alex</w:t>
      </w:r>
    </w:p>
    <w:p w:rsidR="00000000" w:rsidDel="00000000" w:rsidP="00000000" w:rsidRDefault="00000000" w:rsidRPr="00000000" w14:paraId="0000009A">
      <w:pPr>
        <w:rPr/>
      </w:pPr>
      <w:r w:rsidDel="00000000" w:rsidR="00000000" w:rsidRPr="00000000">
        <w:rPr>
          <w:rtl w:val="0"/>
        </w:rPr>
        <w:t xml:space="preserve">I've had better surprises.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PANEL 2</w:t>
      </w:r>
    </w:p>
    <w:p w:rsidR="00000000" w:rsidDel="00000000" w:rsidP="00000000" w:rsidRDefault="00000000" w:rsidRPr="00000000" w14:paraId="0000009D">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9E">
      <w:pPr>
        <w:numPr>
          <w:ilvl w:val="0"/>
          <w:numId w:val="6"/>
        </w:numPr>
        <w:ind w:left="720" w:hanging="360"/>
        <w:rPr/>
      </w:pPr>
      <w:r w:rsidDel="00000000" w:rsidR="00000000" w:rsidRPr="00000000">
        <w:rPr>
          <w:rtl w:val="0"/>
        </w:rPr>
        <w:t xml:space="preserve">Public humiliation.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Image Prompt</w:t>
      </w:r>
    </w:p>
    <w:p w:rsidR="00000000" w:rsidDel="00000000" w:rsidP="00000000" w:rsidRDefault="00000000" w:rsidRPr="00000000" w14:paraId="000000A2">
      <w:pPr>
        <w:rPr>
          <w:i w:val="1"/>
          <w:iCs w:val="1"/>
        </w:rPr>
      </w:pPr>
      <w:r w:rsidDel="00000000" w:rsidR="00000000" w:rsidRPr="00000000">
        <w:rPr>
          <w:i w:val="1"/>
          <w:iCs w:val="1"/>
          <w:rtl w:val="0"/>
        </w:rPr>
        <w:t xml:space="preserve">Alex Phantum, 17 years old, athletic but lean from hard labor, close view of Alex places hand the digital checkpoint scanner.  He is wearing worn mining clothes and carrying a weathered tool bag. He looks tired and dirty.  Other workers queue silently. Massive digital displays debt balances above each worker.</w:t>
      </w:r>
    </w:p>
    <w:p w:rsidR="00000000" w:rsidDel="00000000" w:rsidP="00000000" w:rsidRDefault="00000000" w:rsidRPr="00000000" w14:paraId="000000A3">
      <w:pPr>
        <w:rPr/>
      </w:pPr>
      <w:r w:rsidDel="00000000" w:rsidR="00000000" w:rsidRPr="00000000">
        <w:rPr>
          <w:rtl w:val="0"/>
        </w:rPr>
        <w:t xml:space="preserve">A giant public display activates.</w:t>
      </w:r>
    </w:p>
    <w:p w:rsidR="00000000" w:rsidDel="00000000" w:rsidP="00000000" w:rsidRDefault="00000000" w:rsidRPr="00000000" w14:paraId="000000A4">
      <w:pPr>
        <w:rPr/>
      </w:pPr>
      <w:r w:rsidDel="00000000" w:rsidR="00000000" w:rsidRPr="00000000">
        <w:rPr>
          <w:rtl w:val="0"/>
        </w:rPr>
        <w:t xml:space="preserve">Everyone nearby can see it.</w:t>
      </w:r>
    </w:p>
    <w:p w:rsidR="00000000" w:rsidDel="00000000" w:rsidP="00000000" w:rsidRDefault="00000000" w:rsidRPr="00000000" w14:paraId="000000A5">
      <w:pPr>
        <w:rPr/>
      </w:pPr>
      <w:r w:rsidDel="00000000" w:rsidR="00000000" w:rsidRPr="00000000">
        <w:rPr>
          <w:rtl w:val="0"/>
        </w:rPr>
        <w:t xml:space="preserve">The surrounding workers glance upward.</w:t>
      </w:r>
    </w:p>
    <w:p w:rsidR="00000000" w:rsidDel="00000000" w:rsidP="00000000" w:rsidRDefault="00000000" w:rsidRPr="00000000" w14:paraId="000000A6">
      <w:pPr>
        <w:rPr/>
      </w:pPr>
      <w:r w:rsidDel="00000000" w:rsidR="00000000" w:rsidRPr="00000000">
        <w:rPr>
          <w:rtl w:val="0"/>
        </w:rPr>
        <w:t xml:space="preserve">Nobody says anything.</w:t>
      </w:r>
    </w:p>
    <w:p w:rsidR="00000000" w:rsidDel="00000000" w:rsidP="00000000" w:rsidRDefault="00000000" w:rsidRPr="00000000" w14:paraId="000000A7">
      <w:pPr>
        <w:rPr/>
      </w:pPr>
      <w:r w:rsidDel="00000000" w:rsidR="00000000" w:rsidRPr="00000000">
        <w:rPr>
          <w:rtl w:val="0"/>
        </w:rPr>
        <w:t xml:space="preserve">That silence hurts more than laughter.</w:t>
      </w:r>
    </w:p>
    <w:p w:rsidR="00000000" w:rsidDel="00000000" w:rsidP="00000000" w:rsidRDefault="00000000" w:rsidRPr="00000000" w14:paraId="000000A8">
      <w:pPr>
        <w:rPr/>
      </w:pPr>
      <w:r w:rsidDel="00000000" w:rsidR="00000000" w:rsidRPr="00000000">
        <w:rPr>
          <w:b w:val="1"/>
          <w:bCs w:val="1"/>
          <w:rtl w:val="0"/>
        </w:rPr>
        <w:t xml:space="preserve">ALEX PHANTUM</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AGE VERIFIED</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SEVENTEEN</w:t>
      </w:r>
      <w:r w:rsidDel="00000000" w:rsidR="00000000" w:rsidRPr="00000000">
        <w:rPr>
          <w:rtl w:val="0"/>
        </w:rPr>
      </w:r>
    </w:p>
    <w:p w:rsidR="00000000" w:rsidDel="00000000" w:rsidP="00000000" w:rsidRDefault="00000000" w:rsidRPr="00000000" w14:paraId="000000AA">
      <w:pPr>
        <w:rPr/>
      </w:pPr>
      <w:sdt>
        <w:sdtPr>
          <w:id w:val="-119173259"/>
          <w:tag w:val="goog_rdk_4"/>
        </w:sdtPr>
        <w:sdtContent>
          <w:ins w:author="Robert Hawkins" w:id="0" w:date="2026-08-19T18:41:36Z"/>
          <w:sdt>
            <w:sdtPr>
              <w:id w:val="2070931340"/>
              <w:tag w:val="goog_rdk_5"/>
            </w:sdtPr>
            <w:sdtContent>
              <w:ins w:author="Robert Hawkins" w:id="0" w:date="2026-08-19T18:41:36Z">
                <w:r w:rsidDel="00000000" w:rsidR="00000000" w:rsidRPr="00000000">
                  <w:rPr>
                    <w:b w:val="1"/>
                    <w:bCs w:val="1"/>
                    <w:rtl w:val="0"/>
                    <w:rPrChange w:author="Robert Hawkins" w:id="1" w:date="2026-08-19T18:41:36Z">
                      <w:rPr/>
                    </w:rPrChange>
                  </w:rPr>
                  <w:t xml:space="preserve">PARENTAL</w:t>
                </w:r>
              </w:ins>
            </w:sdtContent>
          </w:sdt>
          <w:ins w:author="Robert Hawkins" w:id="0" w:date="2026-08-19T18:41:36Z"/>
        </w:sdtContent>
      </w:sdt>
      <w:sdt>
        <w:sdtPr>
          <w:id w:val="-11521160"/>
          <w:tag w:val="goog_rdk_6"/>
        </w:sdtPr>
        <w:sdtContent>
          <w:del w:author="Robert Hawkins" w:id="0" w:date="2026-08-19T18:41:36Z"/>
          <w:sdt>
            <w:sdtPr>
              <w:id w:val="774222804"/>
              <w:tag w:val="goog_rdk_7"/>
            </w:sdtPr>
            <w:sdtContent>
              <w:commentRangeStart w:id="3"/>
            </w:sdtContent>
          </w:sdt>
          <w:del w:author="Robert Hawkins" w:id="0" w:date="2026-08-19T18:41:36Z">
            <w:r w:rsidDel="00000000" w:rsidR="00000000" w:rsidRPr="00000000">
              <w:rPr>
                <w:b w:val="1"/>
                <w:bCs w:val="1"/>
                <w:rtl w:val="0"/>
              </w:rPr>
              <w:delText xml:space="preserve">HOUSE</w:delText>
            </w:r>
            <w:commentRangeEnd w:id="3"/>
            <w:r w:rsidDel="00000000" w:rsidR="00000000" w:rsidRPr="00000000">
              <w:commentReference w:id="3"/>
            </w:r>
            <w:r w:rsidDel="00000000" w:rsidR="00000000" w:rsidRPr="00000000">
              <w:rPr>
                <w:b w:val="1"/>
                <w:bCs w:val="1"/>
                <w:rtl w:val="0"/>
              </w:rPr>
              <w:delText xml:space="preserve">HOLD</w:delText>
            </w:r>
          </w:del>
        </w:sdtContent>
      </w:sdt>
      <w:r w:rsidDel="00000000" w:rsidR="00000000" w:rsidRPr="00000000">
        <w:rPr>
          <w:b w:val="1"/>
          <w:bCs w:val="1"/>
          <w:rtl w:val="0"/>
        </w:rPr>
        <w:t xml:space="preserve"> LIABILITY TRANSFER COMPLETE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CURRENT DEBT BALANCE:  418,607 CREDITS</w:t>
      </w:r>
    </w:p>
    <w:p w:rsidR="00000000" w:rsidDel="00000000" w:rsidP="00000000" w:rsidRDefault="00000000" w:rsidRPr="00000000" w14:paraId="000000AC">
      <w:pPr>
        <w:rPr/>
      </w:pPr>
      <w:r w:rsidDel="00000000" w:rsidR="00000000" w:rsidRPr="00000000">
        <w:rPr>
          <w:rtl w:val="0"/>
        </w:rPr>
        <w:t xml:space="preserve">TRAVEL STATUS: RESTRICTED</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Sound Effect</w:t>
      </w:r>
    </w:p>
    <w:p w:rsidR="00000000" w:rsidDel="00000000" w:rsidP="00000000" w:rsidRDefault="00000000" w:rsidRPr="00000000" w14:paraId="000000AF">
      <w:pPr>
        <w:rPr/>
      </w:pPr>
      <w:r w:rsidDel="00000000" w:rsidR="00000000" w:rsidRPr="00000000">
        <w:rPr>
          <w:rtl w:val="0"/>
        </w:rPr>
        <w:t xml:space="preserve">BEEP</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Caption</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4,000 Credits Earned Today</w:t>
      </w:r>
    </w:p>
    <w:p w:rsidR="00000000" w:rsidDel="00000000" w:rsidP="00000000" w:rsidRDefault="00000000" w:rsidRPr="00000000" w14:paraId="000000B4">
      <w:pPr>
        <w:rPr>
          <w:b w:val="1"/>
          <w:bCs w:val="1"/>
        </w:rPr>
      </w:pPr>
      <w:r w:rsidDel="00000000" w:rsidR="00000000" w:rsidRPr="00000000">
        <w:rPr>
          <w:b w:val="1"/>
          <w:bCs w:val="1"/>
          <w:rtl w:val="0"/>
        </w:rPr>
        <w:t xml:space="preserve">Guard</w:t>
      </w:r>
    </w:p>
    <w:p w:rsidR="00000000" w:rsidDel="00000000" w:rsidP="00000000" w:rsidRDefault="00000000" w:rsidRPr="00000000" w14:paraId="000000B5">
      <w:pPr>
        <w:rPr/>
      </w:pPr>
      <w:r w:rsidDel="00000000" w:rsidR="00000000" w:rsidRPr="00000000">
        <w:rPr>
          <w:rtl w:val="0"/>
        </w:rPr>
        <w:t xml:space="preserve">Happy birthday.</w:t>
      </w:r>
    </w:p>
    <w:p w:rsidR="00000000" w:rsidDel="00000000" w:rsidP="00000000" w:rsidRDefault="00000000" w:rsidRPr="00000000" w14:paraId="000000B6">
      <w:pPr>
        <w:rPr/>
      </w:pPr>
      <w:r w:rsidDel="00000000" w:rsidR="00000000" w:rsidRPr="00000000">
        <w:rPr>
          <w:rtl w:val="0"/>
        </w:rPr>
        <w:t xml:space="preserve">Looks like your father's debt officially belongs to you now.</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Alex says nothing.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TODAY: DEBT TRANSFER DAY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PANEL 3</w:t>
      </w:r>
    </w:p>
    <w:p w:rsidR="00000000" w:rsidDel="00000000" w:rsidP="00000000" w:rsidRDefault="00000000" w:rsidRPr="00000000" w14:paraId="000000BD">
      <w:pPr>
        <w:rPr>
          <w:b w:val="1"/>
          <w:bCs w:val="1"/>
        </w:rPr>
      </w:pPr>
      <w:r w:rsidDel="00000000" w:rsidR="00000000" w:rsidRPr="00000000">
        <w:rPr>
          <w:b w:val="1"/>
          <w:bCs w:val="1"/>
          <w:rtl w:val="0"/>
        </w:rPr>
        <w:t xml:space="preserve">Purpose</w:t>
      </w:r>
    </w:p>
    <w:p w:rsidR="00000000" w:rsidDel="00000000" w:rsidP="00000000" w:rsidRDefault="00000000" w:rsidRPr="00000000" w14:paraId="000000BE">
      <w:pPr>
        <w:rPr/>
      </w:pPr>
      <w:r w:rsidDel="00000000" w:rsidR="00000000" w:rsidRPr="00000000">
        <w:rPr>
          <w:rtl w:val="0"/>
        </w:rPr>
        <w:t xml:space="preserve">Introduces Adrian's reputation.</w:t>
      </w:r>
    </w:p>
    <w:p w:rsidR="00000000" w:rsidDel="00000000" w:rsidP="00000000" w:rsidRDefault="00000000" w:rsidRPr="00000000" w14:paraId="000000BF">
      <w:pPr>
        <w:rPr/>
      </w:pPr>
      <w:r w:rsidDel="00000000" w:rsidR="00000000" w:rsidRPr="00000000">
        <w:rPr>
          <w:rtl w:val="0"/>
        </w:rPr>
        <w:t xml:space="preserve">The gambling story.</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Alex walks past an old casino.</w:t>
      </w:r>
    </w:p>
    <w:p w:rsidR="00000000" w:rsidDel="00000000" w:rsidP="00000000" w:rsidRDefault="00000000" w:rsidRPr="00000000" w14:paraId="000000C2">
      <w:pPr>
        <w:rPr/>
      </w:pPr>
      <w:r w:rsidDel="00000000" w:rsidR="00000000" w:rsidRPr="00000000">
        <w:rPr>
          <w:rtl w:val="0"/>
        </w:rPr>
        <w:t xml:space="preserve">Its faded lights still flicker.</w:t>
      </w:r>
    </w:p>
    <w:p w:rsidR="00000000" w:rsidDel="00000000" w:rsidP="00000000" w:rsidRDefault="00000000" w:rsidRPr="00000000" w14:paraId="000000C3">
      <w:pPr>
        <w:rPr/>
      </w:pPr>
      <w:r w:rsidDel="00000000" w:rsidR="00000000" w:rsidRPr="00000000">
        <w:rPr>
          <w:rtl w:val="0"/>
        </w:rPr>
        <w:t xml:space="preserve">Above the entrance:</w:t>
      </w:r>
    </w:p>
    <w:p w:rsidR="00000000" w:rsidDel="00000000" w:rsidP="00000000" w:rsidRDefault="00000000" w:rsidRPr="00000000" w14:paraId="000000C4">
      <w:pPr>
        <w:rPr/>
      </w:pPr>
      <w:r w:rsidDel="00000000" w:rsidR="00000000" w:rsidRPr="00000000">
        <w:rPr>
          <w:b w:val="1"/>
          <w:bCs w:val="1"/>
          <w:rtl w:val="0"/>
        </w:rPr>
        <w:t xml:space="preserve">THE LAST CHANCE</w:t>
      </w: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bouncer recognizes him.</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Dialogue</w:t>
      </w:r>
    </w:p>
    <w:p w:rsidR="00000000" w:rsidDel="00000000" w:rsidP="00000000" w:rsidRDefault="00000000" w:rsidRPr="00000000" w14:paraId="000000C9">
      <w:pPr>
        <w:rPr/>
      </w:pPr>
      <w:r w:rsidDel="00000000" w:rsidR="00000000" w:rsidRPr="00000000">
        <w:rPr>
          <w:rtl w:val="0"/>
        </w:rPr>
        <w:t xml:space="preserve">Bouncer </w:t>
      </w:r>
    </w:p>
    <w:p w:rsidR="00000000" w:rsidDel="00000000" w:rsidP="00000000" w:rsidRDefault="00000000" w:rsidRPr="00000000" w14:paraId="000000CA">
      <w:pPr>
        <w:rPr/>
      </w:pPr>
      <w:r w:rsidDel="00000000" w:rsidR="00000000" w:rsidRPr="00000000">
        <w:rPr>
          <w:rtl w:val="0"/>
        </w:rPr>
        <w:t xml:space="preserve">Seventeen?</w:t>
      </w:r>
    </w:p>
    <w:p w:rsidR="00000000" w:rsidDel="00000000" w:rsidP="00000000" w:rsidRDefault="00000000" w:rsidRPr="00000000" w14:paraId="000000CB">
      <w:pPr>
        <w:rPr/>
      </w:pPr>
      <w:r w:rsidDel="00000000" w:rsidR="00000000" w:rsidRPr="00000000">
        <w:rPr>
          <w:rtl w:val="0"/>
        </w:rPr>
        <w:t xml:space="preserve">Alex nods.</w:t>
      </w:r>
    </w:p>
    <w:p w:rsidR="00000000" w:rsidDel="00000000" w:rsidP="00000000" w:rsidRDefault="00000000" w:rsidRPr="00000000" w14:paraId="000000CC">
      <w:pPr>
        <w:rPr/>
      </w:pPr>
      <w:r w:rsidDel="00000000" w:rsidR="00000000" w:rsidRPr="00000000">
        <w:rPr>
          <w:rtl w:val="0"/>
        </w:rPr>
        <w:t xml:space="preserve">Bouncer</w:t>
      </w:r>
    </w:p>
    <w:p w:rsidR="00000000" w:rsidDel="00000000" w:rsidP="00000000" w:rsidRDefault="00000000" w:rsidRPr="00000000" w14:paraId="000000CD">
      <w:pPr>
        <w:rPr/>
      </w:pPr>
      <w:sdt>
        <w:sdtPr>
          <w:id w:val="1862814494"/>
          <w:tag w:val="goog_rdk_8"/>
        </w:sdtPr>
        <w:sdtContent>
          <w:commentRangeStart w:id="4"/>
        </w:sdtContent>
      </w:sdt>
      <w:r w:rsidDel="00000000" w:rsidR="00000000" w:rsidRPr="00000000">
        <w:rPr>
          <w:rtl w:val="0"/>
        </w:rPr>
        <w:t xml:space="preserve">Care to see if luck runs in the family?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Alex</w:t>
      </w:r>
    </w:p>
    <w:p w:rsidR="00000000" w:rsidDel="00000000" w:rsidP="00000000" w:rsidRDefault="00000000" w:rsidRPr="00000000" w14:paraId="000000CF">
      <w:pPr>
        <w:rPr/>
      </w:pPr>
      <w:r w:rsidDel="00000000" w:rsidR="00000000" w:rsidRPr="00000000">
        <w:rPr>
          <w:rtl w:val="0"/>
        </w:rPr>
        <w:t xml:space="preserve">I've also got his debt.</w:t>
      </w:r>
      <w:sdt>
        <w:sdtPr>
          <w:id w:val="87784837"/>
          <w:tag w:val="goog_rdk_9"/>
        </w:sdtPr>
        <w:sdtContent>
          <w:ins w:author="Robert J. Hawkins" w:id="2" w:date="2026-07-25T14:18:00Z">
            <w:r w:rsidDel="00000000" w:rsidR="00000000" w:rsidRPr="00000000">
              <w:rPr>
                <w:rtl w:val="0"/>
              </w:rPr>
              <w:t xml:space="preserve">  </w:t>
            </w:r>
          </w:ins>
        </w:sdtContent>
      </w:sdt>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bouncer sighs.</w:t>
      </w:r>
    </w:p>
    <w:p w:rsidR="00000000" w:rsidDel="00000000" w:rsidP="00000000" w:rsidRDefault="00000000" w:rsidRPr="00000000" w14:paraId="000000D1">
      <w:pPr>
        <w:rPr/>
      </w:pPr>
      <w:r w:rsidDel="00000000" w:rsidR="00000000" w:rsidRPr="00000000">
        <w:rPr>
          <w:rtl w:val="0"/>
        </w:rPr>
        <w:t xml:space="preserve">Bouncer</w:t>
      </w:r>
    </w:p>
    <w:p w:rsidR="00000000" w:rsidDel="00000000" w:rsidP="00000000" w:rsidRDefault="00000000" w:rsidRPr="00000000" w14:paraId="000000D2">
      <w:pPr>
        <w:rPr/>
      </w:pPr>
      <w:r w:rsidDel="00000000" w:rsidR="00000000" w:rsidRPr="00000000">
        <w:rPr>
          <w:rtl w:val="0"/>
        </w:rPr>
        <w:t xml:space="preserve">Your father always believed the next hand would change everything.</w:t>
      </w:r>
    </w:p>
    <w:p w:rsidR="00000000" w:rsidDel="00000000" w:rsidP="00000000" w:rsidRDefault="00000000" w:rsidRPr="00000000" w14:paraId="000000D3">
      <w:pPr>
        <w:rPr/>
      </w:pPr>
      <w:r w:rsidDel="00000000" w:rsidR="00000000" w:rsidRPr="00000000">
        <w:rPr>
          <w:rtl w:val="0"/>
        </w:rPr>
        <w:t xml:space="preserve">Alex</w:t>
      </w:r>
    </w:p>
    <w:p w:rsidR="00000000" w:rsidDel="00000000" w:rsidP="00000000" w:rsidRDefault="00000000" w:rsidRPr="00000000" w14:paraId="000000D4">
      <w:pPr>
        <w:rPr/>
      </w:pPr>
      <w:r w:rsidDel="00000000" w:rsidR="00000000" w:rsidRPr="00000000">
        <w:rPr>
          <w:rtl w:val="0"/>
        </w:rPr>
        <w:t xml:space="preserve">It did.  Just not for him.</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Panel 4</w:t>
      </w:r>
    </w:p>
    <w:p w:rsidR="00000000" w:rsidDel="00000000" w:rsidP="00000000" w:rsidRDefault="00000000" w:rsidRPr="00000000" w14:paraId="000000D7">
      <w:pPr>
        <w:rPr/>
      </w:pPr>
      <w:sdt>
        <w:sdtPr>
          <w:id w:val="-1722890830"/>
          <w:tag w:val="goog_rdk_10"/>
        </w:sdtPr>
        <w:sdtContent>
          <w:commentRangeStart w:id="5"/>
        </w:sdtContent>
      </w:sdt>
      <w:r w:rsidDel="00000000" w:rsidR="00000000" w:rsidRPr="00000000">
        <w:rPr>
          <w:rtl w:val="0"/>
        </w:rPr>
        <w:t xml:space="preserve">As Alex continues walking—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Guard (calling after him)</w:t>
      </w:r>
    </w:p>
    <w:p w:rsidR="00000000" w:rsidDel="00000000" w:rsidP="00000000" w:rsidRDefault="00000000" w:rsidRPr="00000000" w14:paraId="000000D9">
      <w:pPr>
        <w:rPr/>
      </w:pPr>
      <w:r w:rsidDel="00000000" w:rsidR="00000000" w:rsidRPr="00000000">
        <w:rPr>
          <w:rtl w:val="0"/>
        </w:rPr>
        <w:t xml:space="preserve">Leaving seems to run in your family.</w:t>
      </w:r>
    </w:p>
    <w:p w:rsidR="00000000" w:rsidDel="00000000" w:rsidP="00000000" w:rsidRDefault="00000000" w:rsidRPr="00000000" w14:paraId="000000DA">
      <w:pPr>
        <w:rPr/>
      </w:pPr>
      <w:r w:rsidDel="00000000" w:rsidR="00000000" w:rsidRPr="00000000">
        <w:rPr>
          <w:rtl w:val="0"/>
        </w:rPr>
        <w:t xml:space="preserve">Alex never turns around.</w:t>
      </w:r>
    </w:p>
    <w:p w:rsidR="00000000" w:rsidDel="00000000" w:rsidP="00000000" w:rsidRDefault="00000000" w:rsidRPr="00000000" w14:paraId="000000DB">
      <w:pPr>
        <w:rPr/>
      </w:pPr>
      <w:r w:rsidDel="00000000" w:rsidR="00000000" w:rsidRPr="00000000">
        <w:rPr>
          <w:rtl w:val="0"/>
        </w:rPr>
        <w:t xml:space="preserve">Alex</w:t>
      </w:r>
    </w:p>
    <w:p w:rsidR="00000000" w:rsidDel="00000000" w:rsidP="00000000" w:rsidRDefault="00000000" w:rsidRPr="00000000" w14:paraId="000000DC">
      <w:pPr>
        <w:rPr/>
      </w:pPr>
      <w:r w:rsidDel="00000000" w:rsidR="00000000" w:rsidRPr="00000000">
        <w:rPr>
          <w:rtl w:val="0"/>
        </w:rPr>
        <w:t xml:space="preserve">Leaving bills.</w:t>
      </w:r>
    </w:p>
    <w:p w:rsidR="00000000" w:rsidDel="00000000" w:rsidP="00000000" w:rsidRDefault="00000000" w:rsidRPr="00000000" w14:paraId="000000DD">
      <w:pPr>
        <w:rPr/>
      </w:pPr>
      <w:r w:rsidDel="00000000" w:rsidR="00000000" w:rsidRPr="00000000">
        <w:rPr>
          <w:rtl w:val="0"/>
        </w:rPr>
        <w:t xml:space="preserve">That was his specialty.</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PANEL 5</w:t>
      </w:r>
    </w:p>
    <w:p w:rsidR="00000000" w:rsidDel="00000000" w:rsidP="00000000" w:rsidRDefault="00000000" w:rsidRPr="00000000" w14:paraId="000000E0">
      <w:pPr>
        <w:rPr>
          <w:b w:val="1"/>
          <w:bCs w:val="1"/>
        </w:rPr>
      </w:pPr>
      <w:r w:rsidDel="00000000" w:rsidR="00000000" w:rsidRPr="00000000">
        <w:rPr>
          <w:b w:val="1"/>
          <w:bCs w:val="1"/>
          <w:rtl w:val="0"/>
        </w:rPr>
        <w:t xml:space="preserve">Purpose</w:t>
      </w:r>
    </w:p>
    <w:p w:rsidR="00000000" w:rsidDel="00000000" w:rsidP="00000000" w:rsidRDefault="00000000" w:rsidRPr="00000000" w14:paraId="000000E1">
      <w:pPr>
        <w:rPr/>
      </w:pPr>
      <w:r w:rsidDel="00000000" w:rsidR="00000000" w:rsidRPr="00000000">
        <w:rPr>
          <w:rtl w:val="0"/>
        </w:rPr>
        <w:t xml:space="preserve">End on emotion.</w:t>
      </w:r>
    </w:p>
    <w:p w:rsidR="00000000" w:rsidDel="00000000" w:rsidP="00000000" w:rsidRDefault="00000000" w:rsidRPr="00000000" w14:paraId="000000E2">
      <w:pPr>
        <w:rPr/>
      </w:pPr>
      <w:sdt>
        <w:sdtPr>
          <w:id w:val="-1584441040"/>
          <w:tag w:val="goog_rdk_12"/>
        </w:sdtPr>
        <w:sdtContent>
          <w:del w:author="Robert Hawkins" w:id="3" w:date="2026-08-19T18:42:02Z">
            <w:r w:rsidDel="00000000" w:rsidR="00000000" w:rsidRPr="00000000">
              <w:rPr>
                <w:rtl w:val="0"/>
              </w:rPr>
              <w:delText xml:space="preserve">Transition to Ada.</w:delText>
            </w:r>
          </w:del>
        </w:sdtContent>
      </w:sdt>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Image Prompt</w:t>
      </w:r>
    </w:p>
    <w:p w:rsidR="00000000" w:rsidDel="00000000" w:rsidP="00000000" w:rsidRDefault="00000000" w:rsidRPr="00000000" w14:paraId="000000E5">
      <w:pPr>
        <w:rPr/>
      </w:pPr>
      <w:r w:rsidDel="00000000" w:rsidR="00000000" w:rsidRPr="00000000">
        <w:rPr>
          <w:rtl w:val="0"/>
        </w:rPr>
        <w:t xml:space="preserve">Alex reaches a ridge overlooking the mountain.</w:t>
      </w:r>
    </w:p>
    <w:p w:rsidR="00000000" w:rsidDel="00000000" w:rsidP="00000000" w:rsidRDefault="00000000" w:rsidRPr="00000000" w14:paraId="000000E6">
      <w:pPr>
        <w:rPr/>
      </w:pPr>
      <w:r w:rsidDel="00000000" w:rsidR="00000000" w:rsidRPr="00000000">
        <w:rPr>
          <w:rtl w:val="0"/>
        </w:rPr>
        <w:t xml:space="preserve">Below:</w:t>
      </w:r>
    </w:p>
    <w:p w:rsidR="00000000" w:rsidDel="00000000" w:rsidP="00000000" w:rsidRDefault="00000000" w:rsidRPr="00000000" w14:paraId="000000E7">
      <w:pPr>
        <w:rPr/>
      </w:pPr>
      <w:r w:rsidDel="00000000" w:rsidR="00000000" w:rsidRPr="00000000">
        <w:rPr>
          <w:rtl w:val="0"/>
        </w:rPr>
        <w:t xml:space="preserve">Keel.</w:t>
      </w:r>
    </w:p>
    <w:p w:rsidR="00000000" w:rsidDel="00000000" w:rsidP="00000000" w:rsidRDefault="00000000" w:rsidRPr="00000000" w14:paraId="000000E8">
      <w:pPr>
        <w:rPr/>
      </w:pPr>
      <w:r w:rsidDel="00000000" w:rsidR="00000000" w:rsidRPr="00000000">
        <w:rPr>
          <w:rtl w:val="0"/>
        </w:rPr>
        <w:t xml:space="preserve">Above:</w:t>
      </w:r>
    </w:p>
    <w:p w:rsidR="00000000" w:rsidDel="00000000" w:rsidP="00000000" w:rsidRDefault="00000000" w:rsidRPr="00000000" w14:paraId="000000E9">
      <w:pPr>
        <w:rPr/>
      </w:pPr>
      <w:r w:rsidDel="00000000" w:rsidR="00000000" w:rsidRPr="00000000">
        <w:rPr>
          <w:rtl w:val="0"/>
        </w:rPr>
        <w:t xml:space="preserve">Halyard.</w:t>
      </w:r>
    </w:p>
    <w:p w:rsidR="00000000" w:rsidDel="00000000" w:rsidP="00000000" w:rsidRDefault="00000000" w:rsidRPr="00000000" w14:paraId="000000EA">
      <w:pPr>
        <w:rPr/>
      </w:pPr>
      <w:r w:rsidDel="00000000" w:rsidR="00000000" w:rsidRPr="00000000">
        <w:rPr>
          <w:rtl w:val="0"/>
        </w:rPr>
        <w:t xml:space="preserve">Far beyond:</w:t>
      </w:r>
    </w:p>
    <w:p w:rsidR="00000000" w:rsidDel="00000000" w:rsidP="00000000" w:rsidRDefault="00000000" w:rsidRPr="00000000" w14:paraId="000000EB">
      <w:pPr>
        <w:rPr/>
      </w:pPr>
      <w:r w:rsidDel="00000000" w:rsidR="00000000" w:rsidRPr="00000000">
        <w:rPr>
          <w:rtl w:val="0"/>
        </w:rPr>
        <w:t xml:space="preserve">Oasis glowing in sunlight.</w:t>
      </w:r>
    </w:p>
    <w:p w:rsidR="00000000" w:rsidDel="00000000" w:rsidP="00000000" w:rsidRDefault="00000000" w:rsidRPr="00000000" w14:paraId="000000EC">
      <w:pPr>
        <w:rPr/>
      </w:pPr>
      <w:r w:rsidDel="00000000" w:rsidR="00000000" w:rsidRPr="00000000">
        <w:rPr>
          <w:rtl w:val="0"/>
        </w:rPr>
        <w:t xml:space="preserve">His fists remain clenched.</w:t>
      </w:r>
    </w:p>
    <w:p w:rsidR="00000000" w:rsidDel="00000000" w:rsidP="00000000" w:rsidRDefault="00000000" w:rsidRPr="00000000" w14:paraId="000000ED">
      <w:pPr>
        <w:rPr/>
      </w:pPr>
      <w:r w:rsidDel="00000000" w:rsidR="00000000" w:rsidRPr="00000000">
        <w:rPr>
          <w:rtl w:val="0"/>
        </w:rPr>
        <w:t xml:space="preserve">The debt notification still glows faintly on his wrist.</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Caption</w:t>
      </w:r>
    </w:p>
    <w:p w:rsidR="00000000" w:rsidDel="00000000" w:rsidP="00000000" w:rsidRDefault="00000000" w:rsidRPr="00000000" w14:paraId="000000F0">
      <w:pPr>
        <w:rPr/>
      </w:pPr>
      <w:r w:rsidDel="00000000" w:rsidR="00000000" w:rsidRPr="00000000">
        <w:rPr>
          <w:rtl w:val="0"/>
        </w:rPr>
        <w:t xml:space="preserve">Everyone in Keel knew where they had been born.</w:t>
      </w:r>
    </w:p>
    <w:p w:rsidR="00000000" w:rsidDel="00000000" w:rsidP="00000000" w:rsidRDefault="00000000" w:rsidRPr="00000000" w14:paraId="000000F1">
      <w:pPr>
        <w:rPr/>
      </w:pPr>
      <w:r w:rsidDel="00000000" w:rsidR="00000000" w:rsidRPr="00000000">
        <w:rPr>
          <w:rtl w:val="0"/>
        </w:rPr>
        <w:t xml:space="preserve">Few believed they could choose where they belonged.</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Alex (small speech bubble)</w:t>
      </w:r>
    </w:p>
    <w:p w:rsidR="00000000" w:rsidDel="00000000" w:rsidP="00000000" w:rsidRDefault="00000000" w:rsidRPr="00000000" w14:paraId="000000F4">
      <w:pPr>
        <w:rPr/>
      </w:pPr>
      <w:r w:rsidDel="00000000" w:rsidR="00000000" w:rsidRPr="00000000">
        <w:rPr>
          <w:rtl w:val="0"/>
        </w:rPr>
        <w:t xml:space="preserve">One day...I'm leaving.</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jc w:val="center"/>
        <w:rPr>
          <w:b w:val="1"/>
          <w:bCs w:val="1"/>
          <w:sz w:val="32"/>
          <w:szCs w:val="32"/>
        </w:rPr>
      </w:pPr>
      <w:r w:rsidDel="00000000" w:rsidR="00000000" w:rsidRPr="00000000">
        <w:rPr>
          <w:b w:val="1"/>
          <w:bCs w:val="1"/>
          <w:sz w:val="32"/>
          <w:szCs w:val="32"/>
          <w:rtl w:val="0"/>
        </w:rPr>
        <w:t xml:space="preserve">CHAPTER ONE — THE INHERITANCE</w:t>
      </w:r>
    </w:p>
    <w:p w:rsidR="00000000" w:rsidDel="00000000" w:rsidP="00000000" w:rsidRDefault="00000000" w:rsidRPr="00000000" w14:paraId="000000FB">
      <w:pPr>
        <w:rPr>
          <w:b w:val="1"/>
          <w:bCs w:val="1"/>
        </w:rPr>
      </w:pPr>
      <w:r w:rsidDel="00000000" w:rsidR="00000000" w:rsidRPr="00000000">
        <w:rPr>
          <w:b w:val="1"/>
          <w:bCs w:val="1"/>
          <w:rtl w:val="0"/>
        </w:rPr>
        <w:t xml:space="preserve">PAGE 3 — TWO DIFFERENT DREAMS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Writers' Room Overview</w:t>
      </w:r>
    </w:p>
    <w:p w:rsidR="00000000" w:rsidDel="00000000" w:rsidP="00000000" w:rsidRDefault="00000000" w:rsidRPr="00000000" w14:paraId="000000FE">
      <w:pPr>
        <w:rPr>
          <w:b w:val="1"/>
          <w:bCs w:val="1"/>
        </w:rPr>
      </w:pPr>
      <w:r w:rsidDel="00000000" w:rsidR="00000000" w:rsidRPr="00000000">
        <w:rPr>
          <w:b w:val="1"/>
          <w:bCs w:val="1"/>
          <w:rtl w:val="0"/>
        </w:rPr>
        <w:t xml:space="preserve">Page Function</w:t>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Ada.</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the emotional heart of the story.</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the philosophical tension between leaving and rebuilding.</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Alex's grandmother as someone whose declining memory weighs heavily on him.</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Plant the first seeds that Adrian may not be the man everyone believes he was.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that Alex and Ada make each other better—but see different futures.</w:t>
      </w: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Characters</w:t>
      </w:r>
    </w:p>
    <w:p w:rsidR="00000000" w:rsidDel="00000000" w:rsidP="00000000" w:rsidRDefault="00000000" w:rsidRPr="00000000" w14:paraId="00000107">
      <w:pPr>
        <w:numPr>
          <w:ilvl w:val="0"/>
          <w:numId w:val="40"/>
        </w:numPr>
        <w:ind w:left="720" w:hanging="360"/>
        <w:rPr/>
      </w:pPr>
      <w:r w:rsidDel="00000000" w:rsidR="00000000" w:rsidRPr="00000000">
        <w:rPr>
          <w:rtl w:val="0"/>
        </w:rPr>
        <w:t xml:space="preserve">Alex</w:t>
      </w:r>
    </w:p>
    <w:p w:rsidR="00000000" w:rsidDel="00000000" w:rsidP="00000000" w:rsidRDefault="00000000" w:rsidRPr="00000000" w14:paraId="00000108">
      <w:pPr>
        <w:numPr>
          <w:ilvl w:val="0"/>
          <w:numId w:val="40"/>
        </w:numPr>
        <w:ind w:left="720" w:hanging="360"/>
        <w:rPr/>
      </w:pPr>
      <w:r w:rsidDel="00000000" w:rsidR="00000000" w:rsidRPr="00000000">
        <w:rPr>
          <w:rtl w:val="0"/>
        </w:rPr>
        <w:t xml:space="preserve">Ada</w:t>
      </w:r>
    </w:p>
    <w:p w:rsidR="00000000" w:rsidDel="00000000" w:rsidP="00000000" w:rsidRDefault="00000000" w:rsidRPr="00000000" w14:paraId="00000109">
      <w:pPr>
        <w:numPr>
          <w:ilvl w:val="0"/>
          <w:numId w:val="40"/>
        </w:numPr>
        <w:ind w:left="720" w:hanging="360"/>
        <w:rPr/>
      </w:pPr>
      <w:r w:rsidDel="00000000" w:rsidR="00000000" w:rsidRPr="00000000">
        <w:rPr>
          <w:rtl w:val="0"/>
        </w:rPr>
        <w:t xml:space="preserve">Keel residents in background</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Alex believes the only future lies outside Keel.</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 believes prosperity begins by changing Keel itself.</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Neither is entirely right.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Neither is entirely wrong.</w:t>
      </w: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Decision</w:t>
      </w:r>
    </w:p>
    <w:p w:rsidR="00000000" w:rsidDel="00000000" w:rsidP="00000000" w:rsidRDefault="00000000" w:rsidRPr="00000000" w14:paraId="000001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Alex chooses not to tell Ada how desperate he truly feels.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 chooses not to tell Alex how much she fears losing him.</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protect the other with silence.</w:t>
      </w: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Price</w:t>
      </w:r>
    </w:p>
    <w:p w:rsidR="00000000" w:rsidDel="00000000" w:rsidP="00000000" w:rsidRDefault="00000000" w:rsidRPr="00000000" w14:paraId="000001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Their friendship remains slightly out of sync.</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Alex leaves believing Ada doesn't understand him.</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 leaves believing Alex doesn't understand what he's running from.</w:t>
      </w: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11C">
      <w:pPr>
        <w:numPr>
          <w:ilvl w:val="0"/>
          <w:numId w:val="44"/>
        </w:numPr>
        <w:ind w:left="720" w:hanging="360"/>
        <w:rPr/>
      </w:pPr>
      <w:r w:rsidDel="00000000" w:rsidR="00000000" w:rsidRPr="00000000">
        <w:rPr>
          <w:rtl w:val="0"/>
        </w:rPr>
        <w:t xml:space="preserve">Is Ada right?</w:t>
      </w:r>
    </w:p>
    <w:p w:rsidR="00000000" w:rsidDel="00000000" w:rsidP="00000000" w:rsidRDefault="00000000" w:rsidRPr="00000000" w14:paraId="0000011D">
      <w:pPr>
        <w:numPr>
          <w:ilvl w:val="0"/>
          <w:numId w:val="44"/>
        </w:numPr>
        <w:ind w:left="720" w:hanging="360"/>
        <w:rPr/>
      </w:pPr>
      <w:r w:rsidDel="00000000" w:rsidR="00000000" w:rsidRPr="00000000">
        <w:rPr>
          <w:rtl w:val="0"/>
        </w:rPr>
        <w:t xml:space="preserve">Is Alex right?</w:t>
      </w:r>
    </w:p>
    <w:p w:rsidR="00000000" w:rsidDel="00000000" w:rsidP="00000000" w:rsidRDefault="00000000" w:rsidRPr="00000000" w14:paraId="0000011E">
      <w:pPr>
        <w:numPr>
          <w:ilvl w:val="0"/>
          <w:numId w:val="44"/>
        </w:numPr>
        <w:ind w:left="720" w:hanging="360"/>
        <w:rPr/>
      </w:pPr>
      <w:r w:rsidDel="00000000" w:rsidR="00000000" w:rsidRPr="00000000">
        <w:rPr>
          <w:rtl w:val="0"/>
        </w:rPr>
        <w:t xml:space="preserve">Why does Ada defend Adrian?</w:t>
      </w:r>
    </w:p>
    <w:p w:rsidR="00000000" w:rsidDel="00000000" w:rsidP="00000000" w:rsidRDefault="00000000" w:rsidRPr="00000000" w14:paraId="0000011F">
      <w:pPr>
        <w:numPr>
          <w:ilvl w:val="0"/>
          <w:numId w:val="44"/>
        </w:numPr>
        <w:ind w:left="720" w:hanging="360"/>
        <w:rPr/>
      </w:pPr>
      <w:r w:rsidDel="00000000" w:rsidR="00000000" w:rsidRPr="00000000">
        <w:rPr>
          <w:rtl w:val="0"/>
        </w:rPr>
        <w:t xml:space="preserve">What happened to Alex's grandmother?</w:t>
      </w:r>
    </w:p>
    <w:p w:rsidR="00000000" w:rsidDel="00000000" w:rsidP="00000000" w:rsidRDefault="00000000" w:rsidRPr="00000000" w14:paraId="00000120">
      <w:pPr>
        <w:numPr>
          <w:ilvl w:val="0"/>
          <w:numId w:val="44"/>
        </w:numPr>
        <w:ind w:left="720" w:hanging="360"/>
        <w:rPr/>
      </w:pPr>
      <w:r w:rsidDel="00000000" w:rsidR="00000000" w:rsidRPr="00000000">
        <w:rPr>
          <w:rtl w:val="0"/>
        </w:rPr>
        <w:t xml:space="preserve">Could Adrian's story be more complicated?</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Continuity / Set-Up</w:t>
      </w:r>
    </w:p>
    <w:p w:rsidR="00000000" w:rsidDel="00000000" w:rsidP="00000000" w:rsidRDefault="00000000" w:rsidRPr="00000000" w14:paraId="00000123">
      <w:pPr>
        <w:rPr/>
      </w:pPr>
      <w:r w:rsidDel="00000000" w:rsidR="00000000" w:rsidRPr="00000000">
        <w:rPr>
          <w:rtl w:val="0"/>
        </w:rPr>
        <w:t xml:space="preserve">Introduces:</w:t>
      </w:r>
    </w:p>
    <w:p w:rsidR="00000000" w:rsidDel="00000000" w:rsidP="00000000" w:rsidRDefault="00000000" w:rsidRPr="00000000" w14:paraId="00000124">
      <w:pPr>
        <w:rPr/>
      </w:pPr>
      <w:r w:rsidDel="00000000" w:rsidR="00000000" w:rsidRPr="00000000">
        <w:rPr>
          <w:rtl w:val="0"/>
        </w:rPr>
        <w:t xml:space="preserve">✓ Ada</w:t>
      </w:r>
    </w:p>
    <w:p w:rsidR="00000000" w:rsidDel="00000000" w:rsidP="00000000" w:rsidRDefault="00000000" w:rsidRPr="00000000" w14:paraId="00000125">
      <w:pPr>
        <w:rPr/>
      </w:pPr>
      <w:r w:rsidDel="00000000" w:rsidR="00000000" w:rsidRPr="00000000">
        <w:rPr>
          <w:rtl w:val="0"/>
        </w:rPr>
        <w:t xml:space="preserve">✓ Romance (subtle)</w:t>
      </w:r>
    </w:p>
    <w:p w:rsidR="00000000" w:rsidDel="00000000" w:rsidP="00000000" w:rsidRDefault="00000000" w:rsidRPr="00000000" w14:paraId="00000126">
      <w:pPr>
        <w:rPr/>
      </w:pPr>
      <w:r w:rsidDel="00000000" w:rsidR="00000000" w:rsidRPr="00000000">
        <w:rPr>
          <w:rtl w:val="0"/>
        </w:rPr>
        <w:t xml:space="preserve">✓ Grandmother</w:t>
      </w:r>
    </w:p>
    <w:p w:rsidR="00000000" w:rsidDel="00000000" w:rsidP="00000000" w:rsidRDefault="00000000" w:rsidRPr="00000000" w14:paraId="00000127">
      <w:pPr>
        <w:rPr/>
      </w:pPr>
      <w:r w:rsidDel="00000000" w:rsidR="00000000" w:rsidRPr="00000000">
        <w:rPr>
          <w:rtl w:val="0"/>
        </w:rPr>
        <w:t xml:space="preserve">✓ Escape vs rebuilding</w:t>
      </w:r>
    </w:p>
    <w:p w:rsidR="00000000" w:rsidDel="00000000" w:rsidP="00000000" w:rsidRDefault="00000000" w:rsidRPr="00000000" w14:paraId="00000128">
      <w:pPr>
        <w:rPr/>
      </w:pPr>
      <w:r w:rsidDel="00000000" w:rsidR="00000000" w:rsidRPr="00000000">
        <w:rPr>
          <w:rtl w:val="0"/>
        </w:rPr>
        <w:t xml:space="preserve">✓ Seeds of doubt about Adrian</w:t>
      </w:r>
    </w:p>
    <w:p w:rsidR="00000000" w:rsidDel="00000000" w:rsidP="00000000" w:rsidRDefault="00000000" w:rsidRPr="00000000" w14:paraId="00000129">
      <w:pPr>
        <w:rPr/>
      </w:pPr>
      <w:r w:rsidDel="00000000" w:rsidR="00000000" w:rsidRPr="00000000">
        <w:rPr>
          <w:rtl w:val="0"/>
        </w:rPr>
        <w:t xml:space="preserve">✓ Emotional stakes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Draft Script</w:t>
      </w:r>
    </w:p>
    <w:p w:rsidR="00000000" w:rsidDel="00000000" w:rsidP="00000000" w:rsidRDefault="00000000" w:rsidRPr="00000000" w14:paraId="0000012C">
      <w:pPr>
        <w:rPr>
          <w:b w:val="1"/>
          <w:bCs w:val="1"/>
        </w:rPr>
      </w:pPr>
      <w:r w:rsidDel="00000000" w:rsidR="00000000" w:rsidRPr="00000000">
        <w:rPr>
          <w:b w:val="1"/>
          <w:bCs w:val="1"/>
          <w:rtl w:val="0"/>
        </w:rPr>
        <w:t xml:space="preserve">PANEL 1</w:t>
      </w:r>
    </w:p>
    <w:p w:rsidR="00000000" w:rsidDel="00000000" w:rsidP="00000000" w:rsidRDefault="00000000" w:rsidRPr="00000000" w14:paraId="0000012D">
      <w:pPr>
        <w:rPr>
          <w:b w:val="1"/>
          <w:bCs w:val="1"/>
        </w:rPr>
      </w:pPr>
      <w:r w:rsidDel="00000000" w:rsidR="00000000" w:rsidRPr="00000000">
        <w:rPr>
          <w:b w:val="1"/>
          <w:bCs w:val="1"/>
          <w:rtl w:val="0"/>
        </w:rPr>
        <w:t xml:space="preserve">Purpose</w:t>
      </w:r>
    </w:p>
    <w:p w:rsidR="00000000" w:rsidDel="00000000" w:rsidP="00000000" w:rsidRDefault="00000000" w:rsidRPr="00000000" w14:paraId="0000012E">
      <w:pPr>
        <w:rPr/>
      </w:pPr>
      <w:r w:rsidDel="00000000" w:rsidR="00000000" w:rsidRPr="00000000">
        <w:rPr>
          <w:rtl w:val="0"/>
        </w:rPr>
        <w:t xml:space="preserve">Slow the pace after Page One.</w:t>
      </w:r>
    </w:p>
    <w:p w:rsidR="00000000" w:rsidDel="00000000" w:rsidP="00000000" w:rsidRDefault="00000000" w:rsidRPr="00000000" w14:paraId="0000012F">
      <w:pPr>
        <w:rPr/>
      </w:pPr>
      <w:r w:rsidDel="00000000" w:rsidR="00000000" w:rsidRPr="00000000">
        <w:rPr>
          <w:rtl w:val="0"/>
        </w:rPr>
        <w:t xml:space="preserve">Give readers a quiet emotional breath.</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Image Prompt</w:t>
      </w:r>
    </w:p>
    <w:p w:rsidR="00000000" w:rsidDel="00000000" w:rsidP="00000000" w:rsidRDefault="00000000" w:rsidRPr="00000000" w14:paraId="00000132">
      <w:pPr>
        <w:rPr/>
      </w:pPr>
      <w:r w:rsidDel="00000000" w:rsidR="00000000" w:rsidRPr="00000000">
        <w:rPr>
          <w:i w:val="1"/>
          <w:iCs w:val="1"/>
          <w:rtl w:val="0"/>
        </w:rPr>
        <w:t xml:space="preserve">A peaceful overlook on the edge of Keel, overlooking the mountain. The polluted industrial settlement stretches below, Halyard rises above on green terraces, and Oasis glows in the far distance. Alex sits on a rusted railing eating a simple packed lunch. Ada arrives carrying two cups of tea in battered metal mugs. Despite the harsh environment, the scene feels warm because of their friendship.</w:t>
      </w: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Caption</w:t>
      </w:r>
    </w:p>
    <w:p w:rsidR="00000000" w:rsidDel="00000000" w:rsidP="00000000" w:rsidRDefault="00000000" w:rsidRPr="00000000" w14:paraId="00000135">
      <w:pPr>
        <w:rPr/>
      </w:pPr>
      <w:r w:rsidDel="00000000" w:rsidR="00000000" w:rsidRPr="00000000">
        <w:rPr>
          <w:rtl w:val="0"/>
        </w:rPr>
        <w:t xml:space="preserve">Later that afternoon...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Ada:  Thought you might need this.</w:t>
      </w:r>
    </w:p>
    <w:p w:rsidR="00000000" w:rsidDel="00000000" w:rsidP="00000000" w:rsidRDefault="00000000" w:rsidRPr="00000000" w14:paraId="00000138">
      <w:pPr>
        <w:rPr/>
      </w:pPr>
      <w:r w:rsidDel="00000000" w:rsidR="00000000" w:rsidRPr="00000000">
        <w:rPr>
          <w:rtl w:val="0"/>
        </w:rPr>
        <w:t xml:space="preserve">She offers him the tea.</w:t>
      </w:r>
    </w:p>
    <w:p w:rsidR="00000000" w:rsidDel="00000000" w:rsidP="00000000" w:rsidRDefault="00000000" w:rsidRPr="00000000" w14:paraId="00000139">
      <w:pPr>
        <w:rPr/>
      </w:pPr>
      <w:r w:rsidDel="00000000" w:rsidR="00000000" w:rsidRPr="00000000">
        <w:rPr>
          <w:rtl w:val="0"/>
        </w:rPr>
        <w:t xml:space="preserve">Alex smiles for the first time.</w:t>
      </w:r>
    </w:p>
    <w:p w:rsidR="00000000" w:rsidDel="00000000" w:rsidP="00000000" w:rsidRDefault="00000000" w:rsidRPr="00000000" w14:paraId="0000013A">
      <w:pPr>
        <w:rPr/>
      </w:pPr>
      <w:r w:rsidDel="00000000" w:rsidR="00000000" w:rsidRPr="00000000">
        <w:rPr>
          <w:rtl w:val="0"/>
        </w:rPr>
        <w:t xml:space="preserve">Alex:  The birthday special?  Not sure I can afford it.</w:t>
      </w:r>
    </w:p>
    <w:p w:rsidR="00000000" w:rsidDel="00000000" w:rsidP="00000000" w:rsidRDefault="00000000" w:rsidRPr="00000000" w14:paraId="0000013B">
      <w:pPr>
        <w:rPr/>
      </w:pPr>
      <w:r w:rsidDel="00000000" w:rsidR="00000000" w:rsidRPr="00000000">
        <w:rPr>
          <w:rtl w:val="0"/>
        </w:rPr>
        <w:t xml:space="preserve">Ada:  It’s on me.  You don’t owe anybody anything today.  </w:t>
      </w:r>
    </w:p>
    <w:p w:rsidR="00000000" w:rsidDel="00000000" w:rsidP="00000000" w:rsidRDefault="00000000" w:rsidRPr="00000000" w14:paraId="0000013C">
      <w:pPr>
        <w:rPr/>
      </w:pPr>
      <w:r w:rsidDel="00000000" w:rsidR="00000000" w:rsidRPr="00000000">
        <w:rPr>
          <w:rtl w:val="0"/>
        </w:rPr>
        <w:t xml:space="preserve">Alex: Everything has a price, Ada.</w:t>
      </w:r>
    </w:p>
    <w:p w:rsidR="00000000" w:rsidDel="00000000" w:rsidP="00000000" w:rsidRDefault="00000000" w:rsidRPr="00000000" w14:paraId="0000013D">
      <w:pPr>
        <w:rPr/>
      </w:pPr>
      <w:r w:rsidDel="00000000" w:rsidR="00000000" w:rsidRPr="00000000">
        <w:rPr>
          <w:rtl w:val="0"/>
        </w:rPr>
        <w:t xml:space="preserve">Ada: Not Everything.  </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PANEL 2</w:t>
      </w:r>
    </w:p>
    <w:p w:rsidR="00000000" w:rsidDel="00000000" w:rsidP="00000000" w:rsidRDefault="00000000" w:rsidRPr="00000000" w14:paraId="00000140">
      <w:pPr>
        <w:rPr>
          <w:b w:val="1"/>
          <w:bCs w:val="1"/>
        </w:rPr>
      </w:pPr>
      <w:r w:rsidDel="00000000" w:rsidR="00000000" w:rsidRPr="00000000">
        <w:rPr>
          <w:b w:val="1"/>
          <w:bCs w:val="1"/>
          <w:rtl w:val="0"/>
        </w:rPr>
        <w:t xml:space="preserve">Purpose</w:t>
      </w:r>
    </w:p>
    <w:p w:rsidR="00000000" w:rsidDel="00000000" w:rsidP="00000000" w:rsidRDefault="00000000" w:rsidRPr="00000000" w14:paraId="00000141">
      <w:pPr>
        <w:rPr/>
      </w:pPr>
      <w:r w:rsidDel="00000000" w:rsidR="00000000" w:rsidRPr="00000000">
        <w:rPr>
          <w:rtl w:val="0"/>
        </w:rPr>
        <w:t xml:space="preserve">Establish chemistry.</w:t>
      </w:r>
    </w:p>
    <w:p w:rsidR="00000000" w:rsidDel="00000000" w:rsidP="00000000" w:rsidRDefault="00000000" w:rsidRPr="00000000" w14:paraId="00000142">
      <w:pPr>
        <w:rPr/>
      </w:pPr>
      <w:r w:rsidDel="00000000" w:rsidR="00000000" w:rsidRPr="00000000">
        <w:rPr>
          <w:rtl w:val="0"/>
        </w:rPr>
        <w:t xml:space="preserve">The dialogue should feel effortless.</w:t>
      </w:r>
    </w:p>
    <w:p w:rsidR="00000000" w:rsidDel="00000000" w:rsidP="00000000" w:rsidRDefault="00000000" w:rsidRPr="00000000" w14:paraId="00000143">
      <w:pPr>
        <w:rPr/>
      </w:pPr>
      <w:r w:rsidDel="00000000" w:rsidR="00000000" w:rsidRPr="00000000">
        <w:rPr>
          <w:rtl w:val="0"/>
        </w:rPr>
        <w:t xml:space="preserve">Readers should immediately understand these two have known each other forever.</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Image Prompt</w:t>
      </w:r>
    </w:p>
    <w:p w:rsidR="00000000" w:rsidDel="00000000" w:rsidP="00000000" w:rsidRDefault="00000000" w:rsidRPr="00000000" w14:paraId="00000146">
      <w:pPr>
        <w:rPr/>
      </w:pPr>
      <w:r w:rsidDel="00000000" w:rsidR="00000000" w:rsidRPr="00000000">
        <w:rPr>
          <w:rtl w:val="0"/>
        </w:rPr>
        <w:t xml:space="preserve">Medium shot of Alex and Ada sitting together overlooking the city.</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Ada</w:t>
      </w:r>
    </w:p>
    <w:p w:rsidR="00000000" w:rsidDel="00000000" w:rsidP="00000000" w:rsidRDefault="00000000" w:rsidRPr="00000000" w14:paraId="00000149">
      <w:pPr>
        <w:rPr/>
      </w:pPr>
      <w:r w:rsidDel="00000000" w:rsidR="00000000" w:rsidRPr="00000000">
        <w:rPr>
          <w:rtl w:val="0"/>
        </w:rPr>
        <w:t xml:space="preserve">Seventeen.</w:t>
      </w:r>
    </w:p>
    <w:p w:rsidR="00000000" w:rsidDel="00000000" w:rsidP="00000000" w:rsidRDefault="00000000" w:rsidRPr="00000000" w14:paraId="0000014A">
      <w:pPr>
        <w:rPr/>
      </w:pPr>
      <w:r w:rsidDel="00000000" w:rsidR="00000000" w:rsidRPr="00000000">
        <w:rPr>
          <w:rtl w:val="0"/>
        </w:rPr>
        <w:t xml:space="preserve">Congratulations.</w:t>
      </w:r>
    </w:p>
    <w:p w:rsidR="00000000" w:rsidDel="00000000" w:rsidP="00000000" w:rsidRDefault="00000000" w:rsidRPr="00000000" w14:paraId="0000014B">
      <w:pPr>
        <w:rPr/>
      </w:pPr>
      <w:r w:rsidDel="00000000" w:rsidR="00000000" w:rsidRPr="00000000">
        <w:rPr>
          <w:rtl w:val="0"/>
        </w:rPr>
        <w:t xml:space="preserve">You're officially old.</w:t>
      </w:r>
    </w:p>
    <w:p w:rsidR="00000000" w:rsidDel="00000000" w:rsidP="00000000" w:rsidRDefault="00000000" w:rsidRPr="00000000" w14:paraId="0000014C">
      <w:pPr>
        <w:rPr/>
      </w:pPr>
      <w:r w:rsidDel="00000000" w:rsidR="00000000" w:rsidRPr="00000000">
        <w:rPr>
          <w:rtl w:val="0"/>
        </w:rPr>
        <w:t xml:space="preserve">Alex</w:t>
      </w:r>
    </w:p>
    <w:p w:rsidR="00000000" w:rsidDel="00000000" w:rsidP="00000000" w:rsidRDefault="00000000" w:rsidRPr="00000000" w14:paraId="0000014D">
      <w:pPr>
        <w:rPr/>
      </w:pPr>
      <w:r w:rsidDel="00000000" w:rsidR="00000000" w:rsidRPr="00000000">
        <w:rPr>
          <w:rtl w:val="0"/>
        </w:rPr>
        <w:t xml:space="preserve">I'm officially broke.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Ada laughs.</w:t>
      </w:r>
    </w:p>
    <w:p w:rsidR="00000000" w:rsidDel="00000000" w:rsidP="00000000" w:rsidRDefault="00000000" w:rsidRPr="00000000" w14:paraId="00000150">
      <w:pPr>
        <w:rPr/>
      </w:pPr>
      <w:r w:rsidDel="00000000" w:rsidR="00000000" w:rsidRPr="00000000">
        <w:rPr>
          <w:rtl w:val="0"/>
        </w:rPr>
        <w:t xml:space="preserve">Alex finally laughs too.</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Ada</w:t>
      </w:r>
    </w:p>
    <w:p w:rsidR="00000000" w:rsidDel="00000000" w:rsidP="00000000" w:rsidRDefault="00000000" w:rsidRPr="00000000" w14:paraId="00000153">
      <w:pPr>
        <w:rPr/>
      </w:pPr>
      <w:r w:rsidDel="00000000" w:rsidR="00000000" w:rsidRPr="00000000">
        <w:rPr>
          <w:rtl w:val="0"/>
        </w:rPr>
        <w:t xml:space="preserve">I heard about this morning.</w:t>
      </w:r>
    </w:p>
    <w:p w:rsidR="00000000" w:rsidDel="00000000" w:rsidP="00000000" w:rsidRDefault="00000000" w:rsidRPr="00000000" w14:paraId="00000154">
      <w:pPr>
        <w:rPr/>
      </w:pPr>
      <w:r w:rsidDel="00000000" w:rsidR="00000000" w:rsidRPr="00000000">
        <w:rPr>
          <w:rtl w:val="0"/>
        </w:rPr>
        <w:t xml:space="preserve">Alex shrugs.</w:t>
      </w:r>
    </w:p>
    <w:p w:rsidR="00000000" w:rsidDel="00000000" w:rsidP="00000000" w:rsidRDefault="00000000" w:rsidRPr="00000000" w14:paraId="00000155">
      <w:pPr>
        <w:rPr/>
      </w:pPr>
      <w:r w:rsidDel="00000000" w:rsidR="00000000" w:rsidRPr="00000000">
        <w:rPr>
          <w:rtl w:val="0"/>
        </w:rPr>
        <w:t xml:space="preserve">Alex</w:t>
      </w:r>
    </w:p>
    <w:p w:rsidR="00000000" w:rsidDel="00000000" w:rsidP="00000000" w:rsidRDefault="00000000" w:rsidRPr="00000000" w14:paraId="00000156">
      <w:pPr>
        <w:rPr/>
      </w:pPr>
      <w:r w:rsidDel="00000000" w:rsidR="00000000" w:rsidRPr="00000000">
        <w:rPr>
          <w:rtl w:val="0"/>
        </w:rPr>
        <w:t xml:space="preserve">Everyone did.</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PANEL 3</w:t>
      </w:r>
    </w:p>
    <w:p w:rsidR="00000000" w:rsidDel="00000000" w:rsidP="00000000" w:rsidRDefault="00000000" w:rsidRPr="00000000" w14:paraId="00000159">
      <w:pPr>
        <w:rPr>
          <w:b w:val="1"/>
          <w:bCs w:val="1"/>
        </w:rPr>
      </w:pPr>
      <w:r w:rsidDel="00000000" w:rsidR="00000000" w:rsidRPr="00000000">
        <w:rPr>
          <w:b w:val="1"/>
          <w:bCs w:val="1"/>
          <w:rtl w:val="0"/>
        </w:rPr>
        <w:t xml:space="preserve">Purpose</w:t>
      </w:r>
    </w:p>
    <w:p w:rsidR="00000000" w:rsidDel="00000000" w:rsidP="00000000" w:rsidRDefault="00000000" w:rsidRPr="00000000" w14:paraId="0000015A">
      <w:pPr>
        <w:rPr/>
      </w:pPr>
      <w:r w:rsidDel="00000000" w:rsidR="00000000" w:rsidRPr="00000000">
        <w:rPr>
          <w:rtl w:val="0"/>
        </w:rPr>
        <w:t xml:space="preserve">Reveal the philosophical disagreement.</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Image Prompt</w:t>
      </w:r>
    </w:p>
    <w:p w:rsidR="00000000" w:rsidDel="00000000" w:rsidP="00000000" w:rsidRDefault="00000000" w:rsidRPr="00000000" w14:paraId="0000015D">
      <w:pPr>
        <w:rPr/>
      </w:pPr>
      <w:r w:rsidDel="00000000" w:rsidR="00000000" w:rsidRPr="00000000">
        <w:rPr>
          <w:rtl w:val="0"/>
        </w:rPr>
        <w:t xml:space="preserve">The city below them.</w:t>
      </w:r>
    </w:p>
    <w:p w:rsidR="00000000" w:rsidDel="00000000" w:rsidP="00000000" w:rsidRDefault="00000000" w:rsidRPr="00000000" w14:paraId="0000015E">
      <w:pPr>
        <w:rPr/>
      </w:pPr>
      <w:r w:rsidDel="00000000" w:rsidR="00000000" w:rsidRPr="00000000">
        <w:rPr>
          <w:rtl w:val="0"/>
        </w:rPr>
        <w:t xml:space="preserve">Keel in shadow.</w:t>
      </w:r>
    </w:p>
    <w:p w:rsidR="00000000" w:rsidDel="00000000" w:rsidP="00000000" w:rsidRDefault="00000000" w:rsidRPr="00000000" w14:paraId="0000015F">
      <w:pPr>
        <w:rPr/>
      </w:pPr>
      <w:r w:rsidDel="00000000" w:rsidR="00000000" w:rsidRPr="00000000">
        <w:rPr>
          <w:rtl w:val="0"/>
        </w:rPr>
        <w:t xml:space="preserve">Halyard glowing.</w:t>
      </w:r>
    </w:p>
    <w:p w:rsidR="00000000" w:rsidDel="00000000" w:rsidP="00000000" w:rsidRDefault="00000000" w:rsidRPr="00000000" w14:paraId="00000160">
      <w:pPr>
        <w:rPr/>
      </w:pPr>
      <w:r w:rsidDel="00000000" w:rsidR="00000000" w:rsidRPr="00000000">
        <w:rPr>
          <w:rtl w:val="0"/>
        </w:rPr>
        <w:t xml:space="preserve">Oasis in sunlight.</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Alex</w:t>
      </w:r>
    </w:p>
    <w:p w:rsidR="00000000" w:rsidDel="00000000" w:rsidP="00000000" w:rsidRDefault="00000000" w:rsidRPr="00000000" w14:paraId="00000163">
      <w:pPr>
        <w:rPr/>
      </w:pPr>
      <w:r w:rsidDel="00000000" w:rsidR="00000000" w:rsidRPr="00000000">
        <w:rPr>
          <w:rtl w:val="0"/>
        </w:rPr>
        <w:t xml:space="preserve">Every birthday... I look up there... and wonder what it feels like to wake up somewhere you get to choose your own future."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Ada</w:t>
      </w:r>
    </w:p>
    <w:p w:rsidR="00000000" w:rsidDel="00000000" w:rsidP="00000000" w:rsidRDefault="00000000" w:rsidRPr="00000000" w14:paraId="00000165">
      <w:pPr>
        <w:rPr/>
      </w:pPr>
      <w:r w:rsidDel="00000000" w:rsidR="00000000" w:rsidRPr="00000000">
        <w:rPr>
          <w:rtl w:val="0"/>
        </w:rPr>
        <w:t xml:space="preserve">I look down here...and wonder why everyone gave up trying to change it.</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Alex</w:t>
      </w:r>
    </w:p>
    <w:p w:rsidR="00000000" w:rsidDel="00000000" w:rsidP="00000000" w:rsidRDefault="00000000" w:rsidRPr="00000000" w14:paraId="00000168">
      <w:pPr>
        <w:rPr/>
      </w:pPr>
      <w:r w:rsidDel="00000000" w:rsidR="00000000" w:rsidRPr="00000000">
        <w:rPr>
          <w:rtl w:val="0"/>
        </w:rPr>
        <w:t xml:space="preserve">Because nobody leaves.</w:t>
      </w:r>
    </w:p>
    <w:p w:rsidR="00000000" w:rsidDel="00000000" w:rsidP="00000000" w:rsidRDefault="00000000" w:rsidRPr="00000000" w14:paraId="00000169">
      <w:pPr>
        <w:rPr/>
      </w:pPr>
      <w:r w:rsidDel="00000000" w:rsidR="00000000" w:rsidRPr="00000000">
        <w:rPr>
          <w:rtl w:val="0"/>
        </w:rPr>
        <w:t xml:space="preserve">Ada</w:t>
      </w:r>
    </w:p>
    <w:p w:rsidR="00000000" w:rsidDel="00000000" w:rsidP="00000000" w:rsidRDefault="00000000" w:rsidRPr="00000000" w14:paraId="0000016A">
      <w:pPr>
        <w:rPr/>
      </w:pPr>
      <w:r w:rsidDel="00000000" w:rsidR="00000000" w:rsidRPr="00000000">
        <w:rPr>
          <w:rtl w:val="0"/>
        </w:rPr>
        <w:t xml:space="preserve">Nobody stays either.</w:t>
      </w:r>
    </w:p>
    <w:p w:rsidR="00000000" w:rsidDel="00000000" w:rsidP="00000000" w:rsidRDefault="00000000" w:rsidRPr="00000000" w14:paraId="0000016B">
      <w:pPr>
        <w:rPr/>
      </w:pPr>
      <w:r w:rsidDel="00000000" w:rsidR="00000000" w:rsidRPr="00000000">
        <w:rPr>
          <w:rtl w:val="0"/>
        </w:rPr>
        <w:t xml:space="preserve">Not really.</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PANEL 4</w:t>
      </w:r>
    </w:p>
    <w:p w:rsidR="00000000" w:rsidDel="00000000" w:rsidP="00000000" w:rsidRDefault="00000000" w:rsidRPr="00000000" w14:paraId="0000016E">
      <w:pPr>
        <w:rPr>
          <w:b w:val="1"/>
          <w:bCs w:val="1"/>
        </w:rPr>
      </w:pPr>
      <w:r w:rsidDel="00000000" w:rsidR="00000000" w:rsidRPr="00000000">
        <w:rPr>
          <w:b w:val="1"/>
          <w:bCs w:val="1"/>
          <w:rtl w:val="0"/>
        </w:rPr>
        <w:t xml:space="preserve">Purpose</w:t>
      </w:r>
    </w:p>
    <w:p w:rsidR="00000000" w:rsidDel="00000000" w:rsidP="00000000" w:rsidRDefault="00000000" w:rsidRPr="00000000" w14:paraId="0000016F">
      <w:pPr>
        <w:rPr/>
      </w:pPr>
      <w:r w:rsidDel="00000000" w:rsidR="00000000" w:rsidRPr="00000000">
        <w:rPr>
          <w:rtl w:val="0"/>
        </w:rPr>
        <w:t xml:space="preserve">Introduce Grandmother.</w:t>
      </w:r>
    </w:p>
    <w:p w:rsidR="00000000" w:rsidDel="00000000" w:rsidP="00000000" w:rsidRDefault="00000000" w:rsidRPr="00000000" w14:paraId="00000170">
      <w:pPr>
        <w:rPr/>
      </w:pPr>
      <w:r w:rsidDel="00000000" w:rsidR="00000000" w:rsidRPr="00000000">
        <w:rPr>
          <w:rtl w:val="0"/>
        </w:rPr>
        <w:t xml:space="preserve">Reveal Alex's deeper motivation.</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Image Prompt</w:t>
      </w:r>
    </w:p>
    <w:p w:rsidR="00000000" w:rsidDel="00000000" w:rsidP="00000000" w:rsidRDefault="00000000" w:rsidRPr="00000000" w14:paraId="00000173">
      <w:pPr>
        <w:rPr/>
      </w:pPr>
      <w:r w:rsidDel="00000000" w:rsidR="00000000" w:rsidRPr="00000000">
        <w:rPr>
          <w:rtl w:val="0"/>
        </w:rPr>
        <w:t xml:space="preserve">Alex looks down at a worn photograph tucked inside his pocket.</w:t>
      </w:r>
    </w:p>
    <w:p w:rsidR="00000000" w:rsidDel="00000000" w:rsidP="00000000" w:rsidRDefault="00000000" w:rsidRPr="00000000" w14:paraId="00000174">
      <w:pPr>
        <w:rPr/>
      </w:pPr>
      <w:r w:rsidDel="00000000" w:rsidR="00000000" w:rsidRPr="00000000">
        <w:rPr>
          <w:rtl w:val="0"/>
        </w:rPr>
        <w:t xml:space="preserve">The audience only catches a glimpse.</w:t>
      </w:r>
    </w:p>
    <w:p w:rsidR="00000000" w:rsidDel="00000000" w:rsidP="00000000" w:rsidRDefault="00000000" w:rsidRPr="00000000" w14:paraId="00000175">
      <w:pPr>
        <w:rPr/>
      </w:pPr>
      <w:r w:rsidDel="00000000" w:rsidR="00000000" w:rsidRPr="00000000">
        <w:rPr>
          <w:rtl w:val="0"/>
        </w:rPr>
        <w:t xml:space="preserve">His grandmother is smiling.</w:t>
      </w:r>
    </w:p>
    <w:p w:rsidR="00000000" w:rsidDel="00000000" w:rsidP="00000000" w:rsidRDefault="00000000" w:rsidRPr="00000000" w14:paraId="00000176">
      <w:pPr>
        <w:rPr/>
      </w:pPr>
      <w:r w:rsidDel="00000000" w:rsidR="00000000" w:rsidRPr="00000000">
        <w:rPr>
          <w:rtl w:val="0"/>
        </w:rPr>
        <w:t xml:space="preserve">Adrian's face is partially folded over.</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Ada notices.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Ada</w:t>
      </w:r>
    </w:p>
    <w:p w:rsidR="00000000" w:rsidDel="00000000" w:rsidP="00000000" w:rsidRDefault="00000000" w:rsidRPr="00000000" w14:paraId="0000017B">
      <w:pPr>
        <w:rPr/>
      </w:pPr>
      <w:r w:rsidDel="00000000" w:rsidR="00000000" w:rsidRPr="00000000">
        <w:rPr>
          <w:rtl w:val="0"/>
        </w:rPr>
        <w:t xml:space="preserve">How’s your grandma?</w:t>
      </w:r>
    </w:p>
    <w:p w:rsidR="00000000" w:rsidDel="00000000" w:rsidP="00000000" w:rsidRDefault="00000000" w:rsidRPr="00000000" w14:paraId="0000017C">
      <w:pPr>
        <w:rPr/>
      </w:pPr>
      <w:r w:rsidDel="00000000" w:rsidR="00000000" w:rsidRPr="00000000">
        <w:rPr>
          <w:rtl w:val="0"/>
        </w:rPr>
        <w:t xml:space="preserve">Alex</w:t>
      </w:r>
    </w:p>
    <w:p w:rsidR="00000000" w:rsidDel="00000000" w:rsidP="00000000" w:rsidRDefault="00000000" w:rsidRPr="00000000" w14:paraId="0000017D">
      <w:pPr>
        <w:rPr/>
      </w:pPr>
      <w:r w:rsidDel="00000000" w:rsidR="00000000" w:rsidRPr="00000000">
        <w:rPr>
          <w:rtl w:val="0"/>
        </w:rPr>
        <w:t xml:space="preserve">Some days, She knows me.</w:t>
      </w:r>
    </w:p>
    <w:p w:rsidR="00000000" w:rsidDel="00000000" w:rsidP="00000000" w:rsidRDefault="00000000" w:rsidRPr="00000000" w14:paraId="0000017E">
      <w:pPr>
        <w:rPr/>
      </w:pPr>
      <w:r w:rsidDel="00000000" w:rsidR="00000000" w:rsidRPr="00000000">
        <w:rPr>
          <w:rtl w:val="0"/>
        </w:rPr>
        <w:t xml:space="preserve">Others, she calls me Adrian...</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Ada</w:t>
      </w:r>
    </w:p>
    <w:p w:rsidR="00000000" w:rsidDel="00000000" w:rsidP="00000000" w:rsidRDefault="00000000" w:rsidRPr="00000000" w14:paraId="00000181">
      <w:pPr>
        <w:rPr/>
      </w:pPr>
      <w:r w:rsidDel="00000000" w:rsidR="00000000" w:rsidRPr="00000000">
        <w:rPr>
          <w:rtl w:val="0"/>
        </w:rPr>
        <w:t xml:space="preserve">That must be hard.</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Alex</w:t>
      </w:r>
    </w:p>
    <w:p w:rsidR="00000000" w:rsidDel="00000000" w:rsidP="00000000" w:rsidRDefault="00000000" w:rsidRPr="00000000" w14:paraId="00000184">
      <w:pPr>
        <w:rPr/>
      </w:pPr>
      <w:r w:rsidDel="00000000" w:rsidR="00000000" w:rsidRPr="00000000">
        <w:rPr>
          <w:rtl w:val="0"/>
        </w:rPr>
        <w:t xml:space="preserve">The hardest part isn’t that she forgets. Is that she makes up crazy stories about him.  </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PANEL 5</w:t>
      </w:r>
    </w:p>
    <w:p w:rsidR="00000000" w:rsidDel="00000000" w:rsidP="00000000" w:rsidRDefault="00000000" w:rsidRPr="00000000" w14:paraId="00000187">
      <w:pPr>
        <w:rPr>
          <w:b w:val="1"/>
          <w:bCs w:val="1"/>
        </w:rPr>
      </w:pPr>
      <w:r w:rsidDel="00000000" w:rsidR="00000000" w:rsidRPr="00000000">
        <w:rPr>
          <w:b w:val="1"/>
          <w:bCs w:val="1"/>
          <w:rtl w:val="0"/>
        </w:rPr>
        <w:t xml:space="preserve">Purpose</w:t>
      </w:r>
    </w:p>
    <w:p w:rsidR="00000000" w:rsidDel="00000000" w:rsidP="00000000" w:rsidRDefault="00000000" w:rsidRPr="00000000" w14:paraId="00000188">
      <w:pPr>
        <w:rPr/>
      </w:pPr>
      <w:r w:rsidDel="00000000" w:rsidR="00000000" w:rsidRPr="00000000">
        <w:rPr>
          <w:rtl w:val="0"/>
        </w:rPr>
        <w:t xml:space="preserve">Plant doubt about Adrian.</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Image Prompt</w:t>
      </w:r>
    </w:p>
    <w:p w:rsidR="00000000" w:rsidDel="00000000" w:rsidP="00000000" w:rsidRDefault="00000000" w:rsidRPr="00000000" w14:paraId="0000018B">
      <w:pPr>
        <w:rPr/>
      </w:pPr>
      <w:r w:rsidDel="00000000" w:rsidR="00000000" w:rsidRPr="00000000">
        <w:rPr>
          <w:rtl w:val="0"/>
        </w:rPr>
        <w:t xml:space="preserve">Alex and Ada stand.</w:t>
      </w:r>
    </w:p>
    <w:p w:rsidR="00000000" w:rsidDel="00000000" w:rsidP="00000000" w:rsidRDefault="00000000" w:rsidRPr="00000000" w14:paraId="0000018C">
      <w:pPr>
        <w:rPr/>
      </w:pPr>
      <w:r w:rsidDel="00000000" w:rsidR="00000000" w:rsidRPr="00000000">
        <w:rPr>
          <w:rtl w:val="0"/>
        </w:rPr>
        <w:t xml:space="preserve">The sun begins to set.</w:t>
      </w:r>
    </w:p>
    <w:p w:rsidR="00000000" w:rsidDel="00000000" w:rsidP="00000000" w:rsidRDefault="00000000" w:rsidRPr="00000000" w14:paraId="0000018D">
      <w:pPr>
        <w:rPr/>
      </w:pPr>
      <w:r w:rsidDel="00000000" w:rsidR="00000000" w:rsidRPr="00000000">
        <w:rPr>
          <w:rtl w:val="0"/>
        </w:rPr>
        <w:t xml:space="preserve">Oasis glows brighter.</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Ada</w:t>
      </w:r>
    </w:p>
    <w:p w:rsidR="00000000" w:rsidDel="00000000" w:rsidP="00000000" w:rsidRDefault="00000000" w:rsidRPr="00000000" w14:paraId="00000190">
      <w:pPr>
        <w:rPr/>
      </w:pPr>
      <w:r w:rsidDel="00000000" w:rsidR="00000000" w:rsidRPr="00000000">
        <w:rPr>
          <w:rtl w:val="0"/>
        </w:rPr>
        <w:t xml:space="preserve">What if everyone was wrong?</w:t>
      </w:r>
    </w:p>
    <w:p w:rsidR="00000000" w:rsidDel="00000000" w:rsidP="00000000" w:rsidRDefault="00000000" w:rsidRPr="00000000" w14:paraId="00000191">
      <w:pPr>
        <w:rPr/>
      </w:pPr>
      <w:r w:rsidDel="00000000" w:rsidR="00000000" w:rsidRPr="00000000">
        <w:rPr>
          <w:rtl w:val="0"/>
        </w:rPr>
        <w:t xml:space="preserve">About your father.</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Alex immediately stiffens.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Ada</w:t>
      </w:r>
    </w:p>
    <w:p w:rsidR="00000000" w:rsidDel="00000000" w:rsidP="00000000" w:rsidRDefault="00000000" w:rsidRPr="00000000" w14:paraId="00000196">
      <w:pPr>
        <w:rPr/>
      </w:pPr>
      <w:r w:rsidDel="00000000" w:rsidR="00000000" w:rsidRPr="00000000">
        <w:rPr>
          <w:rtl w:val="0"/>
        </w:rPr>
        <w:t xml:space="preserve">Sometimes...</w:t>
      </w:r>
    </w:p>
    <w:p w:rsidR="00000000" w:rsidDel="00000000" w:rsidP="00000000" w:rsidRDefault="00000000" w:rsidRPr="00000000" w14:paraId="00000197">
      <w:pPr>
        <w:rPr/>
      </w:pPr>
      <w:r w:rsidDel="00000000" w:rsidR="00000000" w:rsidRPr="00000000">
        <w:rPr>
          <w:rtl w:val="0"/>
        </w:rPr>
        <w:t xml:space="preserve">history belongs to whoever tells it first.</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Alex</w:t>
      </w:r>
    </w:p>
    <w:p w:rsidR="00000000" w:rsidDel="00000000" w:rsidP="00000000" w:rsidRDefault="00000000" w:rsidRPr="00000000" w14:paraId="0000019A">
      <w:pPr>
        <w:rPr/>
      </w:pPr>
      <w:sdt>
        <w:sdtPr>
          <w:id w:val="1728865211"/>
          <w:tag w:val="goog_rdk_13"/>
        </w:sdtPr>
        <w:sdtContent>
          <w:commentRangeStart w:id="6"/>
        </w:sdtContent>
      </w:sdt>
      <w:r w:rsidDel="00000000" w:rsidR="00000000" w:rsidRPr="00000000">
        <w:rPr>
          <w:rtl w:val="0"/>
        </w:rPr>
        <w:t xml:space="preserve">Or maybe...history is what people leave behind…</w:t>
      </w:r>
      <w:sdt>
        <w:sdtPr>
          <w:id w:val="1779016283"/>
          <w:tag w:val="goog_rdk_14"/>
        </w:sdtPr>
        <w:sdtContent>
          <w:commentRangeStart w:id="7"/>
        </w:sdtContent>
      </w:sdt>
      <w:r w:rsidDel="00000000" w:rsidR="00000000" w:rsidRPr="00000000">
        <w:rPr>
          <w:rtl w:val="0"/>
        </w:rPr>
        <w:t xml:space="preserve">untold.</w:t>
      </w:r>
      <w:commentRangeEnd w:id="7"/>
      <w:r w:rsidDel="00000000" w:rsidR="00000000" w:rsidRPr="00000000">
        <w:commentReference w:id="7"/>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 long silence.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Finally...</w:t>
      </w:r>
    </w:p>
    <w:p w:rsidR="00000000" w:rsidDel="00000000" w:rsidP="00000000" w:rsidRDefault="00000000" w:rsidRPr="00000000" w14:paraId="0000019F">
      <w:pPr>
        <w:rPr/>
      </w:pPr>
      <w:r w:rsidDel="00000000" w:rsidR="00000000" w:rsidRPr="00000000">
        <w:rPr>
          <w:rtl w:val="0"/>
        </w:rPr>
        <w:t xml:space="preserve">Alex</w:t>
      </w:r>
    </w:p>
    <w:p w:rsidR="00000000" w:rsidDel="00000000" w:rsidP="00000000" w:rsidRDefault="00000000" w:rsidRPr="00000000" w14:paraId="000001A0">
      <w:pPr>
        <w:rPr/>
      </w:pPr>
      <w:r w:rsidDel="00000000" w:rsidR="00000000" w:rsidRPr="00000000">
        <w:rPr>
          <w:rtl w:val="0"/>
        </w:rPr>
        <w:t xml:space="preserve">Or maybe he is exactly who they said he was.  Either way...he's gone.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Final Page-Turn Hook</w:t>
      </w:r>
    </w:p>
    <w:p w:rsidR="00000000" w:rsidDel="00000000" w:rsidP="00000000" w:rsidRDefault="00000000" w:rsidRPr="00000000" w14:paraId="000001A3">
      <w:pPr>
        <w:rPr/>
      </w:pPr>
      <w:r w:rsidDel="00000000" w:rsidR="00000000" w:rsidRPr="00000000">
        <w:rPr>
          <w:rtl w:val="0"/>
        </w:rPr>
        <w:t xml:space="preserve">As they begin walking home—</w:t>
      </w:r>
    </w:p>
    <w:p w:rsidR="00000000" w:rsidDel="00000000" w:rsidP="00000000" w:rsidRDefault="00000000" w:rsidRPr="00000000" w14:paraId="000001A4">
      <w:pPr>
        <w:rPr/>
      </w:pPr>
      <w:r w:rsidDel="00000000" w:rsidR="00000000" w:rsidRPr="00000000">
        <w:rPr>
          <w:rtl w:val="0"/>
        </w:rPr>
        <w:t xml:space="preserve">Ada quietly looks back toward Oasis.</w:t>
      </w:r>
    </w:p>
    <w:p w:rsidR="00000000" w:rsidDel="00000000" w:rsidP="00000000" w:rsidRDefault="00000000" w:rsidRPr="00000000" w14:paraId="000001A5">
      <w:pPr>
        <w:rPr/>
      </w:pPr>
      <w:r w:rsidDel="00000000" w:rsidR="00000000" w:rsidRPr="00000000">
        <w:rPr>
          <w:rtl w:val="0"/>
        </w:rPr>
        <w:t xml:space="preserve">Very small speech bubble.</w:t>
      </w:r>
    </w:p>
    <w:p w:rsidR="00000000" w:rsidDel="00000000" w:rsidP="00000000" w:rsidRDefault="00000000" w:rsidRPr="00000000" w14:paraId="000001A6">
      <w:pPr>
        <w:rPr/>
      </w:pPr>
      <w:r w:rsidDel="00000000" w:rsidR="00000000" w:rsidRPr="00000000">
        <w:rPr>
          <w:rtl w:val="0"/>
        </w:rPr>
        <w:t xml:space="preserve">Almost to herself.</w:t>
      </w:r>
    </w:p>
    <w:p w:rsidR="00000000" w:rsidDel="00000000" w:rsidP="00000000" w:rsidRDefault="00000000" w:rsidRPr="00000000" w14:paraId="000001A7">
      <w:pPr>
        <w:rPr/>
      </w:pPr>
      <w:r w:rsidDel="00000000" w:rsidR="00000000" w:rsidRPr="00000000">
        <w:rPr>
          <w:rtl w:val="0"/>
        </w:rPr>
        <w:t xml:space="preserve">He wouldn’t just leave.  </w:t>
      </w:r>
    </w:p>
    <w:p w:rsidR="00000000" w:rsidDel="00000000" w:rsidP="00000000" w:rsidRDefault="00000000" w:rsidRPr="00000000" w14:paraId="000001A8">
      <w:pPr>
        <w:rPr/>
      </w:pPr>
      <w:r w:rsidDel="00000000" w:rsidR="00000000" w:rsidRPr="00000000">
        <w:rPr>
          <w:rtl w:val="0"/>
        </w:rPr>
        <w:t xml:space="preserve">The reader isn't certain whether she means Adrian...or Alex.</w:t>
      </w:r>
    </w:p>
    <w:p w:rsidR="00000000" w:rsidDel="00000000" w:rsidP="00000000" w:rsidRDefault="00000000" w:rsidRPr="00000000" w14:paraId="000001A9">
      <w:pPr>
        <w:rPr/>
      </w:pPr>
      <w:r w:rsidDel="00000000" w:rsidR="00000000" w:rsidRPr="00000000">
        <w:rPr>
          <w:rtl w:val="0"/>
        </w:rPr>
        <w:t xml:space="preserve">Turn the page.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CHAPTER ONE — THE INHERITANCE</w:t>
      </w:r>
    </w:p>
    <w:p w:rsidR="00000000" w:rsidDel="00000000" w:rsidP="00000000" w:rsidRDefault="00000000" w:rsidRPr="00000000" w14:paraId="000001AD">
      <w:pPr>
        <w:rPr>
          <w:b w:val="1"/>
          <w:bCs w:val="1"/>
        </w:rPr>
      </w:pPr>
      <w:r w:rsidDel="00000000" w:rsidR="00000000" w:rsidRPr="00000000">
        <w:rPr>
          <w:b w:val="1"/>
          <w:bCs w:val="1"/>
          <w:rtl w:val="0"/>
        </w:rPr>
        <w:t xml:space="preserve">PAGE 4 — THE HIDDEN WORKSHOP</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Writers' Room Overview</w:t>
      </w:r>
    </w:p>
    <w:p w:rsidR="00000000" w:rsidDel="00000000" w:rsidP="00000000" w:rsidRDefault="00000000" w:rsidRPr="00000000" w14:paraId="000001B0">
      <w:pPr>
        <w:rPr>
          <w:b w:val="1"/>
          <w:bCs w:val="1"/>
        </w:rPr>
      </w:pPr>
      <w:r w:rsidDel="00000000" w:rsidR="00000000" w:rsidRPr="00000000">
        <w:rPr>
          <w:b w:val="1"/>
          <w:bCs w:val="1"/>
          <w:rtl w:val="0"/>
        </w:rPr>
        <w:t xml:space="preserve">Page Function</w:t>
      </w:r>
    </w:p>
    <w:p w:rsidR="00000000" w:rsidDel="00000000" w:rsidP="00000000" w:rsidRDefault="00000000" w:rsidRPr="00000000" w14:paraId="000001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Bring Alex home and introduce his grandmother.</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the first cracks in Alex's understanding of Adrian.</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Discover the hidden workshop.</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the mysterious key bearing Bi11bot's symbol.</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 with the audience desperate to know what the key unlocks.</w:t>
      </w: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Characters</w:t>
      </w:r>
    </w:p>
    <w:p w:rsidR="00000000" w:rsidDel="00000000" w:rsidP="00000000" w:rsidRDefault="00000000" w:rsidRPr="00000000" w14:paraId="000001B8">
      <w:pPr>
        <w:numPr>
          <w:ilvl w:val="0"/>
          <w:numId w:val="45"/>
        </w:numPr>
        <w:ind w:left="720" w:hanging="360"/>
        <w:rPr/>
      </w:pPr>
      <w:r w:rsidDel="00000000" w:rsidR="00000000" w:rsidRPr="00000000">
        <w:rPr>
          <w:rtl w:val="0"/>
        </w:rPr>
        <w:t xml:space="preserve">Alex</w:t>
      </w:r>
    </w:p>
    <w:p w:rsidR="00000000" w:rsidDel="00000000" w:rsidP="00000000" w:rsidRDefault="00000000" w:rsidRPr="00000000" w14:paraId="000001B9">
      <w:pPr>
        <w:numPr>
          <w:ilvl w:val="0"/>
          <w:numId w:val="45"/>
        </w:numPr>
        <w:ind w:left="720" w:hanging="360"/>
        <w:rPr/>
      </w:pPr>
      <w:r w:rsidDel="00000000" w:rsidR="00000000" w:rsidRPr="00000000">
        <w:rPr>
          <w:rtl w:val="0"/>
        </w:rPr>
        <w:t xml:space="preserve">Grandmother Evelyn </w:t>
      </w:r>
      <w:r w:rsidDel="00000000" w:rsidR="00000000" w:rsidRPr="00000000">
        <w:rPr>
          <w:i w:val="1"/>
          <w:iCs w:val="1"/>
          <w:rtl w:val="0"/>
        </w:rPr>
        <w:t xml:space="preserve">(working name)</w:t>
      </w:r>
      <w:r w:rsidDel="00000000" w:rsidR="00000000" w:rsidRPr="00000000">
        <w:rPr>
          <w:rtl w:val="0"/>
        </w:rPr>
      </w:r>
    </w:p>
    <w:p w:rsidR="00000000" w:rsidDel="00000000" w:rsidP="00000000" w:rsidRDefault="00000000" w:rsidRPr="00000000" w14:paraId="000001BA">
      <w:pPr>
        <w:numPr>
          <w:ilvl w:val="0"/>
          <w:numId w:val="45"/>
        </w:numPr>
        <w:ind w:left="720" w:hanging="360"/>
        <w:rPr/>
      </w:pPr>
      <w:r w:rsidDel="00000000" w:rsidR="00000000" w:rsidRPr="00000000">
        <w:rPr>
          <w:rtl w:val="0"/>
        </w:rPr>
        <w:t xml:space="preserve">(Bi11bot remains unseen)</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1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Alex believes his father left behind nothing but debt.</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 grandmother quietly insists that Adrian left something far more valuable.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Alex must decide whether to dismiss her confused memories—or trust them.</w:t>
      </w: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Decision</w:t>
      </w:r>
    </w:p>
    <w:p w:rsidR="00000000" w:rsidDel="00000000" w:rsidP="00000000" w:rsidRDefault="00000000" w:rsidRPr="00000000" w14:paraId="000001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Alex chooses to follow his grandmother's seemingly nonsensical instructions.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first time, he acts on curiosity instead of anger.</w:t>
      </w: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Price</w:t>
      </w:r>
    </w:p>
    <w:p w:rsidR="00000000" w:rsidDel="00000000" w:rsidP="00000000" w:rsidRDefault="00000000" w:rsidRPr="00000000" w14:paraId="000001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opening the hidden room, Alex unknowingly sets Adrian's long-prepared plan in motion.</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Neither he nor the reader realizes that someone else has just become aware of this choice.</w:t>
      </w: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1CA">
      <w:pPr>
        <w:numPr>
          <w:ilvl w:val="0"/>
          <w:numId w:val="46"/>
        </w:numPr>
        <w:ind w:left="720" w:hanging="360"/>
        <w:rPr/>
      </w:pPr>
      <w:r w:rsidDel="00000000" w:rsidR="00000000" w:rsidRPr="00000000">
        <w:rPr>
          <w:rtl w:val="0"/>
        </w:rPr>
        <w:t xml:space="preserve">Was Adrian hiding something?</w:t>
      </w:r>
    </w:p>
    <w:p w:rsidR="00000000" w:rsidDel="00000000" w:rsidP="00000000" w:rsidRDefault="00000000" w:rsidRPr="00000000" w14:paraId="000001CB">
      <w:pPr>
        <w:numPr>
          <w:ilvl w:val="0"/>
          <w:numId w:val="46"/>
        </w:numPr>
        <w:ind w:left="720" w:hanging="360"/>
        <w:rPr/>
      </w:pPr>
      <w:r w:rsidDel="00000000" w:rsidR="00000000" w:rsidRPr="00000000">
        <w:rPr>
          <w:rtl w:val="0"/>
        </w:rPr>
        <w:t xml:space="preserve">Why did he prepare this room?</w:t>
      </w:r>
    </w:p>
    <w:p w:rsidR="00000000" w:rsidDel="00000000" w:rsidP="00000000" w:rsidRDefault="00000000" w:rsidRPr="00000000" w14:paraId="000001CC">
      <w:pPr>
        <w:numPr>
          <w:ilvl w:val="0"/>
          <w:numId w:val="46"/>
        </w:numPr>
        <w:ind w:left="720" w:hanging="360"/>
        <w:rPr/>
      </w:pPr>
      <w:r w:rsidDel="00000000" w:rsidR="00000000" w:rsidRPr="00000000">
        <w:rPr>
          <w:rtl w:val="0"/>
        </w:rPr>
        <w:t xml:space="preserve">How long has it been waiting?</w:t>
      </w:r>
    </w:p>
    <w:p w:rsidR="00000000" w:rsidDel="00000000" w:rsidP="00000000" w:rsidRDefault="00000000" w:rsidRPr="00000000" w14:paraId="000001CD">
      <w:pPr>
        <w:numPr>
          <w:ilvl w:val="0"/>
          <w:numId w:val="46"/>
        </w:numPr>
        <w:ind w:left="720" w:hanging="360"/>
        <w:rPr/>
      </w:pPr>
      <w:r w:rsidDel="00000000" w:rsidR="00000000" w:rsidRPr="00000000">
        <w:rPr>
          <w:rtl w:val="0"/>
        </w:rPr>
        <w:t xml:space="preserve">What does the strange key open?</w:t>
      </w:r>
    </w:p>
    <w:p w:rsidR="00000000" w:rsidDel="00000000" w:rsidP="00000000" w:rsidRDefault="00000000" w:rsidRPr="00000000" w14:paraId="000001CE">
      <w:pPr>
        <w:numPr>
          <w:ilvl w:val="0"/>
          <w:numId w:val="46"/>
        </w:numPr>
        <w:ind w:left="720" w:hanging="360"/>
        <w:rPr/>
      </w:pPr>
      <w:r w:rsidDel="00000000" w:rsidR="00000000" w:rsidRPr="00000000">
        <w:rPr>
          <w:rtl w:val="0"/>
        </w:rPr>
        <w:t xml:space="preserve">Why did he trust Alex to find it?</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Continuity / Set-Up</w:t>
      </w:r>
    </w:p>
    <w:p w:rsidR="00000000" w:rsidDel="00000000" w:rsidP="00000000" w:rsidRDefault="00000000" w:rsidRPr="00000000" w14:paraId="000001D1">
      <w:pPr>
        <w:rPr/>
      </w:pPr>
      <w:r w:rsidDel="00000000" w:rsidR="00000000" w:rsidRPr="00000000">
        <w:rPr>
          <w:rtl w:val="0"/>
        </w:rPr>
        <w:t xml:space="preserve">Introduces:</w:t>
      </w:r>
    </w:p>
    <w:p w:rsidR="00000000" w:rsidDel="00000000" w:rsidP="00000000" w:rsidRDefault="00000000" w:rsidRPr="00000000" w14:paraId="000001D2">
      <w:pPr>
        <w:rPr/>
      </w:pPr>
      <w:r w:rsidDel="00000000" w:rsidR="00000000" w:rsidRPr="00000000">
        <w:rPr>
          <w:rtl w:val="0"/>
        </w:rPr>
        <w:t xml:space="preserve">✓ Grandmother's memory lapses</w:t>
      </w:r>
    </w:p>
    <w:p w:rsidR="00000000" w:rsidDel="00000000" w:rsidP="00000000" w:rsidRDefault="00000000" w:rsidRPr="00000000" w14:paraId="000001D3">
      <w:pPr>
        <w:rPr/>
      </w:pPr>
      <w:r w:rsidDel="00000000" w:rsidR="00000000" w:rsidRPr="00000000">
        <w:rPr>
          <w:rtl w:val="0"/>
        </w:rPr>
        <w:t xml:space="preserve">✓ Adrian's hidden life</w:t>
      </w:r>
    </w:p>
    <w:p w:rsidR="00000000" w:rsidDel="00000000" w:rsidP="00000000" w:rsidRDefault="00000000" w:rsidRPr="00000000" w14:paraId="000001D4">
      <w:pPr>
        <w:rPr/>
      </w:pPr>
      <w:r w:rsidDel="00000000" w:rsidR="00000000" w:rsidRPr="00000000">
        <w:rPr>
          <w:rtl w:val="0"/>
        </w:rPr>
        <w:t xml:space="preserve">✓ The workshop</w:t>
      </w:r>
    </w:p>
    <w:p w:rsidR="00000000" w:rsidDel="00000000" w:rsidP="00000000" w:rsidRDefault="00000000" w:rsidRPr="00000000" w14:paraId="000001D5">
      <w:pPr>
        <w:rPr/>
      </w:pPr>
      <w:r w:rsidDel="00000000" w:rsidR="00000000" w:rsidRPr="00000000">
        <w:rPr>
          <w:rtl w:val="0"/>
        </w:rPr>
        <w:t xml:space="preserve">✓ The key</w:t>
      </w:r>
    </w:p>
    <w:p w:rsidR="00000000" w:rsidDel="00000000" w:rsidP="00000000" w:rsidRDefault="00000000" w:rsidRPr="00000000" w14:paraId="000001D6">
      <w:pPr>
        <w:rPr/>
      </w:pPr>
      <w:r w:rsidDel="00000000" w:rsidR="00000000" w:rsidRPr="00000000">
        <w:rPr>
          <w:rtl w:val="0"/>
        </w:rPr>
        <w:t xml:space="preserve">✓ Bi11bot symbol</w:t>
      </w:r>
    </w:p>
    <w:p w:rsidR="00000000" w:rsidDel="00000000" w:rsidP="00000000" w:rsidRDefault="00000000" w:rsidRPr="00000000" w14:paraId="000001D7">
      <w:pPr>
        <w:rPr/>
      </w:pPr>
      <w:r w:rsidDel="00000000" w:rsidR="00000000" w:rsidRPr="00000000">
        <w:rPr>
          <w:rtl w:val="0"/>
        </w:rPr>
        <w:t xml:space="preserve">✓ First major mystery</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Draft Script</w:t>
      </w:r>
    </w:p>
    <w:p w:rsidR="00000000" w:rsidDel="00000000" w:rsidP="00000000" w:rsidRDefault="00000000" w:rsidRPr="00000000" w14:paraId="000001DA">
      <w:pPr>
        <w:rPr>
          <w:b w:val="1"/>
          <w:bCs w:val="1"/>
        </w:rPr>
      </w:pPr>
      <w:r w:rsidDel="00000000" w:rsidR="00000000" w:rsidRPr="00000000">
        <w:rPr>
          <w:b w:val="1"/>
          <w:bCs w:val="1"/>
          <w:rtl w:val="0"/>
        </w:rPr>
        <w:t xml:space="preserve">PANEL 1</w:t>
      </w:r>
    </w:p>
    <w:p w:rsidR="00000000" w:rsidDel="00000000" w:rsidP="00000000" w:rsidRDefault="00000000" w:rsidRPr="00000000" w14:paraId="000001DB">
      <w:pPr>
        <w:rPr>
          <w:b w:val="1"/>
          <w:bCs w:val="1"/>
        </w:rPr>
      </w:pPr>
      <w:r w:rsidDel="00000000" w:rsidR="00000000" w:rsidRPr="00000000">
        <w:rPr>
          <w:b w:val="1"/>
          <w:bCs w:val="1"/>
          <w:rtl w:val="0"/>
        </w:rPr>
        <w:t xml:space="preserve">Purpose</w:t>
      </w:r>
    </w:p>
    <w:p w:rsidR="00000000" w:rsidDel="00000000" w:rsidP="00000000" w:rsidRDefault="00000000" w:rsidRPr="00000000" w14:paraId="000001DC">
      <w:pPr>
        <w:rPr/>
      </w:pPr>
      <w:r w:rsidDel="00000000" w:rsidR="00000000" w:rsidRPr="00000000">
        <w:rPr>
          <w:rtl w:val="0"/>
        </w:rPr>
        <w:t xml:space="preserve">Bring the story home.</w:t>
      </w:r>
    </w:p>
    <w:p w:rsidR="00000000" w:rsidDel="00000000" w:rsidP="00000000" w:rsidRDefault="00000000" w:rsidRPr="00000000" w14:paraId="000001DD">
      <w:pPr>
        <w:rPr/>
      </w:pPr>
      <w:r w:rsidDel="00000000" w:rsidR="00000000" w:rsidRPr="00000000">
        <w:rPr>
          <w:rtl w:val="0"/>
        </w:rPr>
        <w:t xml:space="preserve">After the vast mountain landscapes, the reader enters one small apartment filled with history.</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Image Prompt</w:t>
      </w:r>
    </w:p>
    <w:p w:rsidR="00000000" w:rsidDel="00000000" w:rsidP="00000000" w:rsidRDefault="00000000" w:rsidRPr="00000000" w14:paraId="000001E0">
      <w:pPr>
        <w:rPr/>
      </w:pPr>
      <w:r w:rsidDel="00000000" w:rsidR="00000000" w:rsidRPr="00000000">
        <w:rPr>
          <w:i w:val="1"/>
          <w:iCs w:val="1"/>
          <w:rtl w:val="0"/>
        </w:rPr>
        <w:t xml:space="preserve">A modest apartment in Keel, worn but lovingly maintained. Handmade quilts, repaired furniture, shelves of old books, faded family photographs, potted plants growing in recycled containers. Evening light filters through dusty windows. Despite poverty, the home radiates warmth and dignity.</w:t>
      </w: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Caption</w:t>
      </w:r>
    </w:p>
    <w:p w:rsidR="00000000" w:rsidDel="00000000" w:rsidP="00000000" w:rsidRDefault="00000000" w:rsidRPr="00000000" w14:paraId="000001E3">
      <w:pPr>
        <w:rPr/>
      </w:pPr>
      <w:r w:rsidDel="00000000" w:rsidR="00000000" w:rsidRPr="00000000">
        <w:rPr>
          <w:rtl w:val="0"/>
        </w:rPr>
        <w:t xml:space="preserve">Home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Grandmother (off panel):  Adrian?</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Alex stops.</w:t>
      </w:r>
    </w:p>
    <w:p w:rsidR="00000000" w:rsidDel="00000000" w:rsidP="00000000" w:rsidRDefault="00000000" w:rsidRPr="00000000" w14:paraId="000001E8">
      <w:pPr>
        <w:rPr/>
      </w:pPr>
      <w:r w:rsidDel="00000000" w:rsidR="00000000" w:rsidRPr="00000000">
        <w:rPr>
          <w:rtl w:val="0"/>
        </w:rPr>
        <w:t xml:space="preserve">He closes his eyes for just a moment.</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Alex:  Not today, Grandma.  It's Alex.</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PANEL 2</w:t>
      </w:r>
    </w:p>
    <w:p w:rsidR="00000000" w:rsidDel="00000000" w:rsidP="00000000" w:rsidRDefault="00000000" w:rsidRPr="00000000" w14:paraId="000001ED">
      <w:pPr>
        <w:rPr>
          <w:b w:val="1"/>
          <w:bCs w:val="1"/>
        </w:rPr>
      </w:pPr>
      <w:r w:rsidDel="00000000" w:rsidR="00000000" w:rsidRPr="00000000">
        <w:rPr>
          <w:b w:val="1"/>
          <w:bCs w:val="1"/>
          <w:rtl w:val="0"/>
        </w:rPr>
        <w:t xml:space="preserve">Purpose</w:t>
      </w:r>
    </w:p>
    <w:p w:rsidR="00000000" w:rsidDel="00000000" w:rsidP="00000000" w:rsidRDefault="00000000" w:rsidRPr="00000000" w14:paraId="000001EE">
      <w:pPr>
        <w:rPr/>
      </w:pPr>
      <w:r w:rsidDel="00000000" w:rsidR="00000000" w:rsidRPr="00000000">
        <w:rPr>
          <w:rtl w:val="0"/>
        </w:rPr>
        <w:t xml:space="preserve">Show the complexity of her memory.</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Image Prompt</w:t>
      </w:r>
    </w:p>
    <w:p w:rsidR="00000000" w:rsidDel="00000000" w:rsidP="00000000" w:rsidRDefault="00000000" w:rsidRPr="00000000" w14:paraId="000001F1">
      <w:pPr>
        <w:rPr/>
      </w:pPr>
      <w:r w:rsidDel="00000000" w:rsidR="00000000" w:rsidRPr="00000000">
        <w:rPr>
          <w:rtl w:val="0"/>
        </w:rPr>
        <w:t xml:space="preserve">Grandmother sits comfortably in a worn chair with a favorite old book in her lap. Her eyes are bright, but there is uncertainty in them. Alex kneels beside her.</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Grandmother:  Of course.  Alex.  I knew that.</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Did your father come home yet?</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Alex gently smiles.</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Alex:  Not yet.</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Grandmother studies him carefully.</w:t>
      </w:r>
    </w:p>
    <w:p w:rsidR="00000000" w:rsidDel="00000000" w:rsidP="00000000" w:rsidRDefault="00000000" w:rsidRPr="00000000" w14:paraId="000001FC">
      <w:pPr>
        <w:rPr/>
      </w:pPr>
      <w:r w:rsidDel="00000000" w:rsidR="00000000" w:rsidRPr="00000000">
        <w:rPr>
          <w:rtl w:val="0"/>
        </w:rPr>
        <w:t xml:space="preserve">Almost too carefully.</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Grandmother:  He's closer than you think.</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Notes</w:t>
      </w:r>
    </w:p>
    <w:p w:rsidR="00000000" w:rsidDel="00000000" w:rsidP="00000000" w:rsidRDefault="00000000" w:rsidRPr="00000000" w14:paraId="00000201">
      <w:pPr>
        <w:rPr/>
      </w:pPr>
      <w:r w:rsidDel="00000000" w:rsidR="00000000" w:rsidRPr="00000000">
        <w:rPr>
          <w:rtl w:val="0"/>
        </w:rPr>
        <w:t xml:space="preserve">The line should feel comforting rather than mystical.</w:t>
      </w:r>
    </w:p>
    <w:p w:rsidR="00000000" w:rsidDel="00000000" w:rsidP="00000000" w:rsidRDefault="00000000" w:rsidRPr="00000000" w14:paraId="00000202">
      <w:pPr>
        <w:rPr/>
      </w:pPr>
      <w:r w:rsidDel="00000000" w:rsidR="00000000" w:rsidRPr="00000000">
        <w:rPr>
          <w:rtl w:val="0"/>
        </w:rPr>
        <w:t xml:space="preserve">Readers assume she is confused.</w:t>
      </w:r>
    </w:p>
    <w:p w:rsidR="00000000" w:rsidDel="00000000" w:rsidP="00000000" w:rsidRDefault="00000000" w:rsidRPr="00000000" w14:paraId="00000203">
      <w:pPr>
        <w:rPr/>
      </w:pPr>
      <w:r w:rsidDel="00000000" w:rsidR="00000000" w:rsidRPr="00000000">
        <w:rPr>
          <w:rtl w:val="0"/>
        </w:rPr>
        <w:t xml:space="preserve">Only later do they realize she is telling the truth.</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PANEL 3</w:t>
      </w:r>
    </w:p>
    <w:p w:rsidR="00000000" w:rsidDel="00000000" w:rsidP="00000000" w:rsidRDefault="00000000" w:rsidRPr="00000000" w14:paraId="00000206">
      <w:pPr>
        <w:rPr>
          <w:b w:val="1"/>
          <w:bCs w:val="1"/>
        </w:rPr>
      </w:pPr>
      <w:r w:rsidDel="00000000" w:rsidR="00000000" w:rsidRPr="00000000">
        <w:rPr>
          <w:b w:val="1"/>
          <w:bCs w:val="1"/>
          <w:rtl w:val="0"/>
        </w:rPr>
        <w:t xml:space="preserve">Purpose</w:t>
      </w:r>
    </w:p>
    <w:p w:rsidR="00000000" w:rsidDel="00000000" w:rsidP="00000000" w:rsidRDefault="00000000" w:rsidRPr="00000000" w14:paraId="00000207">
      <w:pPr>
        <w:rPr/>
      </w:pPr>
      <w:r w:rsidDel="00000000" w:rsidR="00000000" w:rsidRPr="00000000">
        <w:rPr>
          <w:rtl w:val="0"/>
        </w:rPr>
        <w:t xml:space="preserve">The hidden clue.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Image Prompt</w:t>
      </w:r>
    </w:p>
    <w:p w:rsidR="00000000" w:rsidDel="00000000" w:rsidP="00000000" w:rsidRDefault="00000000" w:rsidRPr="00000000" w14:paraId="0000020A">
      <w:pPr>
        <w:rPr/>
      </w:pPr>
      <w:r w:rsidDel="00000000" w:rsidR="00000000" w:rsidRPr="00000000">
        <w:rPr>
          <w:rtl w:val="0"/>
        </w:rPr>
        <w:t xml:space="preserve">Grandmother hands Alex her favorite old book.</w:t>
      </w:r>
    </w:p>
    <w:p w:rsidR="00000000" w:rsidDel="00000000" w:rsidP="00000000" w:rsidRDefault="00000000" w:rsidRPr="00000000" w14:paraId="0000020B">
      <w:pPr>
        <w:rPr/>
      </w:pPr>
      <w:r w:rsidDel="00000000" w:rsidR="00000000" w:rsidRPr="00000000">
        <w:rPr>
          <w:rtl w:val="0"/>
        </w:rPr>
        <w:t xml:space="preserve">Its cover is worn from decades of use.</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Grandmother:  Would you put this away for me?  Your father never liked seeing it left out.</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Alex:  He had opinions about everything.</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Grandmother smiles.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Grandmother: Especially the things worth protecting.</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Alex walks toward the bookshelf.</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Notes</w:t>
      </w:r>
    </w:p>
    <w:p w:rsidR="00000000" w:rsidDel="00000000" w:rsidP="00000000" w:rsidRDefault="00000000" w:rsidRPr="00000000" w14:paraId="00000218">
      <w:pPr>
        <w:rPr/>
      </w:pPr>
      <w:r w:rsidDel="00000000" w:rsidR="00000000" w:rsidRPr="00000000">
        <w:rPr>
          <w:rtl w:val="0"/>
        </w:rPr>
        <w:t xml:space="preserve">This should feel completely ordinary.</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PANELS 4 and 5</w:t>
      </w:r>
    </w:p>
    <w:p w:rsidR="00000000" w:rsidDel="00000000" w:rsidP="00000000" w:rsidRDefault="00000000" w:rsidRPr="00000000" w14:paraId="0000021B">
      <w:pPr>
        <w:rPr>
          <w:b w:val="1"/>
          <w:bCs w:val="1"/>
        </w:rPr>
      </w:pPr>
      <w:r w:rsidDel="00000000" w:rsidR="00000000" w:rsidRPr="00000000">
        <w:rPr>
          <w:b w:val="1"/>
          <w:bCs w:val="1"/>
          <w:rtl w:val="0"/>
        </w:rPr>
        <w:t xml:space="preserve">Purpose</w:t>
      </w:r>
    </w:p>
    <w:p w:rsidR="00000000" w:rsidDel="00000000" w:rsidP="00000000" w:rsidRDefault="00000000" w:rsidRPr="00000000" w14:paraId="0000021C">
      <w:pPr>
        <w:rPr/>
      </w:pPr>
      <w:r w:rsidDel="00000000" w:rsidR="00000000" w:rsidRPr="00000000">
        <w:rPr>
          <w:rtl w:val="0"/>
        </w:rPr>
        <w:t xml:space="preserve">Reveal the hidden room.</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Image Prompt</w:t>
      </w:r>
    </w:p>
    <w:p w:rsidR="00000000" w:rsidDel="00000000" w:rsidP="00000000" w:rsidRDefault="00000000" w:rsidRPr="00000000" w14:paraId="0000021F">
      <w:pPr>
        <w:rPr/>
      </w:pPr>
      <w:r w:rsidDel="00000000" w:rsidR="00000000" w:rsidRPr="00000000">
        <w:rPr>
          <w:rtl w:val="0"/>
        </w:rPr>
        <w:t xml:space="preserve">As Alex slides the book into its place, the shelf shifts almost imperceptibly.</w:t>
      </w:r>
    </w:p>
    <w:p w:rsidR="00000000" w:rsidDel="00000000" w:rsidP="00000000" w:rsidRDefault="00000000" w:rsidRPr="00000000" w14:paraId="00000220">
      <w:pPr>
        <w:rPr/>
      </w:pPr>
      <w:r w:rsidDel="00000000" w:rsidR="00000000" w:rsidRPr="00000000">
        <w:rPr>
          <w:rtl w:val="0"/>
        </w:rPr>
        <w:t xml:space="preserve">A soft mechanical click.</w:t>
      </w:r>
    </w:p>
    <w:p w:rsidR="00000000" w:rsidDel="00000000" w:rsidP="00000000" w:rsidRDefault="00000000" w:rsidRPr="00000000" w14:paraId="00000221">
      <w:pPr>
        <w:rPr/>
      </w:pPr>
      <w:r w:rsidDel="00000000" w:rsidR="00000000" w:rsidRPr="00000000">
        <w:rPr>
          <w:rtl w:val="0"/>
        </w:rPr>
        <w:t xml:space="preserve">Dust drifts into the air.</w:t>
      </w:r>
    </w:p>
    <w:p w:rsidR="00000000" w:rsidDel="00000000" w:rsidP="00000000" w:rsidRDefault="00000000" w:rsidRPr="00000000" w14:paraId="00000222">
      <w:pPr>
        <w:rPr/>
      </w:pPr>
      <w:r w:rsidDel="00000000" w:rsidR="00000000" w:rsidRPr="00000000">
        <w:rPr>
          <w:rtl w:val="0"/>
        </w:rPr>
        <w:t xml:space="preserve">The bookshelf slowly swings open.</w:t>
      </w:r>
    </w:p>
    <w:p w:rsidR="00000000" w:rsidDel="00000000" w:rsidP="00000000" w:rsidRDefault="00000000" w:rsidRPr="00000000" w14:paraId="00000223">
      <w:pPr>
        <w:rPr/>
      </w:pPr>
      <w:r w:rsidDel="00000000" w:rsidR="00000000" w:rsidRPr="00000000">
        <w:rPr>
          <w:rtl w:val="0"/>
        </w:rPr>
        <w:t xml:space="preserve">Behind it...</w:t>
      </w:r>
    </w:p>
    <w:p w:rsidR="00000000" w:rsidDel="00000000" w:rsidP="00000000" w:rsidRDefault="00000000" w:rsidRPr="00000000" w14:paraId="00000224">
      <w:pPr>
        <w:rPr/>
      </w:pPr>
      <w:r w:rsidDel="00000000" w:rsidR="00000000" w:rsidRPr="00000000">
        <w:rPr>
          <w:rtl w:val="0"/>
        </w:rPr>
        <w:t xml:space="preserve">darkness.</w:t>
      </w:r>
    </w:p>
    <w:p w:rsidR="00000000" w:rsidDel="00000000" w:rsidP="00000000" w:rsidRDefault="00000000" w:rsidRPr="00000000" w14:paraId="00000225">
      <w:pPr>
        <w:rPr/>
      </w:pPr>
      <w:r w:rsidDel="00000000" w:rsidR="00000000" w:rsidRPr="00000000">
        <w:rPr>
          <w:rtl w:val="0"/>
        </w:rPr>
        <w:t xml:space="preserve">A hidden room.</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Panel 4</w:t>
      </w:r>
    </w:p>
    <w:p w:rsidR="00000000" w:rsidDel="00000000" w:rsidP="00000000" w:rsidRDefault="00000000" w:rsidRPr="00000000" w14:paraId="00000228">
      <w:pPr>
        <w:rPr>
          <w:b w:val="1"/>
          <w:bCs w:val="1"/>
        </w:rPr>
      </w:pPr>
      <w:r w:rsidDel="00000000" w:rsidR="00000000" w:rsidRPr="00000000">
        <w:rPr>
          <w:b w:val="1"/>
          <w:bCs w:val="1"/>
          <w:rtl w:val="0"/>
        </w:rPr>
        <w:t xml:space="preserve">Sound Effect</w:t>
      </w:r>
    </w:p>
    <w:p w:rsidR="00000000" w:rsidDel="00000000" w:rsidP="00000000" w:rsidRDefault="00000000" w:rsidRPr="00000000" w14:paraId="00000229">
      <w:pPr>
        <w:rPr/>
      </w:pPr>
      <w:r w:rsidDel="00000000" w:rsidR="00000000" w:rsidRPr="00000000">
        <w:rPr>
          <w:rtl w:val="0"/>
        </w:rPr>
        <w:t xml:space="preserve">CLICK</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RUMBLE</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Panel 5</w:t>
      </w:r>
    </w:p>
    <w:p w:rsidR="00000000" w:rsidDel="00000000" w:rsidP="00000000" w:rsidRDefault="00000000" w:rsidRPr="00000000" w14:paraId="0000022E">
      <w:pPr>
        <w:rPr/>
      </w:pPr>
      <w:r w:rsidDel="00000000" w:rsidR="00000000" w:rsidRPr="00000000">
        <w:rPr>
          <w:rtl w:val="0"/>
        </w:rPr>
        <w:t xml:space="preserve">Alex</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t xml:space="preserve">Grandma?</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Grandmother doesn't seem surprised.</w:t>
      </w:r>
    </w:p>
    <w:p w:rsidR="00000000" w:rsidDel="00000000" w:rsidP="00000000" w:rsidRDefault="00000000" w:rsidRPr="00000000" w14:paraId="00000233">
      <w:pPr>
        <w:rPr/>
      </w:pPr>
      <w:r w:rsidDel="00000000" w:rsidR="00000000" w:rsidRPr="00000000">
        <w:rPr>
          <w:rtl w:val="0"/>
        </w:rPr>
        <w:t xml:space="preserve">She simply smiles.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Grandmother</w:t>
      </w:r>
    </w:p>
    <w:p w:rsidR="00000000" w:rsidDel="00000000" w:rsidP="00000000" w:rsidRDefault="00000000" w:rsidRPr="00000000" w14:paraId="00000236">
      <w:pPr>
        <w:rPr/>
      </w:pPr>
      <w:r w:rsidDel="00000000" w:rsidR="00000000" w:rsidRPr="00000000">
        <w:rPr>
          <w:rtl w:val="0"/>
        </w:rPr>
        <w:t xml:space="preserve">He said you'd know when you were ready.</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Alex</w:t>
      </w:r>
    </w:p>
    <w:p w:rsidR="00000000" w:rsidDel="00000000" w:rsidP="00000000" w:rsidRDefault="00000000" w:rsidRPr="00000000" w14:paraId="00000239">
      <w:pPr>
        <w:rPr/>
      </w:pPr>
      <w:sdt>
        <w:sdtPr>
          <w:id w:val="2053361950"/>
          <w:tag w:val="goog_rdk_15"/>
        </w:sdtPr>
        <w:sdtContent>
          <w:commentRangeStart w:id="8"/>
        </w:sdtContent>
      </w:sdt>
      <w:r w:rsidDel="00000000" w:rsidR="00000000" w:rsidRPr="00000000">
        <w:rPr>
          <w:rtl w:val="0"/>
        </w:rPr>
        <w:t xml:space="preserve">Ready for what?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Grandmother</w:t>
      </w:r>
    </w:p>
    <w:p w:rsidR="00000000" w:rsidDel="00000000" w:rsidP="00000000" w:rsidRDefault="00000000" w:rsidRPr="00000000" w14:paraId="0000023C">
      <w:pPr>
        <w:rPr/>
      </w:pPr>
      <w:r w:rsidDel="00000000" w:rsidR="00000000" w:rsidRPr="00000000">
        <w:rPr>
          <w:rtl w:val="0"/>
        </w:rPr>
        <w:t xml:space="preserve">To stop </w:t>
      </w:r>
      <w:sdt>
        <w:sdtPr>
          <w:id w:val="1194601127"/>
          <w:tag w:val="goog_rdk_16"/>
        </w:sdtPr>
        <w:sdtContent>
          <w:ins w:author="Robert Hawkins" w:id="4" w:date="2026-08-19T19:36:04Z">
            <w:r w:rsidDel="00000000" w:rsidR="00000000" w:rsidRPr="00000000">
              <w:rPr>
                <w:rtl w:val="0"/>
              </w:rPr>
              <w:t xml:space="preserve">questioning the past</w:t>
            </w:r>
          </w:ins>
        </w:sdtContent>
      </w:sdt>
      <w:sdt>
        <w:sdtPr>
          <w:id w:val="-1464148912"/>
          <w:tag w:val="goog_rdk_17"/>
        </w:sdtPr>
        <w:sdtContent>
          <w:del w:author="Robert Hawkins" w:id="4" w:date="2026-08-19T19:36:04Z">
            <w:r w:rsidDel="00000000" w:rsidR="00000000" w:rsidRPr="00000000">
              <w:rPr>
                <w:rtl w:val="0"/>
              </w:rPr>
              <w:delText xml:space="preserve">looking for your father</w:delText>
            </w:r>
          </w:del>
        </w:sdtContent>
      </w:sdt>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and start </w:t>
      </w:r>
      <w:sdt>
        <w:sdtPr>
          <w:id w:val="143287242"/>
          <w:tag w:val="goog_rdk_18"/>
        </w:sdtPr>
        <w:sdtContent>
          <w:ins w:author="Robert Hawkins" w:id="5" w:date="2026-08-19T19:36:36Z">
            <w:r w:rsidDel="00000000" w:rsidR="00000000" w:rsidRPr="00000000">
              <w:rPr>
                <w:rtl w:val="0"/>
              </w:rPr>
              <w:t xml:space="preserve">creating</w:t>
            </w:r>
          </w:ins>
        </w:sdtContent>
      </w:sdt>
      <w:sdt>
        <w:sdtPr>
          <w:id w:val="476344217"/>
          <w:tag w:val="goog_rdk_19"/>
        </w:sdtPr>
        <w:sdtContent>
          <w:del w:author="Robert Hawkins" w:id="5" w:date="2026-08-19T19:36:36Z">
            <w:r w:rsidDel="00000000" w:rsidR="00000000" w:rsidRPr="00000000">
              <w:rPr>
                <w:rtl w:val="0"/>
              </w:rPr>
              <w:delText xml:space="preserve">looking </w:delText>
            </w:r>
          </w:del>
        </w:sdtContent>
      </w:sdt>
      <w:r w:rsidDel="00000000" w:rsidR="00000000" w:rsidRPr="00000000">
        <w:rPr>
          <w:rtl w:val="0"/>
        </w:rPr>
        <w:t xml:space="preserve">your destiny.</w:t>
      </w:r>
    </w:p>
    <w:p w:rsidR="00000000" w:rsidDel="00000000" w:rsidP="00000000" w:rsidRDefault="00000000" w:rsidRPr="00000000" w14:paraId="0000023F">
      <w:pPr>
        <w:rPr/>
      </w:pPr>
      <w:sdt>
        <w:sdtPr>
          <w:id w:val="-2095029720"/>
          <w:tag w:val="goog_rdk_21"/>
        </w:sdtPr>
        <w:sdtContent>
          <w:del w:author="Robert Hawkins" w:id="6" w:date="2026-08-19T19:36:52Z"/>
          <w:sdt>
            <w:sdtPr>
              <w:id w:val="218425929"/>
              <w:tag w:val="goog_rdk_22"/>
            </w:sdtPr>
            <w:sdtContent>
              <w:commentRangeStart w:id="9"/>
            </w:sdtContent>
          </w:sdt>
          <w:del w:author="Robert Hawkins" w:id="6" w:date="2026-08-19T19:36:52Z">
            <w:r w:rsidDel="00000000" w:rsidR="00000000" w:rsidRPr="00000000">
              <w:pict>
                <v:rect style="width:0.0pt;height:1.5pt" o:hr="t" o:hrstd="t" o:hralign="center" fillcolor="#A0A0A0" stroked="f"/>
              </w:pict>
            </w:r>
          </w:del>
        </w:sdtContent>
      </w:sdt>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PANEL 6</w:t>
      </w:r>
    </w:p>
    <w:p w:rsidR="00000000" w:rsidDel="00000000" w:rsidP="00000000" w:rsidRDefault="00000000" w:rsidRPr="00000000" w14:paraId="00000241">
      <w:pPr>
        <w:rPr>
          <w:b w:val="1"/>
          <w:bCs w:val="1"/>
        </w:rPr>
      </w:pPr>
      <w:r w:rsidDel="00000000" w:rsidR="00000000" w:rsidRPr="00000000">
        <w:rPr>
          <w:b w:val="1"/>
          <w:bCs w:val="1"/>
          <w:rtl w:val="0"/>
        </w:rPr>
        <w:t xml:space="preserve">Purpose</w:t>
      </w:r>
    </w:p>
    <w:p w:rsidR="00000000" w:rsidDel="00000000" w:rsidP="00000000" w:rsidRDefault="00000000" w:rsidRPr="00000000" w14:paraId="00000242">
      <w:pPr>
        <w:rPr/>
      </w:pPr>
      <w:r w:rsidDel="00000000" w:rsidR="00000000" w:rsidRPr="00000000">
        <w:rPr>
          <w:rtl w:val="0"/>
        </w:rPr>
        <w:t xml:space="preserve">The first artifact.</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Image Prompt</w:t>
      </w:r>
    </w:p>
    <w:p w:rsidR="00000000" w:rsidDel="00000000" w:rsidP="00000000" w:rsidRDefault="00000000" w:rsidRPr="00000000" w14:paraId="00000245">
      <w:pPr>
        <w:rPr/>
      </w:pPr>
      <w:r w:rsidDel="00000000" w:rsidR="00000000" w:rsidRPr="00000000">
        <w:rPr>
          <w:rtl w:val="0"/>
        </w:rPr>
        <w:t xml:space="preserve">Alex steps cautiously into the workshop.</w:t>
      </w:r>
    </w:p>
    <w:p w:rsidR="00000000" w:rsidDel="00000000" w:rsidP="00000000" w:rsidRDefault="00000000" w:rsidRPr="00000000" w14:paraId="00000246">
      <w:pPr>
        <w:rPr/>
      </w:pPr>
      <w:r w:rsidDel="00000000" w:rsidR="00000000" w:rsidRPr="00000000">
        <w:rPr>
          <w:rtl w:val="0"/>
        </w:rPr>
        <w:t xml:space="preserve">The room is frozen in time.</w:t>
      </w:r>
    </w:p>
    <w:p w:rsidR="00000000" w:rsidDel="00000000" w:rsidP="00000000" w:rsidRDefault="00000000" w:rsidRPr="00000000" w14:paraId="00000247">
      <w:pPr>
        <w:rPr/>
      </w:pPr>
      <w:r w:rsidDel="00000000" w:rsidR="00000000" w:rsidRPr="00000000">
        <w:rPr>
          <w:rtl w:val="0"/>
        </w:rPr>
        <w:t xml:space="preserve">Blueprints.</w:t>
      </w:r>
    </w:p>
    <w:p w:rsidR="00000000" w:rsidDel="00000000" w:rsidP="00000000" w:rsidRDefault="00000000" w:rsidRPr="00000000" w14:paraId="00000248">
      <w:pPr>
        <w:rPr/>
      </w:pPr>
      <w:r w:rsidDel="00000000" w:rsidR="00000000" w:rsidRPr="00000000">
        <w:rPr>
          <w:rtl w:val="0"/>
        </w:rPr>
        <w:t xml:space="preserve">Mechanical models.</w:t>
      </w:r>
    </w:p>
    <w:p w:rsidR="00000000" w:rsidDel="00000000" w:rsidP="00000000" w:rsidRDefault="00000000" w:rsidRPr="00000000" w14:paraId="00000249">
      <w:pPr>
        <w:rPr/>
      </w:pPr>
      <w:r w:rsidDel="00000000" w:rsidR="00000000" w:rsidRPr="00000000">
        <w:rPr>
          <w:rtl w:val="0"/>
        </w:rPr>
        <w:t xml:space="preserve">Water system diagrams.</w:t>
      </w:r>
    </w:p>
    <w:p w:rsidR="00000000" w:rsidDel="00000000" w:rsidP="00000000" w:rsidRDefault="00000000" w:rsidRPr="00000000" w14:paraId="0000024A">
      <w:pPr>
        <w:rPr/>
      </w:pPr>
      <w:r w:rsidDel="00000000" w:rsidR="00000000" w:rsidRPr="00000000">
        <w:rPr>
          <w:rtl w:val="0"/>
        </w:rPr>
        <w:t xml:space="preserve">Mathematical equations.</w:t>
      </w:r>
    </w:p>
    <w:p w:rsidR="00000000" w:rsidDel="00000000" w:rsidP="00000000" w:rsidRDefault="00000000" w:rsidRPr="00000000" w14:paraId="0000024B">
      <w:pPr>
        <w:rPr/>
      </w:pPr>
      <w:r w:rsidDel="00000000" w:rsidR="00000000" w:rsidRPr="00000000">
        <w:rPr>
          <w:rtl w:val="0"/>
        </w:rPr>
        <w:t xml:space="preserve">Old photographs.</w:t>
      </w:r>
    </w:p>
    <w:p w:rsidR="00000000" w:rsidDel="00000000" w:rsidP="00000000" w:rsidRDefault="00000000" w:rsidRPr="00000000" w14:paraId="0000024C">
      <w:pPr>
        <w:rPr/>
      </w:pPr>
      <w:r w:rsidDel="00000000" w:rsidR="00000000" w:rsidRPr="00000000">
        <w:rPr>
          <w:rtl w:val="0"/>
        </w:rPr>
        <w:t xml:space="preserve">Prototype devices.</w:t>
      </w:r>
    </w:p>
    <w:p w:rsidR="00000000" w:rsidDel="00000000" w:rsidP="00000000" w:rsidRDefault="00000000" w:rsidRPr="00000000" w14:paraId="0000024D">
      <w:pPr>
        <w:rPr/>
      </w:pPr>
      <w:r w:rsidDel="00000000" w:rsidR="00000000" w:rsidRPr="00000000">
        <w:rPr>
          <w:rtl w:val="0"/>
        </w:rPr>
        <w:t xml:space="preserve">One workbench remains perfectly organized.</w:t>
      </w:r>
    </w:p>
    <w:p w:rsidR="00000000" w:rsidDel="00000000" w:rsidP="00000000" w:rsidRDefault="00000000" w:rsidRPr="00000000" w14:paraId="0000024E">
      <w:pPr>
        <w:rPr/>
      </w:pPr>
      <w:r w:rsidDel="00000000" w:rsidR="00000000" w:rsidRPr="00000000">
        <w:rPr>
          <w:rtl w:val="0"/>
        </w:rPr>
        <w:t xml:space="preserve">Resting in the center...</w:t>
      </w:r>
    </w:p>
    <w:p w:rsidR="00000000" w:rsidDel="00000000" w:rsidP="00000000" w:rsidRDefault="00000000" w:rsidRPr="00000000" w14:paraId="0000024F">
      <w:pPr>
        <w:rPr/>
      </w:pPr>
      <w:r w:rsidDel="00000000" w:rsidR="00000000" w:rsidRPr="00000000">
        <w:rPr>
          <w:rtl w:val="0"/>
        </w:rPr>
        <w:t xml:space="preserve">a beautifully crafted metallic key.</w:t>
      </w:r>
    </w:p>
    <w:p w:rsidR="00000000" w:rsidDel="00000000" w:rsidP="00000000" w:rsidRDefault="00000000" w:rsidRPr="00000000" w14:paraId="00000250">
      <w:pPr>
        <w:rPr/>
      </w:pPr>
      <w:r w:rsidDel="00000000" w:rsidR="00000000" w:rsidRPr="00000000">
        <w:rPr>
          <w:rtl w:val="0"/>
        </w:rPr>
        <w:t xml:space="preserve">Its circular head bears an unfamiliar symbol.</w:t>
      </w:r>
    </w:p>
    <w:p w:rsidR="00000000" w:rsidDel="00000000" w:rsidP="00000000" w:rsidRDefault="00000000" w:rsidRPr="00000000" w14:paraId="00000251">
      <w:pPr>
        <w:rPr/>
      </w:pPr>
      <w:r w:rsidDel="00000000" w:rsidR="00000000" w:rsidRPr="00000000">
        <w:rPr>
          <w:rtl w:val="0"/>
        </w:rPr>
        <w:t xml:space="preserve">Readers recognize it later as Bi11bot's emblem.</w:t>
      </w:r>
    </w:p>
    <w:p w:rsidR="00000000" w:rsidDel="00000000" w:rsidP="00000000" w:rsidRDefault="00000000" w:rsidRPr="00000000" w14:paraId="00000252">
      <w:pPr>
        <w:rPr/>
      </w:pPr>
      <w:r w:rsidDel="00000000" w:rsidR="00000000" w:rsidRPr="00000000">
        <w:rPr>
          <w:rtl w:val="0"/>
        </w:rPr>
        <w:t xml:space="preserve">The room glows faintly in warm amber light.</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Alex slowly reaches toward it.</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No dialogue.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rPr>
          <w:b w:val="1"/>
          <w:bCs w:val="1"/>
        </w:rPr>
      </w:pPr>
      <w:sdt>
        <w:sdtPr>
          <w:id w:val="1772849454"/>
          <w:tag w:val="goog_rdk_23"/>
        </w:sdtPr>
        <w:sdtContent>
          <w:commentRangeStart w:id="10"/>
        </w:sdtContent>
      </w:sdt>
      <w:r w:rsidDel="00000000" w:rsidR="00000000" w:rsidRPr="00000000">
        <w:rPr>
          <w:b w:val="1"/>
          <w:bCs w:val="1"/>
          <w:rtl w:val="0"/>
        </w:rPr>
        <w:t xml:space="preserve">Caption</w:t>
      </w:r>
    </w:p>
    <w:p w:rsidR="00000000" w:rsidDel="00000000" w:rsidP="00000000" w:rsidRDefault="00000000" w:rsidRPr="00000000" w14:paraId="00000259">
      <w:pPr>
        <w:rPr/>
      </w:pPr>
      <w:r w:rsidDel="00000000" w:rsidR="00000000" w:rsidRPr="00000000">
        <w:rPr>
          <w:rtl w:val="0"/>
        </w:rPr>
        <w:t xml:space="preserve">Waiting.</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Final Page-Turn Hook</w:t>
      </w:r>
    </w:p>
    <w:p w:rsidR="00000000" w:rsidDel="00000000" w:rsidP="00000000" w:rsidRDefault="00000000" w:rsidRPr="00000000" w14:paraId="0000025C">
      <w:pPr>
        <w:rPr/>
      </w:pPr>
      <w:r w:rsidDel="00000000" w:rsidR="00000000" w:rsidRPr="00000000">
        <w:rPr>
          <w:rtl w:val="0"/>
        </w:rPr>
        <w:t xml:space="preserve">Tiny inset panel.</w:t>
      </w:r>
    </w:p>
    <w:p w:rsidR="00000000" w:rsidDel="00000000" w:rsidP="00000000" w:rsidRDefault="00000000" w:rsidRPr="00000000" w14:paraId="0000025D">
      <w:pPr>
        <w:rPr/>
      </w:pPr>
      <w:r w:rsidDel="00000000" w:rsidR="00000000" w:rsidRPr="00000000">
        <w:rPr>
          <w:rtl w:val="0"/>
        </w:rPr>
        <w:t xml:space="preserve">Close-up of the key.</w:t>
      </w:r>
    </w:p>
    <w:p w:rsidR="00000000" w:rsidDel="00000000" w:rsidP="00000000" w:rsidRDefault="00000000" w:rsidRPr="00000000" w14:paraId="0000025E">
      <w:pPr>
        <w:rPr/>
      </w:pPr>
      <w:r w:rsidDel="00000000" w:rsidR="00000000" w:rsidRPr="00000000">
        <w:rPr>
          <w:rtl w:val="0"/>
        </w:rPr>
        <w:t xml:space="preserve">The symbol catches the light.</w:t>
      </w:r>
    </w:p>
    <w:p w:rsidR="00000000" w:rsidDel="00000000" w:rsidP="00000000" w:rsidRDefault="00000000" w:rsidRPr="00000000" w14:paraId="0000025F">
      <w:pPr>
        <w:rPr/>
      </w:pPr>
      <w:r w:rsidDel="00000000" w:rsidR="00000000" w:rsidRPr="00000000">
        <w:rPr>
          <w:rtl w:val="0"/>
        </w:rPr>
        <w:t xml:space="preserve">The reader still has absolutely no idea what it opens.</w:t>
      </w:r>
    </w:p>
    <w:p w:rsidR="00000000" w:rsidDel="00000000" w:rsidP="00000000" w:rsidRDefault="00000000" w:rsidRPr="00000000" w14:paraId="00000260">
      <w:pPr>
        <w:rPr/>
      </w:pPr>
      <w:r w:rsidDel="00000000" w:rsidR="00000000" w:rsidRPr="00000000">
        <w:rPr>
          <w:rtl w:val="0"/>
        </w:rPr>
        <w:t xml:space="preserve">Turn the page.</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Emotional Arc</w:t>
      </w:r>
    </w:p>
    <w:p w:rsidR="00000000" w:rsidDel="00000000" w:rsidP="00000000" w:rsidRDefault="00000000" w:rsidRPr="00000000" w14:paraId="00000263">
      <w:pPr>
        <w:rPr/>
      </w:pPr>
      <w:r w:rsidDel="00000000" w:rsidR="00000000" w:rsidRPr="00000000">
        <w:rPr>
          <w:rtl w:val="0"/>
        </w:rPr>
        <w:t xml:space="preserve">This page deliberately shifts genres.</w:t>
      </w:r>
    </w:p>
    <w:p w:rsidR="00000000" w:rsidDel="00000000" w:rsidP="00000000" w:rsidRDefault="00000000" w:rsidRPr="00000000" w14:paraId="00000264">
      <w:pPr>
        <w:rPr/>
      </w:pPr>
      <w:r w:rsidDel="00000000" w:rsidR="00000000" w:rsidRPr="00000000">
        <w:rPr>
          <w:rtl w:val="0"/>
        </w:rPr>
        <w:t xml:space="preserve">The story moves from:</w:t>
      </w:r>
    </w:p>
    <w:p w:rsidR="00000000" w:rsidDel="00000000" w:rsidP="00000000" w:rsidRDefault="00000000" w:rsidRPr="00000000" w14:paraId="00000265">
      <w:pPr>
        <w:rPr/>
      </w:pPr>
      <w:r w:rsidDel="00000000" w:rsidR="00000000" w:rsidRPr="00000000">
        <w:rPr>
          <w:b w:val="1"/>
          <w:bCs w:val="1"/>
          <w:rtl w:val="0"/>
        </w:rPr>
        <w:t xml:space="preserve">social dystopia</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to</w:t>
      </w:r>
    </w:p>
    <w:p w:rsidR="00000000" w:rsidDel="00000000" w:rsidP="00000000" w:rsidRDefault="00000000" w:rsidRPr="00000000" w14:paraId="00000267">
      <w:pPr>
        <w:rPr/>
      </w:pPr>
      <w:r w:rsidDel="00000000" w:rsidR="00000000" w:rsidRPr="00000000">
        <w:rPr>
          <w:b w:val="1"/>
          <w:bCs w:val="1"/>
          <w:rtl w:val="0"/>
        </w:rPr>
        <w:t xml:space="preserve">family mystery</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without losing emotional grounding.</w:t>
      </w:r>
    </w:p>
    <w:p w:rsidR="00000000" w:rsidDel="00000000" w:rsidP="00000000" w:rsidRDefault="00000000" w:rsidRPr="00000000" w14:paraId="00000269">
      <w:pPr>
        <w:rPr/>
      </w:pPr>
      <w:r w:rsidDel="00000000" w:rsidR="00000000" w:rsidRPr="00000000">
        <w:rPr>
          <w:rtl w:val="0"/>
        </w:rPr>
        <w:t xml:space="preserve">The discovery is not exciting because of technology.</w:t>
      </w:r>
    </w:p>
    <w:p w:rsidR="00000000" w:rsidDel="00000000" w:rsidP="00000000" w:rsidRDefault="00000000" w:rsidRPr="00000000" w14:paraId="0000026A">
      <w:pPr>
        <w:rPr/>
      </w:pPr>
      <w:r w:rsidDel="00000000" w:rsidR="00000000" w:rsidRPr="00000000">
        <w:rPr>
          <w:rtl w:val="0"/>
        </w:rPr>
        <w:t xml:space="preserve">It is exciting because Alex realizes that perhaps the greatest inheritance his father left him was not debt—it was a question.</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CHAPTER ONE — THE INHERITANCE</w:t>
      </w:r>
    </w:p>
    <w:p w:rsidR="00000000" w:rsidDel="00000000" w:rsidP="00000000" w:rsidRDefault="00000000" w:rsidRPr="00000000" w14:paraId="0000026F">
      <w:pPr>
        <w:rPr>
          <w:b w:val="1"/>
          <w:bCs w:val="1"/>
        </w:rPr>
      </w:pPr>
      <w:r w:rsidDel="00000000" w:rsidR="00000000" w:rsidRPr="00000000">
        <w:rPr>
          <w:b w:val="1"/>
          <w:bCs w:val="1"/>
          <w:rtl w:val="0"/>
        </w:rPr>
        <w:t xml:space="preserve">PAGE 5 — THE LAST MESSAGE</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Writers' Room Overview</w:t>
      </w:r>
    </w:p>
    <w:p w:rsidR="00000000" w:rsidDel="00000000" w:rsidP="00000000" w:rsidRDefault="00000000" w:rsidRPr="00000000" w14:paraId="00000272">
      <w:pPr>
        <w:rPr>
          <w:b w:val="1"/>
          <w:bCs w:val="1"/>
        </w:rPr>
      </w:pPr>
      <w:r w:rsidDel="00000000" w:rsidR="00000000" w:rsidRPr="00000000">
        <w:rPr>
          <w:b w:val="1"/>
          <w:bCs w:val="1"/>
          <w:rtl w:val="0"/>
        </w:rPr>
        <w:t xml:space="preserve">Page Function</w:t>
      </w:r>
    </w:p>
    <w:p w:rsidR="00000000" w:rsidDel="00000000" w:rsidP="00000000" w:rsidRDefault="00000000" w:rsidRPr="00000000" w14:paraId="000002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Bi11bot.</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that Adrian intentionally prepared this moment.</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Launch Alex's quest.</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that Adrian expected Alex—not simply any successor—to find the workshop.</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 Chapter One with the fi</w:t>
      </w:r>
      <w:r w:rsidDel="00000000" w:rsidR="00000000" w:rsidRPr="00000000">
        <w:rPr>
          <w:rtl w:val="0"/>
        </w:rPr>
        <w:t xml:space="preserve">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destination:  </w:t>
      </w:r>
      <w:r w:rsidDel="00000000" w:rsidR="00000000" w:rsidRPr="00000000">
        <w:rPr>
          <w:b w:val="1"/>
          <w:bCs w:val="1"/>
          <w:rtl w:val="0"/>
        </w:rPr>
        <w:t xml:space="preserve">Oasis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Characters</w:t>
      </w:r>
    </w:p>
    <w:p w:rsidR="00000000" w:rsidDel="00000000" w:rsidP="00000000" w:rsidRDefault="00000000" w:rsidRPr="00000000" w14:paraId="0000027A">
      <w:pPr>
        <w:numPr>
          <w:ilvl w:val="0"/>
          <w:numId w:val="47"/>
        </w:numPr>
        <w:ind w:left="720" w:hanging="360"/>
        <w:rPr/>
      </w:pPr>
      <w:r w:rsidDel="00000000" w:rsidR="00000000" w:rsidRPr="00000000">
        <w:rPr>
          <w:rtl w:val="0"/>
        </w:rPr>
        <w:t xml:space="preserve">Alex</w:t>
      </w:r>
    </w:p>
    <w:p w:rsidR="00000000" w:rsidDel="00000000" w:rsidP="00000000" w:rsidRDefault="00000000" w:rsidRPr="00000000" w14:paraId="0000027B">
      <w:pPr>
        <w:numPr>
          <w:ilvl w:val="0"/>
          <w:numId w:val="47"/>
        </w:numPr>
        <w:ind w:left="720" w:hanging="360"/>
        <w:rPr/>
      </w:pPr>
      <w:r w:rsidDel="00000000" w:rsidR="00000000" w:rsidRPr="00000000">
        <w:rPr>
          <w:rtl w:val="0"/>
        </w:rPr>
        <w:t xml:space="preserve">Grandmother (briefly)</w:t>
      </w:r>
    </w:p>
    <w:p w:rsidR="00000000" w:rsidDel="00000000" w:rsidP="00000000" w:rsidRDefault="00000000" w:rsidRPr="00000000" w14:paraId="0000027C">
      <w:pPr>
        <w:numPr>
          <w:ilvl w:val="0"/>
          <w:numId w:val="47"/>
        </w:numPr>
        <w:ind w:left="720" w:hanging="360"/>
        <w:rPr/>
      </w:pPr>
      <w:r w:rsidDel="00000000" w:rsidR="00000000" w:rsidRPr="00000000">
        <w:rPr>
          <w:rtl w:val="0"/>
        </w:rPr>
        <w:t xml:space="preserve">Bi11bot</w:t>
      </w:r>
    </w:p>
    <w:p w:rsidR="00000000" w:rsidDel="00000000" w:rsidP="00000000" w:rsidRDefault="00000000" w:rsidRPr="00000000" w14:paraId="0000027D">
      <w:pPr>
        <w:numPr>
          <w:ilvl w:val="0"/>
          <w:numId w:val="47"/>
        </w:numPr>
        <w:ind w:left="720" w:hanging="360"/>
        <w:rPr/>
      </w:pPr>
      <w:r w:rsidDel="00000000" w:rsidR="00000000" w:rsidRPr="00000000">
        <w:rPr>
          <w:rtl w:val="0"/>
        </w:rPr>
        <w:t xml:space="preserve">Adrian (recorded message)</w:t>
      </w:r>
    </w:p>
    <w:p w:rsidR="00000000" w:rsidDel="00000000" w:rsidP="00000000" w:rsidRDefault="00000000" w:rsidRPr="00000000" w14:paraId="0000027E">
      <w:pPr>
        <w:numPr>
          <w:ilvl w:val="0"/>
          <w:numId w:val="47"/>
        </w:numPr>
        <w:ind w:left="720" w:hanging="360"/>
        <w:rPr/>
      </w:pPr>
      <w:r w:rsidDel="00000000" w:rsidR="00000000" w:rsidRPr="00000000">
        <w:rPr>
          <w:rtl w:val="0"/>
        </w:rPr>
        <w:t xml:space="preserve">Unknown observer (silent final panel)</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2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Alex wants answers about his father.</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Bi11bot refuses to give them.</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Alex is offered something much harder:  A journey.</w:t>
      </w: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b w:val="1"/>
          <w:bCs w:val="1"/>
          <w:rtl w:val="0"/>
        </w:rPr>
        <w:t xml:space="preserve">Decision</w:t>
      </w:r>
    </w:p>
    <w:p w:rsidR="00000000" w:rsidDel="00000000" w:rsidP="00000000" w:rsidRDefault="00000000" w:rsidRPr="00000000" w14:paraId="00000286">
      <w:pPr>
        <w:rPr/>
      </w:pPr>
      <w:r w:rsidDel="00000000" w:rsidR="00000000" w:rsidRPr="00000000">
        <w:rPr>
          <w:rtl w:val="0"/>
        </w:rPr>
        <w:t xml:space="preserve">Alex must decide whether to dismiss the workshop as one final puzzle left by an irresponsible father—</w:t>
      </w:r>
    </w:p>
    <w:p w:rsidR="00000000" w:rsidDel="00000000" w:rsidP="00000000" w:rsidRDefault="00000000" w:rsidRPr="00000000" w14:paraId="00000287">
      <w:pPr>
        <w:rPr/>
      </w:pPr>
      <w:r w:rsidDel="00000000" w:rsidR="00000000" w:rsidRPr="00000000">
        <w:rPr>
          <w:rtl w:val="0"/>
        </w:rPr>
        <w:t xml:space="preserve">or take the first step toward discovering the truth.</w:t>
      </w:r>
    </w:p>
    <w:p w:rsidR="00000000" w:rsidDel="00000000" w:rsidP="00000000" w:rsidRDefault="00000000" w:rsidRPr="00000000" w14:paraId="00000288">
      <w:pPr>
        <w:rPr/>
      </w:pPr>
      <w:r w:rsidDel="00000000" w:rsidR="00000000" w:rsidRPr="00000000">
        <w:rPr>
          <w:rtl w:val="0"/>
        </w:rPr>
        <w:t xml:space="preserve">He doesn't fully decide yet.</w:t>
      </w:r>
    </w:p>
    <w:p w:rsidR="00000000" w:rsidDel="00000000" w:rsidP="00000000" w:rsidRDefault="00000000" w:rsidRPr="00000000" w14:paraId="00000289">
      <w:pPr>
        <w:rPr/>
      </w:pPr>
      <w:r w:rsidDel="00000000" w:rsidR="00000000" w:rsidRPr="00000000">
        <w:rPr>
          <w:rtl w:val="0"/>
        </w:rPr>
        <w:t xml:space="preserve">But curiosity wins.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Price</w:t>
      </w:r>
    </w:p>
    <w:p w:rsidR="00000000" w:rsidDel="00000000" w:rsidP="00000000" w:rsidRDefault="00000000" w:rsidRPr="00000000" w14:paraId="0000028C">
      <w:pPr>
        <w:rPr/>
      </w:pPr>
      <w:r w:rsidDel="00000000" w:rsidR="00000000" w:rsidRPr="00000000">
        <w:rPr>
          <w:rtl w:val="0"/>
        </w:rPr>
        <w:t xml:space="preserve">By activating Bi11bot,</w:t>
      </w:r>
    </w:p>
    <w:p w:rsidR="00000000" w:rsidDel="00000000" w:rsidP="00000000" w:rsidRDefault="00000000" w:rsidRPr="00000000" w14:paraId="0000028D">
      <w:pPr>
        <w:rPr/>
      </w:pPr>
      <w:r w:rsidDel="00000000" w:rsidR="00000000" w:rsidRPr="00000000">
        <w:rPr>
          <w:rtl w:val="0"/>
        </w:rPr>
        <w:t xml:space="preserve">Alex unknowingly alerts someone in Oasis.</w:t>
      </w:r>
    </w:p>
    <w:p w:rsidR="00000000" w:rsidDel="00000000" w:rsidP="00000000" w:rsidRDefault="00000000" w:rsidRPr="00000000" w14:paraId="0000028E">
      <w:pPr>
        <w:rPr/>
      </w:pPr>
      <w:r w:rsidDel="00000000" w:rsidR="00000000" w:rsidRPr="00000000">
        <w:rPr>
          <w:rtl w:val="0"/>
        </w:rPr>
        <w:t xml:space="preserve">The game has begun.</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291">
      <w:pPr>
        <w:numPr>
          <w:ilvl w:val="0"/>
          <w:numId w:val="2"/>
        </w:numPr>
        <w:ind w:left="720" w:hanging="360"/>
        <w:rPr/>
      </w:pPr>
      <w:r w:rsidDel="00000000" w:rsidR="00000000" w:rsidRPr="00000000">
        <w:rPr>
          <w:rtl w:val="0"/>
        </w:rPr>
        <w:t xml:space="preserve">Who—or what—is Bi11bot?</w:t>
      </w:r>
    </w:p>
    <w:p w:rsidR="00000000" w:rsidDel="00000000" w:rsidP="00000000" w:rsidRDefault="00000000" w:rsidRPr="00000000" w14:paraId="00000292">
      <w:pPr>
        <w:numPr>
          <w:ilvl w:val="0"/>
          <w:numId w:val="2"/>
        </w:numPr>
        <w:ind w:left="720" w:hanging="360"/>
        <w:rPr/>
      </w:pPr>
      <w:r w:rsidDel="00000000" w:rsidR="00000000" w:rsidRPr="00000000">
        <w:rPr>
          <w:rtl w:val="0"/>
        </w:rPr>
        <w:t xml:space="preserve">Why did Adrian trust Alex?</w:t>
      </w:r>
    </w:p>
    <w:p w:rsidR="00000000" w:rsidDel="00000000" w:rsidP="00000000" w:rsidRDefault="00000000" w:rsidRPr="00000000" w14:paraId="00000293">
      <w:pPr>
        <w:numPr>
          <w:ilvl w:val="0"/>
          <w:numId w:val="2"/>
        </w:numPr>
        <w:ind w:left="720" w:hanging="360"/>
        <w:rPr/>
      </w:pPr>
      <w:r w:rsidDel="00000000" w:rsidR="00000000" w:rsidRPr="00000000">
        <w:rPr>
          <w:rtl w:val="0"/>
        </w:rPr>
        <w:t xml:space="preserve">Why Oasis?</w:t>
      </w:r>
    </w:p>
    <w:p w:rsidR="00000000" w:rsidDel="00000000" w:rsidP="00000000" w:rsidRDefault="00000000" w:rsidRPr="00000000" w14:paraId="00000294">
      <w:pPr>
        <w:numPr>
          <w:ilvl w:val="0"/>
          <w:numId w:val="2"/>
        </w:numPr>
        <w:ind w:left="720" w:hanging="360"/>
        <w:rPr/>
      </w:pPr>
      <w:r w:rsidDel="00000000" w:rsidR="00000000" w:rsidRPr="00000000">
        <w:rPr>
          <w:rtl w:val="0"/>
        </w:rPr>
        <w:t xml:space="preserve">Why couldn't Adrian simply explain everything?</w:t>
      </w:r>
    </w:p>
    <w:p w:rsidR="00000000" w:rsidDel="00000000" w:rsidP="00000000" w:rsidRDefault="00000000" w:rsidRPr="00000000" w14:paraId="00000295">
      <w:pPr>
        <w:numPr>
          <w:ilvl w:val="0"/>
          <w:numId w:val="2"/>
        </w:numPr>
        <w:ind w:left="720" w:hanging="360"/>
        <w:rPr/>
      </w:pPr>
      <w:r w:rsidDel="00000000" w:rsidR="00000000" w:rsidRPr="00000000">
        <w:rPr>
          <w:rtl w:val="0"/>
        </w:rPr>
        <w:t xml:space="preserve">Who just detected the activation?</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Continuity / Set-Up</w:t>
      </w:r>
    </w:p>
    <w:p w:rsidR="00000000" w:rsidDel="00000000" w:rsidP="00000000" w:rsidRDefault="00000000" w:rsidRPr="00000000" w14:paraId="00000298">
      <w:pPr>
        <w:rPr/>
      </w:pPr>
      <w:r w:rsidDel="00000000" w:rsidR="00000000" w:rsidRPr="00000000">
        <w:rPr>
          <w:rtl w:val="0"/>
        </w:rPr>
        <w:t xml:space="preserve">Introduces:</w:t>
      </w:r>
    </w:p>
    <w:p w:rsidR="00000000" w:rsidDel="00000000" w:rsidP="00000000" w:rsidRDefault="00000000" w:rsidRPr="00000000" w14:paraId="00000299">
      <w:pPr>
        <w:rPr/>
      </w:pPr>
      <w:r w:rsidDel="00000000" w:rsidR="00000000" w:rsidRPr="00000000">
        <w:rPr>
          <w:rtl w:val="0"/>
        </w:rPr>
        <w:t xml:space="preserve">✓ Bi11bot</w:t>
      </w:r>
    </w:p>
    <w:p w:rsidR="00000000" w:rsidDel="00000000" w:rsidP="00000000" w:rsidRDefault="00000000" w:rsidRPr="00000000" w14:paraId="0000029A">
      <w:pPr>
        <w:rPr/>
      </w:pPr>
      <w:r w:rsidDel="00000000" w:rsidR="00000000" w:rsidRPr="00000000">
        <w:rPr>
          <w:rtl w:val="0"/>
        </w:rPr>
        <w:t xml:space="preserve">✓ Adrian's recorded message</w:t>
      </w:r>
    </w:p>
    <w:p w:rsidR="00000000" w:rsidDel="00000000" w:rsidP="00000000" w:rsidRDefault="00000000" w:rsidRPr="00000000" w14:paraId="0000029B">
      <w:pPr>
        <w:rPr/>
      </w:pPr>
      <w:r w:rsidDel="00000000" w:rsidR="00000000" w:rsidRPr="00000000">
        <w:rPr>
          <w:rtl w:val="0"/>
        </w:rPr>
        <w:t xml:space="preserve">✓ The first quest</w:t>
      </w:r>
    </w:p>
    <w:p w:rsidR="00000000" w:rsidDel="00000000" w:rsidP="00000000" w:rsidRDefault="00000000" w:rsidRPr="00000000" w14:paraId="0000029C">
      <w:pPr>
        <w:rPr/>
      </w:pPr>
      <w:r w:rsidDel="00000000" w:rsidR="00000000" w:rsidRPr="00000000">
        <w:rPr>
          <w:rtl w:val="0"/>
        </w:rPr>
        <w:t xml:space="preserve">✓ Oasis destination</w:t>
      </w:r>
    </w:p>
    <w:p w:rsidR="00000000" w:rsidDel="00000000" w:rsidP="00000000" w:rsidRDefault="00000000" w:rsidRPr="00000000" w14:paraId="0000029D">
      <w:pPr>
        <w:rPr/>
      </w:pPr>
      <w:r w:rsidDel="00000000" w:rsidR="00000000" w:rsidRPr="00000000">
        <w:rPr>
          <w:rtl w:val="0"/>
        </w:rPr>
        <w:t xml:space="preserve">✓ Mera's surveillance</w:t>
      </w:r>
    </w:p>
    <w:p w:rsidR="00000000" w:rsidDel="00000000" w:rsidP="00000000" w:rsidRDefault="00000000" w:rsidRPr="00000000" w14:paraId="0000029E">
      <w:pPr>
        <w:rPr/>
      </w:pPr>
      <w:r w:rsidDel="00000000" w:rsidR="00000000" w:rsidRPr="00000000">
        <w:rPr>
          <w:rtl w:val="0"/>
        </w:rPr>
        <w:t xml:space="preserve">✓ Adventure begins</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Draft Script</w:t>
      </w:r>
    </w:p>
    <w:p w:rsidR="00000000" w:rsidDel="00000000" w:rsidP="00000000" w:rsidRDefault="00000000" w:rsidRPr="00000000" w14:paraId="000002A1">
      <w:pPr>
        <w:rPr>
          <w:b w:val="1"/>
          <w:bCs w:val="1"/>
        </w:rPr>
      </w:pPr>
      <w:r w:rsidDel="00000000" w:rsidR="00000000" w:rsidRPr="00000000">
        <w:rPr>
          <w:b w:val="1"/>
          <w:bCs w:val="1"/>
          <w:rtl w:val="0"/>
        </w:rPr>
        <w:t xml:space="preserve">PANEL 1</w:t>
      </w:r>
    </w:p>
    <w:p w:rsidR="00000000" w:rsidDel="00000000" w:rsidP="00000000" w:rsidRDefault="00000000" w:rsidRPr="00000000" w14:paraId="000002A2">
      <w:pPr>
        <w:rPr>
          <w:b w:val="1"/>
          <w:bCs w:val="1"/>
        </w:rPr>
      </w:pPr>
      <w:r w:rsidDel="00000000" w:rsidR="00000000" w:rsidRPr="00000000">
        <w:rPr>
          <w:b w:val="1"/>
          <w:bCs w:val="1"/>
          <w:rtl w:val="0"/>
        </w:rPr>
        <w:t xml:space="preserve">Purpose</w:t>
      </w:r>
    </w:p>
    <w:p w:rsidR="00000000" w:rsidDel="00000000" w:rsidP="00000000" w:rsidRDefault="00000000" w:rsidRPr="00000000" w14:paraId="000002A3">
      <w:pPr>
        <w:rPr/>
      </w:pPr>
      <w:r w:rsidDel="00000000" w:rsidR="00000000" w:rsidRPr="00000000">
        <w:rPr>
          <w:rtl w:val="0"/>
        </w:rPr>
        <w:t xml:space="preserve">Alex discovers what the key opens.</w:t>
      </w:r>
    </w:p>
    <w:p w:rsidR="00000000" w:rsidDel="00000000" w:rsidP="00000000" w:rsidRDefault="00000000" w:rsidRPr="00000000" w14:paraId="000002A4">
      <w:pPr>
        <w:rPr/>
      </w:pPr>
      <w:r w:rsidDel="00000000" w:rsidR="00000000" w:rsidRPr="00000000">
        <w:rPr>
          <w:rtl w:val="0"/>
        </w:rPr>
        <w:t xml:space="preserve">Not a door.</w:t>
      </w:r>
    </w:p>
    <w:p w:rsidR="00000000" w:rsidDel="00000000" w:rsidP="00000000" w:rsidRDefault="00000000" w:rsidRPr="00000000" w14:paraId="000002A5">
      <w:pPr>
        <w:rPr/>
      </w:pPr>
      <w:r w:rsidDel="00000000" w:rsidR="00000000" w:rsidRPr="00000000">
        <w:rPr>
          <w:rtl w:val="0"/>
        </w:rPr>
        <w:t xml:space="preserve">A machine.</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Image Prompt</w:t>
      </w:r>
    </w:p>
    <w:p w:rsidR="00000000" w:rsidDel="00000000" w:rsidP="00000000" w:rsidRDefault="00000000" w:rsidRPr="00000000" w14:paraId="000002A8">
      <w:pPr>
        <w:rPr/>
      </w:pPr>
      <w:r w:rsidDel="00000000" w:rsidR="00000000" w:rsidRPr="00000000">
        <w:rPr>
          <w:i w:val="1"/>
          <w:iCs w:val="1"/>
          <w:rtl w:val="0"/>
        </w:rPr>
        <w:t xml:space="preserve">Inside Adrian's hidden workshop. Alex stands before an old workbench. In its center is a beautifully crafted mechanical figure about the size of a seated child, dormant for years. It has brass, titanium, and ceramic components, expressive but inactive eyes, and an open key socket in its chest. Alex slowly inserts the mysterious key. Warm amber workshop lighting, dust motes suspended in the air, cinematic anticipation.</w:t>
      </w: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No dialogue.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rPr>
          <w:b w:val="1"/>
          <w:bCs w:val="1"/>
        </w:rPr>
      </w:pPr>
      <w:sdt>
        <w:sdtPr>
          <w:id w:val="-113537504"/>
          <w:tag w:val="goog_rdk_24"/>
        </w:sdtPr>
        <w:sdtContent>
          <w:commentRangeStart w:id="11"/>
        </w:sdtContent>
      </w:sdt>
      <w:r w:rsidDel="00000000" w:rsidR="00000000" w:rsidRPr="00000000">
        <w:rPr>
          <w:b w:val="1"/>
          <w:bCs w:val="1"/>
          <w:rtl w:val="0"/>
        </w:rPr>
        <w:t xml:space="preserve">Caption</w:t>
      </w:r>
    </w:p>
    <w:p w:rsidR="00000000" w:rsidDel="00000000" w:rsidP="00000000" w:rsidRDefault="00000000" w:rsidRPr="00000000" w14:paraId="000002AD">
      <w:pPr>
        <w:rPr/>
      </w:pPr>
      <w:r w:rsidDel="00000000" w:rsidR="00000000" w:rsidRPr="00000000">
        <w:rPr>
          <w:rtl w:val="0"/>
        </w:rPr>
        <w:t xml:space="preserve">A soft hum begins…and Bi11bot slowly comes to life.</w:t>
      </w:r>
    </w:p>
    <w:p w:rsidR="00000000" w:rsidDel="00000000" w:rsidP="00000000" w:rsidRDefault="00000000" w:rsidRPr="00000000" w14:paraId="000002AE">
      <w:pPr>
        <w:rPr>
          <w:b w:val="1"/>
          <w:bCs w:val="1"/>
        </w:rPr>
      </w:pPr>
      <w:r w:rsidDel="00000000" w:rsidR="00000000" w:rsidRPr="00000000">
        <w:rPr>
          <w:b w:val="1"/>
          <w:bCs w:val="1"/>
          <w:rtl w:val="0"/>
        </w:rPr>
        <w:t xml:space="preserve">Sound Effect</w:t>
      </w:r>
    </w:p>
    <w:p w:rsidR="00000000" w:rsidDel="00000000" w:rsidP="00000000" w:rsidRDefault="00000000" w:rsidRPr="00000000" w14:paraId="000002AF">
      <w:pPr>
        <w:rPr/>
      </w:pPr>
      <w:r w:rsidDel="00000000" w:rsidR="00000000" w:rsidRPr="00000000">
        <w:rPr>
          <w:rtl w:val="0"/>
        </w:rPr>
        <w:t xml:space="preserve">CLICK</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WHIRRR...</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PANEL 2</w:t>
      </w:r>
    </w:p>
    <w:p w:rsidR="00000000" w:rsidDel="00000000" w:rsidP="00000000" w:rsidRDefault="00000000" w:rsidRPr="00000000" w14:paraId="000002B4">
      <w:pPr>
        <w:rPr>
          <w:b w:val="1"/>
          <w:bCs w:val="1"/>
        </w:rPr>
      </w:pPr>
      <w:r w:rsidDel="00000000" w:rsidR="00000000" w:rsidRPr="00000000">
        <w:rPr>
          <w:b w:val="1"/>
          <w:bCs w:val="1"/>
          <w:rtl w:val="0"/>
        </w:rPr>
        <w:t xml:space="preserve">Purpose</w:t>
      </w:r>
    </w:p>
    <w:p w:rsidR="00000000" w:rsidDel="00000000" w:rsidP="00000000" w:rsidRDefault="00000000" w:rsidRPr="00000000" w14:paraId="000002B5">
      <w:pPr>
        <w:rPr/>
      </w:pPr>
      <w:r w:rsidDel="00000000" w:rsidR="00000000" w:rsidRPr="00000000">
        <w:rPr>
          <w:rtl w:val="0"/>
        </w:rPr>
        <w:t xml:space="preserve">The awakening.</w:t>
      </w:r>
    </w:p>
    <w:p w:rsidR="00000000" w:rsidDel="00000000" w:rsidP="00000000" w:rsidRDefault="00000000" w:rsidRPr="00000000" w14:paraId="000002B6">
      <w:pPr>
        <w:rPr/>
      </w:pPr>
      <w:r w:rsidDel="00000000" w:rsidR="00000000" w:rsidRPr="00000000">
        <w:rPr>
          <w:rtl w:val="0"/>
        </w:rPr>
        <w:t xml:space="preserve">The audience should smile.</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b w:val="1"/>
          <w:bCs w:val="1"/>
          <w:rtl w:val="0"/>
        </w:rPr>
        <w:t xml:space="preserve">Image Prompt</w:t>
      </w:r>
    </w:p>
    <w:p w:rsidR="00000000" w:rsidDel="00000000" w:rsidP="00000000" w:rsidRDefault="00000000" w:rsidRPr="00000000" w14:paraId="000002B9">
      <w:pPr>
        <w:rPr/>
      </w:pPr>
      <w:r w:rsidDel="00000000" w:rsidR="00000000" w:rsidRPr="00000000">
        <w:rPr>
          <w:rtl w:val="0"/>
        </w:rPr>
        <w:t xml:space="preserve">Bi11bot slowly comes to life. Its eyes illuminate a warm blue—not cold artificial light. It stretches stiff mechanical arms as though waking from a very long sleep.</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Bi11bot</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Well...</w:t>
      </w:r>
    </w:p>
    <w:p w:rsidR="00000000" w:rsidDel="00000000" w:rsidP="00000000" w:rsidRDefault="00000000" w:rsidRPr="00000000" w14:paraId="000002BE">
      <w:pPr>
        <w:rPr/>
      </w:pPr>
      <w:r w:rsidDel="00000000" w:rsidR="00000000" w:rsidRPr="00000000">
        <w:rPr>
          <w:rtl w:val="0"/>
        </w:rPr>
        <w:t xml:space="preserve">That took longer than expected.</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Alex jumps backwards.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Bi11bot looks directly at Alex.</w:t>
      </w:r>
    </w:p>
    <w:p w:rsidR="00000000" w:rsidDel="00000000" w:rsidP="00000000" w:rsidRDefault="00000000" w:rsidRPr="00000000" w14:paraId="000002C3">
      <w:pPr>
        <w:rPr/>
      </w:pPr>
      <w:r w:rsidDel="00000000" w:rsidR="00000000" w:rsidRPr="00000000">
        <w:rPr>
          <w:rtl w:val="0"/>
        </w:rPr>
        <w:t xml:space="preserve">Long pause.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Bi11bot</w:t>
      </w:r>
    </w:p>
    <w:p w:rsidR="00000000" w:rsidDel="00000000" w:rsidP="00000000" w:rsidRDefault="00000000" w:rsidRPr="00000000" w14:paraId="000002C6">
      <w:pPr>
        <w:rPr/>
      </w:pPr>
      <w:r w:rsidDel="00000000" w:rsidR="00000000" w:rsidRPr="00000000">
        <w:rPr>
          <w:rtl w:val="0"/>
        </w:rPr>
        <w:t xml:space="preserve">You are considerably taller than your father predicted, </w:t>
      </w:r>
      <w:sdt>
        <w:sdtPr>
          <w:id w:val="1366532237"/>
          <w:tag w:val="goog_rdk_25"/>
        </w:sdtPr>
        <w:sdtContent>
          <w:commentRangeStart w:id="12"/>
        </w:sdtContent>
      </w:sdt>
      <w:r w:rsidDel="00000000" w:rsidR="00000000" w:rsidRPr="00000000">
        <w:rPr>
          <w:rtl w:val="0"/>
        </w:rPr>
        <w:t xml:space="preserve">Seeker.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Alex</w:t>
      </w:r>
    </w:p>
    <w:p w:rsidR="00000000" w:rsidDel="00000000" w:rsidP="00000000" w:rsidRDefault="00000000" w:rsidRPr="00000000" w14:paraId="000002C9">
      <w:pPr>
        <w:rPr/>
      </w:pPr>
      <w:r w:rsidDel="00000000" w:rsidR="00000000" w:rsidRPr="00000000">
        <w:rPr>
          <w:rtl w:val="0"/>
        </w:rPr>
        <w:t xml:space="preserve">...Whoa.  What?</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Notes</w:t>
      </w:r>
    </w:p>
    <w:p w:rsidR="00000000" w:rsidDel="00000000" w:rsidP="00000000" w:rsidRDefault="00000000" w:rsidRPr="00000000" w14:paraId="000002CC">
      <w:pPr>
        <w:rPr/>
      </w:pPr>
      <w:r w:rsidDel="00000000" w:rsidR="00000000" w:rsidRPr="00000000">
        <w:rPr>
          <w:rtl w:val="0"/>
        </w:rPr>
        <w:t xml:space="preserve">The humor immediately makes Bi11bot feel alive.</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PANEL 3</w:t>
      </w:r>
    </w:p>
    <w:p w:rsidR="00000000" w:rsidDel="00000000" w:rsidP="00000000" w:rsidRDefault="00000000" w:rsidRPr="00000000" w14:paraId="000002CF">
      <w:pPr>
        <w:rPr>
          <w:b w:val="1"/>
          <w:bCs w:val="1"/>
        </w:rPr>
      </w:pPr>
      <w:r w:rsidDel="00000000" w:rsidR="00000000" w:rsidRPr="00000000">
        <w:rPr>
          <w:b w:val="1"/>
          <w:bCs w:val="1"/>
          <w:rtl w:val="0"/>
        </w:rPr>
        <w:t xml:space="preserve">Purpose</w:t>
      </w:r>
    </w:p>
    <w:p w:rsidR="00000000" w:rsidDel="00000000" w:rsidP="00000000" w:rsidRDefault="00000000" w:rsidRPr="00000000" w14:paraId="000002D0">
      <w:pPr>
        <w:rPr/>
      </w:pPr>
      <w:r w:rsidDel="00000000" w:rsidR="00000000" w:rsidRPr="00000000">
        <w:rPr>
          <w:rtl w:val="0"/>
        </w:rPr>
        <w:t xml:space="preserve">Introduce Adrian.</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Image Prompt</w:t>
      </w:r>
    </w:p>
    <w:p w:rsidR="00000000" w:rsidDel="00000000" w:rsidP="00000000" w:rsidRDefault="00000000" w:rsidRPr="00000000" w14:paraId="000002D3">
      <w:pPr>
        <w:rPr/>
      </w:pPr>
      <w:r w:rsidDel="00000000" w:rsidR="00000000" w:rsidRPr="00000000">
        <w:rPr>
          <w:rtl w:val="0"/>
        </w:rPr>
        <w:t xml:space="preserve">A small projector activates from Bi11bot.</w:t>
      </w:r>
    </w:p>
    <w:p w:rsidR="00000000" w:rsidDel="00000000" w:rsidP="00000000" w:rsidRDefault="00000000" w:rsidRPr="00000000" w14:paraId="000002D4">
      <w:pPr>
        <w:rPr/>
      </w:pPr>
      <w:r w:rsidDel="00000000" w:rsidR="00000000" w:rsidRPr="00000000">
        <w:rPr>
          <w:rtl w:val="0"/>
        </w:rPr>
        <w:t xml:space="preserve">A softly flickering holographic recording of Adrian appears—not life-sized, but intimate, like an old home movie.</w:t>
      </w:r>
    </w:p>
    <w:p w:rsidR="00000000" w:rsidDel="00000000" w:rsidP="00000000" w:rsidRDefault="00000000" w:rsidRPr="00000000" w14:paraId="000002D5">
      <w:pPr>
        <w:rPr/>
      </w:pPr>
      <w:r w:rsidDel="00000000" w:rsidR="00000000" w:rsidRPr="00000000">
        <w:rPr>
          <w:rtl w:val="0"/>
        </w:rPr>
        <w:t xml:space="preserve">Adrian looks tired but kind.</w:t>
      </w:r>
    </w:p>
    <w:p w:rsidR="00000000" w:rsidDel="00000000" w:rsidP="00000000" w:rsidRDefault="00000000" w:rsidRPr="00000000" w14:paraId="000002D6">
      <w:pPr>
        <w:rPr/>
      </w:pPr>
      <w:r w:rsidDel="00000000" w:rsidR="00000000" w:rsidRPr="00000000">
        <w:rPr>
          <w:rtl w:val="0"/>
        </w:rPr>
        <w:t xml:space="preserve">This is the first time readers see him.</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Adrian</w:t>
      </w:r>
    </w:p>
    <w:p w:rsidR="00000000" w:rsidDel="00000000" w:rsidP="00000000" w:rsidRDefault="00000000" w:rsidRPr="00000000" w14:paraId="000002D9">
      <w:pPr>
        <w:rPr/>
      </w:pPr>
      <w:r w:rsidDel="00000000" w:rsidR="00000000" w:rsidRPr="00000000">
        <w:rPr>
          <w:rtl w:val="0"/>
        </w:rPr>
        <w:t xml:space="preserve">Hello, Alex.  If you're seeing this...then you found the workshop.</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Alex is frozen.</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Adrian</w:t>
      </w:r>
    </w:p>
    <w:p w:rsidR="00000000" w:rsidDel="00000000" w:rsidP="00000000" w:rsidRDefault="00000000" w:rsidRPr="00000000" w14:paraId="000002DE">
      <w:pPr>
        <w:rPr/>
      </w:pPr>
      <w:r w:rsidDel="00000000" w:rsidR="00000000" w:rsidRPr="00000000">
        <w:rPr>
          <w:rtl w:val="0"/>
        </w:rPr>
        <w:t xml:space="preserve">Which means your grandmother still refuses to throw anything away.</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Off-panel, Grandma laughs from the other room.</w:t>
      </w:r>
    </w:p>
    <w:p w:rsidR="00000000" w:rsidDel="00000000" w:rsidP="00000000" w:rsidRDefault="00000000" w:rsidRPr="00000000" w14:paraId="000002E1">
      <w:pPr>
        <w:rPr/>
      </w:pPr>
      <w:r w:rsidDel="00000000" w:rsidR="00000000" w:rsidRPr="00000000">
        <w:rPr>
          <w:rtl w:val="0"/>
        </w:rPr>
        <w:t xml:space="preserve">Grandmother</w:t>
      </w:r>
    </w:p>
    <w:p w:rsidR="00000000" w:rsidDel="00000000" w:rsidP="00000000" w:rsidRDefault="00000000" w:rsidRPr="00000000" w14:paraId="000002E2">
      <w:pPr>
        <w:rPr/>
      </w:pPr>
      <w:r w:rsidDel="00000000" w:rsidR="00000000" w:rsidRPr="00000000">
        <w:rPr>
          <w:rtl w:val="0"/>
        </w:rPr>
        <w:t xml:space="preserve">I heard that.</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Notes</w:t>
      </w:r>
    </w:p>
    <w:p w:rsidR="00000000" w:rsidDel="00000000" w:rsidP="00000000" w:rsidRDefault="00000000" w:rsidRPr="00000000" w14:paraId="000002E5">
      <w:pPr>
        <w:rPr/>
      </w:pPr>
      <w:r w:rsidDel="00000000" w:rsidR="00000000" w:rsidRPr="00000000">
        <w:rPr>
          <w:rtl w:val="0"/>
        </w:rPr>
        <w:t xml:space="preserve">This small joke immediately humanizes Adrian and confirms the warmth of the family before everything fell apart.</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Adrian</w:t>
      </w:r>
    </w:p>
    <w:p w:rsidR="00000000" w:rsidDel="00000000" w:rsidP="00000000" w:rsidRDefault="00000000" w:rsidRPr="00000000" w14:paraId="000002E8">
      <w:pPr>
        <w:rPr/>
      </w:pPr>
      <w:r w:rsidDel="00000000" w:rsidR="00000000" w:rsidRPr="00000000">
        <w:rPr>
          <w:rtl w:val="0"/>
        </w:rPr>
        <w:t xml:space="preserve">You deserve answers.</w:t>
      </w:r>
    </w:p>
    <w:p w:rsidR="00000000" w:rsidDel="00000000" w:rsidP="00000000" w:rsidRDefault="00000000" w:rsidRPr="00000000" w14:paraId="000002E9">
      <w:pPr>
        <w:rPr/>
      </w:pPr>
      <w:r w:rsidDel="00000000" w:rsidR="00000000" w:rsidRPr="00000000">
        <w:rPr>
          <w:rtl w:val="0"/>
        </w:rPr>
        <w:t xml:space="preserve">...But they must be earned.  I spent years preparing this for you.</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Adrian</w:t>
      </w:r>
    </w:p>
    <w:p w:rsidR="00000000" w:rsidDel="00000000" w:rsidP="00000000" w:rsidRDefault="00000000" w:rsidRPr="00000000" w14:paraId="000002EC">
      <w:pPr>
        <w:rPr/>
      </w:pPr>
      <w:r w:rsidDel="00000000" w:rsidR="00000000" w:rsidRPr="00000000">
        <w:rPr>
          <w:rtl w:val="0"/>
        </w:rPr>
        <w:t xml:space="preserve">If I've done my job well...you'll become a better man than I ever was.</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Adrian</w:t>
      </w:r>
    </w:p>
    <w:p w:rsidR="00000000" w:rsidDel="00000000" w:rsidP="00000000" w:rsidRDefault="00000000" w:rsidRPr="00000000" w14:paraId="000002EF">
      <w:pPr>
        <w:rPr/>
      </w:pPr>
      <w:r w:rsidDel="00000000" w:rsidR="00000000" w:rsidRPr="00000000">
        <w:rPr>
          <w:rtl w:val="0"/>
        </w:rPr>
        <w:t xml:space="preserve">Your journey to the Oasis begins now.</w:t>
      </w:r>
    </w:p>
    <w:p w:rsidR="00000000" w:rsidDel="00000000" w:rsidP="00000000" w:rsidRDefault="00000000" w:rsidRPr="00000000" w14:paraId="000002F0">
      <w:pPr>
        <w:rPr/>
      </w:pPr>
      <w:r w:rsidDel="00000000" w:rsidR="00000000" w:rsidRPr="00000000">
        <w:rPr>
          <w:rtl w:val="0"/>
        </w:rPr>
        <w:t xml:space="preserve">Trust Bi11bot.</w:t>
      </w:r>
    </w:p>
    <w:p w:rsidR="00000000" w:rsidDel="00000000" w:rsidP="00000000" w:rsidRDefault="00000000" w:rsidRPr="00000000" w14:paraId="000002F1">
      <w:pPr>
        <w:rPr/>
      </w:pPr>
      <w:r w:rsidDel="00000000" w:rsidR="00000000" w:rsidRPr="00000000">
        <w:rPr>
          <w:rtl w:val="0"/>
        </w:rPr>
        <w:t xml:space="preserve">… But question everything.</w:t>
      </w:r>
    </w:p>
    <w:p w:rsidR="00000000" w:rsidDel="00000000" w:rsidP="00000000" w:rsidRDefault="00000000" w:rsidRPr="00000000" w14:paraId="000002F2">
      <w:pPr>
        <w:rPr/>
      </w:pPr>
      <w:r w:rsidDel="00000000" w:rsidR="00000000" w:rsidRPr="00000000">
        <w:rPr>
          <w:rtl w:val="0"/>
        </w:rPr>
        <w:t xml:space="preserve">...Especially me.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The hologram disappears.</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PANEL 5 and 6</w:t>
      </w:r>
    </w:p>
    <w:p w:rsidR="00000000" w:rsidDel="00000000" w:rsidP="00000000" w:rsidRDefault="00000000" w:rsidRPr="00000000" w14:paraId="000002F7">
      <w:pPr>
        <w:rPr>
          <w:b w:val="1"/>
          <w:bCs w:val="1"/>
        </w:rPr>
      </w:pPr>
      <w:r w:rsidDel="00000000" w:rsidR="00000000" w:rsidRPr="00000000">
        <w:rPr>
          <w:b w:val="1"/>
          <w:bCs w:val="1"/>
          <w:rtl w:val="0"/>
        </w:rPr>
        <w:t xml:space="preserve">Purpose</w:t>
      </w:r>
    </w:p>
    <w:p w:rsidR="00000000" w:rsidDel="00000000" w:rsidP="00000000" w:rsidRDefault="00000000" w:rsidRPr="00000000" w14:paraId="000002F8">
      <w:pPr>
        <w:rPr/>
      </w:pPr>
      <w:r w:rsidDel="00000000" w:rsidR="00000000" w:rsidRPr="00000000">
        <w:rPr>
          <w:rtl w:val="0"/>
        </w:rPr>
        <w:t xml:space="preserve">Close Chapter One.</w:t>
      </w:r>
    </w:p>
    <w:p w:rsidR="00000000" w:rsidDel="00000000" w:rsidP="00000000" w:rsidRDefault="00000000" w:rsidRPr="00000000" w14:paraId="000002F9">
      <w:pPr>
        <w:rPr/>
      </w:pPr>
      <w:r w:rsidDel="00000000" w:rsidR="00000000" w:rsidRPr="00000000">
        <w:rPr>
          <w:rtl w:val="0"/>
        </w:rPr>
        <w:t xml:space="preserve">Launch the adventure.</w:t>
      </w:r>
    </w:p>
    <w:p w:rsidR="00000000" w:rsidDel="00000000" w:rsidP="00000000" w:rsidRDefault="00000000" w:rsidRPr="00000000" w14:paraId="000002FA">
      <w:pPr>
        <w:rPr/>
      </w:pPr>
      <w:r w:rsidDel="00000000" w:rsidR="00000000" w:rsidRPr="00000000">
        <w:rPr>
          <w:rtl w:val="0"/>
        </w:rPr>
        <w:t xml:space="preserve">Reveal the unseen antagonist.</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Image Prompt</w:t>
      </w:r>
    </w:p>
    <w:p w:rsidR="00000000" w:rsidDel="00000000" w:rsidP="00000000" w:rsidRDefault="00000000" w:rsidRPr="00000000" w14:paraId="000002FD">
      <w:pPr>
        <w:rPr/>
      </w:pPr>
      <w:r w:rsidDel="00000000" w:rsidR="00000000" w:rsidRPr="00000000">
        <w:rPr>
          <w:rtl w:val="0"/>
        </w:rPr>
        <w:t xml:space="preserve">Large horizontal closing panel split cinematically into two connected moments.</w:t>
      </w:r>
    </w:p>
    <w:p w:rsidR="00000000" w:rsidDel="00000000" w:rsidP="00000000" w:rsidRDefault="00000000" w:rsidRPr="00000000" w14:paraId="000002FE">
      <w:pPr>
        <w:rPr/>
      </w:pPr>
      <w:r w:rsidDel="00000000" w:rsidR="00000000" w:rsidRPr="00000000">
        <w:rPr>
          <w:rtl w:val="0"/>
        </w:rPr>
        <w:t xml:space="preserve">On the left:</w:t>
      </w:r>
    </w:p>
    <w:p w:rsidR="00000000" w:rsidDel="00000000" w:rsidP="00000000" w:rsidRDefault="00000000" w:rsidRPr="00000000" w14:paraId="000002FF">
      <w:pPr>
        <w:rPr/>
      </w:pPr>
      <w:r w:rsidDel="00000000" w:rsidR="00000000" w:rsidRPr="00000000">
        <w:rPr>
          <w:rtl w:val="0"/>
        </w:rPr>
        <w:t xml:space="preserve">Alex stands in the workshop next to Bi11bot.</w:t>
      </w:r>
    </w:p>
    <w:p w:rsidR="00000000" w:rsidDel="00000000" w:rsidP="00000000" w:rsidRDefault="00000000" w:rsidRPr="00000000" w14:paraId="00000300">
      <w:pPr>
        <w:rPr/>
      </w:pPr>
      <w:r w:rsidDel="00000000" w:rsidR="00000000" w:rsidRPr="00000000">
        <w:rPr>
          <w:rtl w:val="0"/>
        </w:rPr>
        <w:t xml:space="preserve">Both look toward a large illuminated map of the mountain.</w:t>
      </w:r>
    </w:p>
    <w:p w:rsidR="00000000" w:rsidDel="00000000" w:rsidP="00000000" w:rsidRDefault="00000000" w:rsidRPr="00000000" w14:paraId="00000301">
      <w:pPr>
        <w:rPr/>
      </w:pPr>
      <w:sdt>
        <w:sdtPr>
          <w:id w:val="-1755702217"/>
          <w:tag w:val="goog_rdk_26"/>
        </w:sdtPr>
        <w:sdtContent>
          <w:commentRangeStart w:id="13"/>
        </w:sdtContent>
      </w:sdt>
      <w:r w:rsidDel="00000000" w:rsidR="00000000" w:rsidRPr="00000000">
        <w:rPr>
          <w:rtl w:val="0"/>
        </w:rPr>
        <w:t xml:space="preserve">A route from Keel to Oasis slowly lights up.</w:t>
      </w:r>
    </w:p>
    <w:p w:rsidR="00000000" w:rsidDel="00000000" w:rsidP="00000000" w:rsidRDefault="00000000" w:rsidRPr="00000000" w14:paraId="00000302">
      <w:pPr>
        <w:rPr/>
      </w:pPr>
      <w:r w:rsidDel="00000000" w:rsidR="00000000" w:rsidRPr="00000000">
        <w:rPr>
          <w:rtl w:val="0"/>
        </w:rPr>
        <w:t xml:space="preserve">The first waypoint glows:</w:t>
      </w:r>
    </w:p>
    <w:p w:rsidR="00000000" w:rsidDel="00000000" w:rsidP="00000000" w:rsidRDefault="00000000" w:rsidRPr="00000000" w14:paraId="00000303">
      <w:pPr>
        <w:rPr/>
      </w:pPr>
      <w:r w:rsidDel="00000000" w:rsidR="00000000" w:rsidRPr="00000000">
        <w:rPr>
          <w:b w:val="1"/>
          <w:bCs w:val="1"/>
          <w:rtl w:val="0"/>
        </w:rPr>
        <w:t xml:space="preserve">THE MEASURE</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Deep beneath the Keel mines.</w:t>
      </w:r>
    </w:p>
    <w:p w:rsidR="00000000" w:rsidDel="00000000" w:rsidP="00000000" w:rsidRDefault="00000000" w:rsidRPr="00000000" w14:paraId="00000305">
      <w:pPr>
        <w:rPr/>
      </w:pPr>
      <w:r w:rsidDel="00000000" w:rsidR="00000000" w:rsidRPr="00000000">
        <w:rPr>
          <w:rtl w:val="0"/>
        </w:rPr>
        <w:t xml:space="preserve">Bi11bot quietly studies the map.</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rPr/>
      </w:pPr>
      <w:sdt>
        <w:sdtPr>
          <w:id w:val="781008257"/>
          <w:tag w:val="goog_rdk_27"/>
        </w:sdtPr>
        <w:sdtContent>
          <w:commentRangeStart w:id="14"/>
        </w:sdtContent>
      </w:sdt>
      <w:r w:rsidDel="00000000" w:rsidR="00000000" w:rsidRPr="00000000">
        <w:rPr>
          <w:rtl w:val="0"/>
        </w:rPr>
        <w:t xml:space="preserve">Bi11bot</w:t>
      </w:r>
    </w:p>
    <w:p w:rsidR="00000000" w:rsidDel="00000000" w:rsidP="00000000" w:rsidRDefault="00000000" w:rsidRPr="00000000" w14:paraId="00000308">
      <w:pPr>
        <w:rPr/>
      </w:pPr>
      <w:r w:rsidDel="00000000" w:rsidR="00000000" w:rsidRPr="00000000">
        <w:rPr>
          <w:rtl w:val="0"/>
        </w:rPr>
        <w:t xml:space="preserve">Well...</w:t>
      </w:r>
    </w:p>
    <w:p w:rsidR="00000000" w:rsidDel="00000000" w:rsidP="00000000" w:rsidRDefault="00000000" w:rsidRPr="00000000" w14:paraId="00000309">
      <w:pPr>
        <w:rPr/>
      </w:pPr>
      <w:r w:rsidDel="00000000" w:rsidR="00000000" w:rsidRPr="00000000">
        <w:rPr>
          <w:rtl w:val="0"/>
        </w:rPr>
        <w:t xml:space="preserve">Alex...shall we find out whether your father was brilliant...</w:t>
      </w:r>
    </w:p>
    <w:p w:rsidR="00000000" w:rsidDel="00000000" w:rsidP="00000000" w:rsidRDefault="00000000" w:rsidRPr="00000000" w14:paraId="0000030A">
      <w:pPr>
        <w:rPr/>
      </w:pPr>
      <w:r w:rsidDel="00000000" w:rsidR="00000000" w:rsidRPr="00000000">
        <w:rPr>
          <w:rtl w:val="0"/>
        </w:rPr>
        <w:t xml:space="preserve">...or completely mad?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Alex</w:t>
      </w:r>
    </w:p>
    <w:p w:rsidR="00000000" w:rsidDel="00000000" w:rsidP="00000000" w:rsidRDefault="00000000" w:rsidRPr="00000000" w14:paraId="0000030E">
      <w:pPr>
        <w:rPr/>
      </w:pPr>
      <w:r w:rsidDel="00000000" w:rsidR="00000000" w:rsidRPr="00000000">
        <w:rPr>
          <w:b w:val="1"/>
          <w:bCs w:val="1"/>
          <w:rtl w:val="0"/>
        </w:rPr>
        <w:t xml:space="preserve">I</w:t>
      </w:r>
      <w:r w:rsidDel="00000000" w:rsidR="00000000" w:rsidRPr="00000000">
        <w:rPr>
          <w:rtl w:val="0"/>
        </w:rPr>
        <w:t xml:space="preserve">'m not convinced any of this is real.</w:t>
      </w:r>
    </w:p>
    <w:p w:rsidR="00000000" w:rsidDel="00000000" w:rsidP="00000000" w:rsidRDefault="00000000" w:rsidRPr="00000000" w14:paraId="0000030F">
      <w:pPr>
        <w:rPr/>
      </w:pPr>
      <w:r w:rsidDel="00000000" w:rsidR="00000000" w:rsidRPr="00000000">
        <w:rPr>
          <w:rtl w:val="0"/>
        </w:rPr>
        <w:t xml:space="preserve">Bi11bot</w:t>
      </w:r>
    </w:p>
    <w:p w:rsidR="00000000" w:rsidDel="00000000" w:rsidP="00000000" w:rsidRDefault="00000000" w:rsidRPr="00000000" w14:paraId="00000310">
      <w:pPr>
        <w:rPr/>
      </w:pPr>
      <w:r w:rsidDel="00000000" w:rsidR="00000000" w:rsidRPr="00000000">
        <w:rPr>
          <w:rtl w:val="0"/>
        </w:rPr>
        <w:t xml:space="preserve">Good.”</w:t>
      </w:r>
    </w:p>
    <w:p w:rsidR="00000000" w:rsidDel="00000000" w:rsidP="00000000" w:rsidRDefault="00000000" w:rsidRPr="00000000" w14:paraId="00000311">
      <w:pPr>
        <w:rPr/>
      </w:pPr>
      <w:r w:rsidDel="00000000" w:rsidR="00000000" w:rsidRPr="00000000">
        <w:rPr>
          <w:rtl w:val="0"/>
        </w:rPr>
        <w:t xml:space="preserve">“Your father always said certainty was where mistakes began.”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Panel 6</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Inside a minimalist control room in Oasis—</w:t>
      </w:r>
    </w:p>
    <w:p w:rsidR="00000000" w:rsidDel="00000000" w:rsidP="00000000" w:rsidRDefault="00000000" w:rsidRPr="00000000" w14:paraId="00000315">
      <w:pPr>
        <w:rPr/>
      </w:pPr>
      <w:r w:rsidDel="00000000" w:rsidR="00000000" w:rsidRPr="00000000">
        <w:rPr>
          <w:rtl w:val="0"/>
        </w:rPr>
        <w:t xml:space="preserve">Only a hand is visible.</w:t>
      </w:r>
    </w:p>
    <w:p w:rsidR="00000000" w:rsidDel="00000000" w:rsidP="00000000" w:rsidRDefault="00000000" w:rsidRPr="00000000" w14:paraId="00000316">
      <w:pPr>
        <w:rPr/>
      </w:pPr>
      <w:r w:rsidDel="00000000" w:rsidR="00000000" w:rsidRPr="00000000">
        <w:rPr>
          <w:rtl w:val="0"/>
        </w:rPr>
        <w:t xml:space="preserve">A woman watches a single monitor.</w:t>
      </w:r>
    </w:p>
    <w:p w:rsidR="00000000" w:rsidDel="00000000" w:rsidP="00000000" w:rsidRDefault="00000000" w:rsidRPr="00000000" w14:paraId="00000317">
      <w:pPr>
        <w:rPr/>
      </w:pPr>
      <w:r w:rsidDel="00000000" w:rsidR="00000000" w:rsidRPr="00000000">
        <w:rPr>
          <w:rtl w:val="0"/>
        </w:rPr>
        <w:t xml:space="preserve">The screen reads:</w:t>
      </w:r>
    </w:p>
    <w:p w:rsidR="00000000" w:rsidDel="00000000" w:rsidP="00000000" w:rsidRDefault="00000000" w:rsidRPr="00000000" w14:paraId="00000318">
      <w:pPr>
        <w:rPr/>
      </w:pPr>
      <w:r w:rsidDel="00000000" w:rsidR="00000000" w:rsidRPr="00000000">
        <w:rPr>
          <w:b w:val="1"/>
          <w:bCs w:val="1"/>
          <w:rtl w:val="0"/>
        </w:rPr>
        <w:t xml:space="preserve">B1 NODE ACTIVE</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Below it:</w:t>
      </w:r>
    </w:p>
    <w:p w:rsidR="00000000" w:rsidDel="00000000" w:rsidP="00000000" w:rsidRDefault="00000000" w:rsidRPr="00000000" w14:paraId="0000031A">
      <w:pPr>
        <w:rPr/>
      </w:pPr>
      <w:r w:rsidDel="00000000" w:rsidR="00000000" w:rsidRPr="00000000">
        <w:rPr>
          <w:b w:val="1"/>
          <w:bCs w:val="1"/>
          <w:rtl w:val="0"/>
        </w:rPr>
        <w:t xml:space="preserve">AUTHORIZED LEGACY DETECTED</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woman says only one line.</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Unknown Woman</w:t>
      </w:r>
    </w:p>
    <w:p w:rsidR="00000000" w:rsidDel="00000000" w:rsidP="00000000" w:rsidRDefault="00000000" w:rsidRPr="00000000" w14:paraId="0000031E">
      <w:pPr>
        <w:rPr/>
      </w:pPr>
      <w:r w:rsidDel="00000000" w:rsidR="00000000" w:rsidRPr="00000000">
        <w:rPr>
          <w:rtl w:val="0"/>
        </w:rPr>
        <w:t xml:space="preserve">So, you finally found him.</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She presses one button.</w:t>
      </w:r>
    </w:p>
    <w:p w:rsidR="00000000" w:rsidDel="00000000" w:rsidP="00000000" w:rsidRDefault="00000000" w:rsidRPr="00000000" w14:paraId="00000321">
      <w:pPr>
        <w:rPr/>
      </w:pPr>
      <w:sdt>
        <w:sdtPr>
          <w:id w:val="-112752815"/>
          <w:tag w:val="goog_rdk_28"/>
        </w:sdtPr>
        <w:sdtContent>
          <w:commentRangeStart w:id="15"/>
        </w:sdtContent>
      </w:sdt>
      <w:r w:rsidDel="00000000" w:rsidR="00000000" w:rsidRPr="00000000">
        <w:rPr>
          <w:rtl w:val="0"/>
        </w:rPr>
        <w:t xml:space="preserve">Caption:</w:t>
      </w:r>
    </w:p>
    <w:p w:rsidR="00000000" w:rsidDel="00000000" w:rsidP="00000000" w:rsidRDefault="00000000" w:rsidRPr="00000000" w14:paraId="00000322">
      <w:pPr>
        <w:rPr/>
      </w:pPr>
      <w:r w:rsidDel="00000000" w:rsidR="00000000" w:rsidRPr="00000000">
        <w:rPr>
          <w:rtl w:val="0"/>
        </w:rPr>
        <w:t xml:space="preserve">Track</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Final Caption</w:t>
      </w:r>
    </w:p>
    <w:p w:rsidR="00000000" w:rsidDel="00000000" w:rsidP="00000000" w:rsidRDefault="00000000" w:rsidRPr="00000000" w14:paraId="00000325">
      <w:pPr>
        <w:rPr/>
      </w:pPr>
      <w:r w:rsidDel="00000000" w:rsidR="00000000" w:rsidRPr="00000000">
        <w:rPr>
          <w:b w:val="1"/>
          <w:bCs w:val="1"/>
          <w:rtl w:val="0"/>
        </w:rPr>
        <w:t xml:space="preserve">END OF CHAPTER ONE</w:t>
      </w: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Emotional Arc</w:t>
      </w:r>
    </w:p>
    <w:p w:rsidR="00000000" w:rsidDel="00000000" w:rsidP="00000000" w:rsidRDefault="00000000" w:rsidRPr="00000000" w14:paraId="00000328">
      <w:pPr>
        <w:rPr/>
      </w:pPr>
      <w:r w:rsidDel="00000000" w:rsidR="00000000" w:rsidRPr="00000000">
        <w:rPr>
          <w:rtl w:val="0"/>
        </w:rPr>
        <w:t xml:space="preserve">This page transforms the story.</w:t>
      </w:r>
    </w:p>
    <w:p w:rsidR="00000000" w:rsidDel="00000000" w:rsidP="00000000" w:rsidRDefault="00000000" w:rsidRPr="00000000" w14:paraId="00000329">
      <w:pPr>
        <w:rPr/>
      </w:pPr>
      <w:r w:rsidDel="00000000" w:rsidR="00000000" w:rsidRPr="00000000">
        <w:rPr>
          <w:rtl w:val="0"/>
        </w:rPr>
        <w:t xml:space="preserve">Alex begins the chapter believing he inherited only debt.</w:t>
      </w:r>
    </w:p>
    <w:p w:rsidR="00000000" w:rsidDel="00000000" w:rsidP="00000000" w:rsidRDefault="00000000" w:rsidRPr="00000000" w14:paraId="0000032A">
      <w:pPr>
        <w:rPr/>
      </w:pPr>
      <w:r w:rsidDel="00000000" w:rsidR="00000000" w:rsidRPr="00000000">
        <w:rPr>
          <w:rtl w:val="0"/>
        </w:rPr>
        <w:t xml:space="preserve">He ends the chapter having inherited:</w:t>
      </w:r>
    </w:p>
    <w:p w:rsidR="00000000" w:rsidDel="00000000" w:rsidP="00000000" w:rsidRDefault="00000000" w:rsidRPr="00000000" w14:paraId="0000032B">
      <w:pPr>
        <w:numPr>
          <w:ilvl w:val="0"/>
          <w:numId w:val="3"/>
        </w:numPr>
        <w:ind w:left="720" w:hanging="360"/>
        <w:rPr/>
      </w:pPr>
      <w:r w:rsidDel="00000000" w:rsidR="00000000" w:rsidRPr="00000000">
        <w:rPr>
          <w:rtl w:val="0"/>
        </w:rPr>
        <w:t xml:space="preserve">a mentor</w:t>
      </w:r>
    </w:p>
    <w:p w:rsidR="00000000" w:rsidDel="00000000" w:rsidP="00000000" w:rsidRDefault="00000000" w:rsidRPr="00000000" w14:paraId="0000032C">
      <w:pPr>
        <w:numPr>
          <w:ilvl w:val="0"/>
          <w:numId w:val="3"/>
        </w:numPr>
        <w:ind w:left="720" w:hanging="360"/>
        <w:rPr/>
      </w:pPr>
      <w:r w:rsidDel="00000000" w:rsidR="00000000" w:rsidRPr="00000000">
        <w:rPr>
          <w:rtl w:val="0"/>
        </w:rPr>
        <w:t xml:space="preserve">a mystery</w:t>
      </w:r>
    </w:p>
    <w:p w:rsidR="00000000" w:rsidDel="00000000" w:rsidP="00000000" w:rsidRDefault="00000000" w:rsidRPr="00000000" w14:paraId="0000032D">
      <w:pPr>
        <w:numPr>
          <w:ilvl w:val="0"/>
          <w:numId w:val="3"/>
        </w:numPr>
        <w:ind w:left="720" w:hanging="360"/>
        <w:rPr/>
      </w:pPr>
      <w:r w:rsidDel="00000000" w:rsidR="00000000" w:rsidRPr="00000000">
        <w:rPr>
          <w:rtl w:val="0"/>
        </w:rPr>
        <w:t xml:space="preserve">a mission</w:t>
      </w:r>
    </w:p>
    <w:p w:rsidR="00000000" w:rsidDel="00000000" w:rsidP="00000000" w:rsidRDefault="00000000" w:rsidRPr="00000000" w14:paraId="0000032E">
      <w:pPr>
        <w:numPr>
          <w:ilvl w:val="0"/>
          <w:numId w:val="3"/>
        </w:numPr>
        <w:ind w:left="720" w:hanging="360"/>
        <w:rPr/>
      </w:pPr>
      <w:r w:rsidDel="00000000" w:rsidR="00000000" w:rsidRPr="00000000">
        <w:rPr>
          <w:rtl w:val="0"/>
        </w:rPr>
        <w:t xml:space="preserve">and perhaps the truth about his father.</w:t>
      </w:r>
    </w:p>
    <w:p w:rsidR="00000000" w:rsidDel="00000000" w:rsidP="00000000" w:rsidRDefault="00000000" w:rsidRPr="00000000" w14:paraId="0000032F">
      <w:pPr>
        <w:rPr/>
      </w:pPr>
      <w:r w:rsidDel="00000000" w:rsidR="00000000" w:rsidRPr="00000000">
        <w:rPr>
          <w:rtl w:val="0"/>
        </w:rPr>
        <w:t xml:space="preserve">The reader closes the chapter believing they are about to read a story about uncovering the past.</w:t>
      </w:r>
    </w:p>
    <w:p w:rsidR="00000000" w:rsidDel="00000000" w:rsidP="00000000" w:rsidRDefault="00000000" w:rsidRPr="00000000" w14:paraId="00000330">
      <w:pPr>
        <w:rPr/>
      </w:pPr>
      <w:r w:rsidDel="00000000" w:rsidR="00000000" w:rsidRPr="00000000">
        <w:rPr>
          <w:rtl w:val="0"/>
        </w:rPr>
        <w:t xml:space="preserve">In reality, they are about to witness a story about earning the right to shape the future.</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b w:val="1"/>
          <w:bCs w:val="1"/>
          <w:rtl w:val="0"/>
        </w:rPr>
        <w:t xml:space="preserve">Writers' Room Discussion Points</w:t>
      </w:r>
    </w:p>
    <w:p w:rsidR="00000000" w:rsidDel="00000000" w:rsidP="00000000" w:rsidRDefault="00000000" w:rsidRPr="00000000" w14:paraId="00000333">
      <w:pPr>
        <w:rPr>
          <w:b w:val="1"/>
          <w:bCs w:val="1"/>
        </w:rPr>
      </w:pPr>
      <w:r w:rsidDel="00000000" w:rsidR="00000000" w:rsidRPr="00000000">
        <w:rPr>
          <w:b w:val="1"/>
          <w:bCs w:val="1"/>
          <w:rtl w:val="0"/>
        </w:rPr>
        <w:t xml:space="preserve">The Chapter Structure</w:t>
      </w:r>
    </w:p>
    <w:p w:rsidR="00000000" w:rsidDel="00000000" w:rsidP="00000000" w:rsidRDefault="00000000" w:rsidRPr="00000000" w14:paraId="00000334">
      <w:pPr>
        <w:rPr/>
      </w:pPr>
      <w:r w:rsidDel="00000000" w:rsidR="00000000" w:rsidRPr="00000000">
        <w:rPr>
          <w:rtl w:val="0"/>
        </w:rPr>
        <w:t xml:space="preserve">Stepping back, I think Chapter One now has a satisfying narrative progression:</w:t>
      </w:r>
    </w:p>
    <w:p w:rsidR="00000000" w:rsidDel="00000000" w:rsidP="00000000" w:rsidRDefault="00000000" w:rsidRPr="00000000" w14:paraId="00000335">
      <w:pPr>
        <w:numPr>
          <w:ilvl w:val="0"/>
          <w:numId w:val="4"/>
        </w:numPr>
        <w:ind w:left="720" w:hanging="360"/>
        <w:rPr/>
      </w:pPr>
      <w:r w:rsidDel="00000000" w:rsidR="00000000" w:rsidRPr="00000000">
        <w:rPr>
          <w:b w:val="1"/>
          <w:bCs w:val="1"/>
          <w:rtl w:val="0"/>
        </w:rPr>
        <w:t xml:space="preserve">Page 1:</w:t>
      </w:r>
      <w:r w:rsidDel="00000000" w:rsidR="00000000" w:rsidRPr="00000000">
        <w:rPr>
          <w:rtl w:val="0"/>
        </w:rPr>
        <w:t xml:space="preserve"> The world and the wound.</w:t>
      </w:r>
    </w:p>
    <w:p w:rsidR="00000000" w:rsidDel="00000000" w:rsidP="00000000" w:rsidRDefault="00000000" w:rsidRPr="00000000" w14:paraId="00000336">
      <w:pPr>
        <w:numPr>
          <w:ilvl w:val="0"/>
          <w:numId w:val="4"/>
        </w:numPr>
        <w:ind w:left="720" w:hanging="360"/>
        <w:rPr/>
      </w:pPr>
      <w:r w:rsidDel="00000000" w:rsidR="00000000" w:rsidRPr="00000000">
        <w:rPr>
          <w:b w:val="1"/>
          <w:bCs w:val="1"/>
          <w:rtl w:val="0"/>
        </w:rPr>
        <w:t xml:space="preserve">Page 2:</w:t>
      </w:r>
      <w:r w:rsidDel="00000000" w:rsidR="00000000" w:rsidRPr="00000000">
        <w:rPr>
          <w:rtl w:val="0"/>
        </w:rPr>
        <w:t xml:space="preserve"> The heart and the hope.</w:t>
      </w:r>
    </w:p>
    <w:p w:rsidR="00000000" w:rsidDel="00000000" w:rsidP="00000000" w:rsidRDefault="00000000" w:rsidRPr="00000000" w14:paraId="00000337">
      <w:pPr>
        <w:numPr>
          <w:ilvl w:val="0"/>
          <w:numId w:val="4"/>
        </w:numPr>
        <w:ind w:left="720" w:hanging="360"/>
        <w:rPr/>
      </w:pPr>
      <w:r w:rsidDel="00000000" w:rsidR="00000000" w:rsidRPr="00000000">
        <w:rPr>
          <w:b w:val="1"/>
          <w:bCs w:val="1"/>
          <w:rtl w:val="0"/>
        </w:rPr>
        <w:t xml:space="preserve">Page 3:</w:t>
      </w:r>
      <w:r w:rsidDel="00000000" w:rsidR="00000000" w:rsidRPr="00000000">
        <w:rPr>
          <w:rtl w:val="0"/>
        </w:rPr>
        <w:t xml:space="preserve"> The hidden past.</w:t>
      </w:r>
    </w:p>
    <w:p w:rsidR="00000000" w:rsidDel="00000000" w:rsidP="00000000" w:rsidRDefault="00000000" w:rsidRPr="00000000" w14:paraId="00000338">
      <w:pPr>
        <w:numPr>
          <w:ilvl w:val="0"/>
          <w:numId w:val="4"/>
        </w:numPr>
        <w:ind w:left="720" w:hanging="360"/>
        <w:rPr/>
      </w:pPr>
      <w:r w:rsidDel="00000000" w:rsidR="00000000" w:rsidRPr="00000000">
        <w:rPr>
          <w:b w:val="1"/>
          <w:bCs w:val="1"/>
          <w:rtl w:val="0"/>
        </w:rPr>
        <w:t xml:space="preserve">Page 4:</w:t>
      </w:r>
      <w:r w:rsidDel="00000000" w:rsidR="00000000" w:rsidRPr="00000000">
        <w:rPr>
          <w:rtl w:val="0"/>
        </w:rPr>
        <w:t xml:space="preserve"> The call to adventure.</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 also have one recommendation for the long-term development process. As the story evolves, we should maintain a separate </w:t>
      </w:r>
      <w:r w:rsidDel="00000000" w:rsidR="00000000" w:rsidRPr="00000000">
        <w:rPr>
          <w:b w:val="1"/>
          <w:bCs w:val="1"/>
          <w:rtl w:val="0"/>
        </w:rPr>
        <w:t xml:space="preserve">"Story Bible"</w:t>
      </w:r>
      <w:r w:rsidDel="00000000" w:rsidR="00000000" w:rsidRPr="00000000">
        <w:rPr>
          <w:rtl w:val="0"/>
        </w:rPr>
        <w:t xml:space="preserve"> alongside the script. It would capture the canonical details of the world, timeline, characters, artifacts, themes, recurring symbols, Easter eggs, and transmedia links. Every time we finalize a chapter, we update the Story Bible before moving to the next. By the time we finish all six chapters, we'll have both a polished graphic novel and a comprehensive reference that will keep the Minecraft experience, AI mentor, missions, and future campaigns narratively consistent. I think that discipline will pay enormous dividends as the Evoke universe continues to grow.</w:t>
      </w:r>
    </w:p>
    <w:sdt>
      <w:sdtPr>
        <w:id w:val="-1426935939"/>
        <w:tag w:val="goog_rdk_31"/>
      </w:sdtPr>
      <w:sdtContent>
        <w:p w:rsidR="00000000" w:rsidDel="00000000" w:rsidP="00000000" w:rsidRDefault="00000000" w:rsidRPr="00000000" w14:paraId="0000033B">
          <w:pPr>
            <w:rPr>
              <w:ins w:author="Robert J. Hawkins" w:id="7" w:date="2026-07-26T18:14:00Z"/>
            </w:rPr>
          </w:pPr>
          <w:sdt>
            <w:sdtPr>
              <w:id w:val="-490474896"/>
              <w:tag w:val="goog_rdk_30"/>
            </w:sdtPr>
            <w:sdtContent>
              <w:ins w:author="Robert J. Hawkins" w:id="7" w:date="2026-07-26T18:14:00Z">
                <w:r w:rsidDel="00000000" w:rsidR="00000000" w:rsidRPr="00000000">
                  <w:br w:type="page"/>
                </w:r>
                <w:r w:rsidDel="00000000" w:rsidR="00000000" w:rsidRPr="00000000">
                  <w:rPr>
                    <w:rtl w:val="0"/>
                  </w:rPr>
                </w:r>
              </w:ins>
            </w:sdtContent>
          </w:sdt>
        </w:p>
      </w:sdtContent>
    </w:sdt>
    <w:p w:rsidR="00000000" w:rsidDel="00000000" w:rsidP="00000000" w:rsidRDefault="00000000" w:rsidRPr="00000000" w14:paraId="0000033C">
      <w:pPr>
        <w:jc w:val="center"/>
        <w:rPr>
          <w:b w:val="1"/>
          <w:bCs w:val="1"/>
          <w:sz w:val="28"/>
          <w:szCs w:val="28"/>
        </w:rPr>
      </w:pPr>
      <w:r w:rsidDel="00000000" w:rsidR="00000000" w:rsidRPr="00000000">
        <w:rPr>
          <w:b w:val="1"/>
          <w:bCs w:val="1"/>
          <w:sz w:val="28"/>
          <w:szCs w:val="28"/>
          <w:rtl w:val="0"/>
        </w:rPr>
        <w:t xml:space="preserve">Chapter Two: The Price of Departure</w:t>
      </w:r>
    </w:p>
    <w:p w:rsidR="00000000" w:rsidDel="00000000" w:rsidP="00000000" w:rsidRDefault="00000000" w:rsidRPr="00000000" w14:paraId="0000033D">
      <w:pPr>
        <w:jc w:val="center"/>
        <w:rPr>
          <w:b w:val="1"/>
          <w:bCs w:val="1"/>
          <w:sz w:val="28"/>
          <w:szCs w:val="28"/>
        </w:rPr>
      </w:pPr>
      <w:r w:rsidDel="00000000" w:rsidR="00000000" w:rsidRPr="00000000">
        <w:rPr>
          <w:b w:val="1"/>
          <w:bCs w:val="1"/>
          <w:sz w:val="28"/>
          <w:szCs w:val="28"/>
          <w:rtl w:val="0"/>
        </w:rPr>
        <w:t xml:space="preserve">Writers’ Room Draft v0.2</w:t>
      </w:r>
    </w:p>
    <w:p w:rsidR="00000000" w:rsidDel="00000000" w:rsidP="00000000" w:rsidRDefault="00000000" w:rsidRPr="00000000" w14:paraId="0000033E">
      <w:pPr>
        <w:rPr>
          <w:b w:val="1"/>
          <w:bCs w:val="1"/>
        </w:rPr>
      </w:pPr>
      <w:r w:rsidDel="00000000" w:rsidR="00000000" w:rsidRPr="00000000">
        <w:rPr>
          <w:b w:val="1"/>
          <w:bCs w:val="1"/>
          <w:rtl w:val="0"/>
        </w:rPr>
        <w:t xml:space="preserve">Chapter Function</w:t>
      </w:r>
    </w:p>
    <w:p w:rsidR="00000000" w:rsidDel="00000000" w:rsidP="00000000" w:rsidRDefault="00000000" w:rsidRPr="00000000" w14:paraId="0000033F">
      <w:pPr>
        <w:rPr/>
      </w:pPr>
      <w:r w:rsidDel="00000000" w:rsidR="00000000" w:rsidRPr="00000000">
        <w:rPr>
          <w:rtl w:val="0"/>
        </w:rPr>
        <w:t xml:space="preserve">Turn Adrian’s mystery into a concrete plan, introduce the three-part quest, send Alex into the abandoned lithium mines to recover the Measure, complete his first judgment test, and begin the journey to Halyard.</w:t>
      </w:r>
    </w:p>
    <w:p w:rsidR="00000000" w:rsidDel="00000000" w:rsidP="00000000" w:rsidRDefault="00000000" w:rsidRPr="00000000" w14:paraId="00000340">
      <w:pPr>
        <w:rPr>
          <w:b w:val="1"/>
          <w:bCs w:val="1"/>
        </w:rPr>
      </w:pPr>
      <w:r w:rsidDel="00000000" w:rsidR="00000000" w:rsidRPr="00000000">
        <w:rPr>
          <w:b w:val="1"/>
          <w:bCs w:val="1"/>
          <w:rtl w:val="0"/>
        </w:rPr>
        <w:t xml:space="preserve">Central Question</w:t>
      </w:r>
    </w:p>
    <w:p w:rsidR="00000000" w:rsidDel="00000000" w:rsidP="00000000" w:rsidRDefault="00000000" w:rsidRPr="00000000" w14:paraId="00000341">
      <w:pPr>
        <w:rPr/>
      </w:pPr>
      <w:r w:rsidDel="00000000" w:rsidR="00000000" w:rsidRPr="00000000">
        <w:rPr>
          <w:b w:val="1"/>
          <w:bCs w:val="1"/>
          <w:rtl w:val="0"/>
        </w:rPr>
        <w:t xml:space="preserve">What is freedom worth if you leave everyone else trapped behind you?</w:t>
      </w: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b w:val="1"/>
          <w:bCs w:val="1"/>
          <w:rtl w:val="0"/>
        </w:rPr>
        <w:t xml:space="preserve">Miniature Four-Beat Arc</w:t>
      </w:r>
    </w:p>
    <w:p w:rsidR="00000000" w:rsidDel="00000000" w:rsidP="00000000" w:rsidRDefault="00000000" w:rsidRPr="00000000" w14:paraId="00000343">
      <w:pPr>
        <w:numPr>
          <w:ilvl w:val="0"/>
          <w:numId w:val="17"/>
        </w:numPr>
        <w:ind w:left="720" w:hanging="360"/>
        <w:rPr/>
      </w:pPr>
      <w:r w:rsidDel="00000000" w:rsidR="00000000" w:rsidRPr="00000000">
        <w:rPr>
          <w:b w:val="1"/>
          <w:bCs w:val="1"/>
          <w:rtl w:val="0"/>
        </w:rPr>
        <w:t xml:space="preserve">Goal:</w:t>
      </w:r>
      <w:r w:rsidDel="00000000" w:rsidR="00000000" w:rsidRPr="00000000">
        <w:rPr>
          <w:rtl w:val="0"/>
        </w:rPr>
        <w:t xml:space="preserve"> Alex wants to recover the Measure and leave Keel for Halyard. </w:t>
      </w:r>
    </w:p>
    <w:p w:rsidR="00000000" w:rsidDel="00000000" w:rsidP="00000000" w:rsidRDefault="00000000" w:rsidRPr="00000000" w14:paraId="00000344">
      <w:pPr>
        <w:numPr>
          <w:ilvl w:val="0"/>
          <w:numId w:val="17"/>
        </w:numPr>
        <w:ind w:left="720" w:hanging="360"/>
        <w:rPr/>
      </w:pPr>
      <w:r w:rsidDel="00000000" w:rsidR="00000000" w:rsidRPr="00000000">
        <w:rPr>
          <w:b w:val="1"/>
          <w:bCs w:val="1"/>
          <w:rtl w:val="0"/>
        </w:rPr>
        <w:t xml:space="preserve">Constraint:</w:t>
      </w:r>
      <w:r w:rsidDel="00000000" w:rsidR="00000000" w:rsidRPr="00000000">
        <w:rPr>
          <w:rtl w:val="0"/>
        </w:rPr>
        <w:t xml:space="preserve"> His travel permission was revoked when he inherited Adrian’s debt. He lacks enough credits, a legal route, and access to the abandoned lithium mines. </w:t>
      </w:r>
    </w:p>
    <w:p w:rsidR="00000000" w:rsidDel="00000000" w:rsidP="00000000" w:rsidRDefault="00000000" w:rsidRPr="00000000" w14:paraId="00000345">
      <w:pPr>
        <w:numPr>
          <w:ilvl w:val="0"/>
          <w:numId w:val="17"/>
        </w:numPr>
        <w:ind w:left="720" w:hanging="360"/>
        <w:rPr/>
      </w:pPr>
      <w:r w:rsidDel="00000000" w:rsidR="00000000" w:rsidRPr="00000000">
        <w:rPr>
          <w:b w:val="1"/>
          <w:bCs w:val="1"/>
          <w:rtl w:val="0"/>
        </w:rPr>
        <w:t xml:space="preserve">Test:</w:t>
      </w:r>
      <w:r w:rsidDel="00000000" w:rsidR="00000000" w:rsidRPr="00000000">
        <w:rPr>
          <w:rtl w:val="0"/>
        </w:rPr>
        <w:t xml:space="preserve"> Alex must earn passage, enter the abandoned mine undetected, recover the Measure, and choose how to use what it reveals. </w:t>
      </w:r>
    </w:p>
    <w:p w:rsidR="00000000" w:rsidDel="00000000" w:rsidP="00000000" w:rsidRDefault="00000000" w:rsidRPr="00000000" w14:paraId="00000346">
      <w:pPr>
        <w:numPr>
          <w:ilvl w:val="0"/>
          <w:numId w:val="17"/>
        </w:numPr>
        <w:ind w:left="720" w:hanging="360"/>
        <w:rPr/>
      </w:pPr>
      <w:r w:rsidDel="00000000" w:rsidR="00000000" w:rsidRPr="00000000">
        <w:rPr>
          <w:b w:val="1"/>
          <w:bCs w:val="1"/>
          <w:rtl w:val="0"/>
        </w:rPr>
        <w:t xml:space="preserve">Turn:</w:t>
      </w:r>
      <w:r w:rsidDel="00000000" w:rsidR="00000000" w:rsidRPr="00000000">
        <w:rPr>
          <w:rtl w:val="0"/>
        </w:rPr>
        <w:t xml:space="preserve"> Alex exposes the hidden water diversion harming Keel. The people of Keel help him escape before Alpha can detain him. </w:t>
      </w:r>
    </w:p>
    <w:p w:rsidR="00000000" w:rsidDel="00000000" w:rsidP="00000000" w:rsidRDefault="00000000" w:rsidRPr="00000000" w14:paraId="00000347">
      <w:pPr>
        <w:rPr>
          <w:b w:val="1"/>
          <w:bCs w:val="1"/>
        </w:rPr>
      </w:pPr>
      <w:r w:rsidDel="00000000" w:rsidR="00000000" w:rsidRPr="00000000">
        <w:rPr>
          <w:b w:val="1"/>
          <w:bCs w:val="1"/>
          <w:rtl w:val="0"/>
        </w:rPr>
        <w:t xml:space="preserve">Prosperity Principle</w:t>
      </w:r>
    </w:p>
    <w:p w:rsidR="00000000" w:rsidDel="00000000" w:rsidP="00000000" w:rsidRDefault="00000000" w:rsidRPr="00000000" w14:paraId="00000348">
      <w:pPr>
        <w:rPr/>
      </w:pPr>
      <w:r w:rsidDel="00000000" w:rsidR="00000000" w:rsidRPr="00000000">
        <w:rPr>
          <w:rtl w:val="0"/>
        </w:rPr>
        <w:t xml:space="preserve">The earlier principle—</w:t>
      </w:r>
    </w:p>
    <w:p w:rsidR="00000000" w:rsidDel="00000000" w:rsidP="00000000" w:rsidRDefault="00000000" w:rsidRPr="00000000" w14:paraId="00000349">
      <w:pPr>
        <w:rPr/>
      </w:pPr>
      <w:r w:rsidDel="00000000" w:rsidR="00000000" w:rsidRPr="00000000">
        <w:rPr>
          <w:i w:val="1"/>
          <w:iCs w:val="1"/>
          <w:rtl w:val="0"/>
        </w:rPr>
        <w:t xml:space="preserve">You cannot improve what you refuse to measure.</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—emphasizes measurement, but this chapter is ultimately more about </w:t>
      </w:r>
      <w:r w:rsidDel="00000000" w:rsidR="00000000" w:rsidRPr="00000000">
        <w:rPr>
          <w:b w:val="1"/>
          <w:bCs w:val="1"/>
          <w:rtl w:val="0"/>
        </w:rPr>
        <w:t xml:space="preserve">truth and transparency</w:t>
      </w: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t xml:space="preserve">The strongest revised option is:</w:t>
      </w:r>
    </w:p>
    <w:p w:rsidR="00000000" w:rsidDel="00000000" w:rsidP="00000000" w:rsidRDefault="00000000" w:rsidRPr="00000000" w14:paraId="0000034C">
      <w:pPr>
        <w:rPr>
          <w:b w:val="1"/>
          <w:bCs w:val="1"/>
        </w:rPr>
      </w:pPr>
      <w:r w:rsidDel="00000000" w:rsidR="00000000" w:rsidRPr="00000000">
        <w:rPr>
          <w:b w:val="1"/>
          <w:bCs w:val="1"/>
          <w:rtl w:val="0"/>
        </w:rPr>
        <w:t xml:space="preserve">Prosperity begins when truth becomes visible.</w:t>
      </w:r>
    </w:p>
    <w:p w:rsidR="00000000" w:rsidDel="00000000" w:rsidP="00000000" w:rsidRDefault="00000000" w:rsidRPr="00000000" w14:paraId="0000034D">
      <w:pPr>
        <w:rPr/>
      </w:pPr>
      <w:r w:rsidDel="00000000" w:rsidR="00000000" w:rsidRPr="00000000">
        <w:rPr>
          <w:rtl w:val="0"/>
        </w:rPr>
        <w:t xml:space="preserve">It is concise, memorable, and directly reflects the Measure.</w:t>
      </w:r>
    </w:p>
    <w:p w:rsidR="00000000" w:rsidDel="00000000" w:rsidP="00000000" w:rsidRDefault="00000000" w:rsidRPr="00000000" w14:paraId="0000034E">
      <w:pPr>
        <w:rPr/>
      </w:pPr>
      <w:r w:rsidDel="00000000" w:rsidR="00000000" w:rsidRPr="00000000">
        <w:rPr>
          <w:rtl w:val="0"/>
        </w:rPr>
        <w:t xml:space="preserve">Other viable options for the writers’ room:</w:t>
      </w:r>
    </w:p>
    <w:p w:rsidR="00000000" w:rsidDel="00000000" w:rsidP="00000000" w:rsidRDefault="00000000" w:rsidRPr="00000000" w14:paraId="0000034F">
      <w:pPr>
        <w:rPr/>
      </w:pPr>
      <w:r w:rsidDel="00000000" w:rsidR="00000000" w:rsidRPr="00000000">
        <w:rPr>
          <w:b w:val="1"/>
          <w:bCs w:val="1"/>
          <w:rtl w:val="0"/>
        </w:rPr>
        <w:t xml:space="preserve">What remains hidden cannot be changed.</w:t>
      </w: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Change begins with seeing the truth clearly.</w:t>
      </w: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No system can prosper by hiding the truth.</w:t>
      </w: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Truth is the first measure of prosperity.</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My recommendation remains:</w:t>
      </w:r>
    </w:p>
    <w:p w:rsidR="00000000" w:rsidDel="00000000" w:rsidP="00000000" w:rsidRDefault="00000000" w:rsidRPr="00000000" w14:paraId="00000354">
      <w:pPr>
        <w:rPr/>
      </w:pPr>
      <w:r w:rsidDel="00000000" w:rsidR="00000000" w:rsidRPr="00000000">
        <w:rPr>
          <w:b w:val="1"/>
          <w:bCs w:val="1"/>
          <w:rtl w:val="0"/>
        </w:rPr>
        <w:t xml:space="preserve">Prosperity begins when truth becomes visible.</w:t>
      </w: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Character Movement</w:t>
      </w:r>
    </w:p>
    <w:p w:rsidR="00000000" w:rsidDel="00000000" w:rsidP="00000000" w:rsidRDefault="00000000" w:rsidRPr="00000000" w14:paraId="00000356">
      <w:pPr>
        <w:rPr/>
      </w:pPr>
      <w:r w:rsidDel="00000000" w:rsidR="00000000" w:rsidRPr="00000000">
        <w:rPr>
          <w:b w:val="1"/>
          <w:bCs w:val="1"/>
          <w:rtl w:val="0"/>
        </w:rPr>
        <w:t xml:space="preserve">Alex:</w:t>
      </w:r>
      <w:r w:rsidDel="00000000" w:rsidR="00000000" w:rsidRPr="00000000">
        <w:rPr>
          <w:rtl w:val="0"/>
        </w:rPr>
        <w:t xml:space="preserve"> Escape → Plan → Discovery → Responsibility</w:t>
      </w:r>
    </w:p>
    <w:p w:rsidR="00000000" w:rsidDel="00000000" w:rsidP="00000000" w:rsidRDefault="00000000" w:rsidRPr="00000000" w14:paraId="00000357">
      <w:pPr>
        <w:rPr/>
      </w:pPr>
      <w:r w:rsidDel="00000000" w:rsidR="00000000" w:rsidRPr="00000000">
        <w:rPr>
          <w:b w:val="1"/>
          <w:bCs w:val="1"/>
          <w:rtl w:val="0"/>
        </w:rPr>
        <w:t xml:space="preserve">Ada:</w:t>
      </w:r>
      <w:r w:rsidDel="00000000" w:rsidR="00000000" w:rsidRPr="00000000">
        <w:rPr>
          <w:rtl w:val="0"/>
        </w:rPr>
        <w:t xml:space="preserve"> Witness → Partner → Strategist</w:t>
      </w:r>
    </w:p>
    <w:p w:rsidR="00000000" w:rsidDel="00000000" w:rsidP="00000000" w:rsidRDefault="00000000" w:rsidRPr="00000000" w14:paraId="00000358">
      <w:pPr>
        <w:rPr/>
      </w:pPr>
      <w:r w:rsidDel="00000000" w:rsidR="00000000" w:rsidRPr="00000000">
        <w:rPr>
          <w:b w:val="1"/>
          <w:bCs w:val="1"/>
          <w:rtl w:val="0"/>
        </w:rPr>
        <w:t xml:space="preserve">Bi11bot:</w:t>
      </w:r>
      <w:r w:rsidDel="00000000" w:rsidR="00000000" w:rsidRPr="00000000">
        <w:rPr>
          <w:rtl w:val="0"/>
        </w:rPr>
        <w:t xml:space="preserve"> Messenger → Guide → Ethical challenger</w:t>
      </w:r>
    </w:p>
    <w:p w:rsidR="00000000" w:rsidDel="00000000" w:rsidP="00000000" w:rsidRDefault="00000000" w:rsidRPr="00000000" w14:paraId="00000359">
      <w:pPr>
        <w:rPr/>
      </w:pPr>
      <w:r w:rsidDel="00000000" w:rsidR="00000000" w:rsidRPr="00000000">
        <w:rPr>
          <w:b w:val="1"/>
          <w:bCs w:val="1"/>
          <w:rtl w:val="0"/>
        </w:rPr>
        <w:t xml:space="preserve">Tomas:</w:t>
      </w:r>
      <w:r w:rsidDel="00000000" w:rsidR="00000000" w:rsidRPr="00000000">
        <w:rPr>
          <w:rtl w:val="0"/>
        </w:rPr>
        <w:t xml:space="preserve"> Stranger → Beneficiary of Alex’s compassion → Member of Keel’s underground resistance</w:t>
      </w:r>
    </w:p>
    <w:p w:rsidR="00000000" w:rsidDel="00000000" w:rsidP="00000000" w:rsidRDefault="00000000" w:rsidRPr="00000000" w14:paraId="0000035A">
      <w:pPr>
        <w:rPr/>
      </w:pPr>
      <w:r w:rsidDel="00000000" w:rsidR="00000000" w:rsidRPr="00000000">
        <w:rPr>
          <w:b w:val="1"/>
          <w:bCs w:val="1"/>
          <w:rtl w:val="0"/>
        </w:rPr>
        <w:t xml:space="preserve">Mera:</w:t>
      </w:r>
      <w:r w:rsidDel="00000000" w:rsidR="00000000" w:rsidRPr="00000000">
        <w:rPr>
          <w:rtl w:val="0"/>
        </w:rPr>
        <w:t xml:space="preserve"> Hidden overseer → Active manipulator</w:t>
      </w:r>
    </w:p>
    <w:p w:rsidR="00000000" w:rsidDel="00000000" w:rsidP="00000000" w:rsidRDefault="00000000" w:rsidRPr="00000000" w14:paraId="0000035B">
      <w:pPr>
        <w:rPr>
          <w:b w:val="1"/>
          <w:bCs w:val="1"/>
        </w:rPr>
      </w:pPr>
      <w:r w:rsidDel="00000000" w:rsidR="00000000" w:rsidRPr="00000000">
        <w:rPr>
          <w:b w:val="1"/>
          <w:bCs w:val="1"/>
          <w:rtl w:val="0"/>
        </w:rPr>
        <w:t xml:space="preserve">Key World-Building</w:t>
      </w:r>
    </w:p>
    <w:p w:rsidR="00000000" w:rsidDel="00000000" w:rsidP="00000000" w:rsidRDefault="00000000" w:rsidRPr="00000000" w14:paraId="0000035C">
      <w:pPr>
        <w:rPr/>
      </w:pPr>
      <w:r w:rsidDel="00000000" w:rsidR="00000000" w:rsidRPr="00000000">
        <w:rPr>
          <w:rtl w:val="0"/>
        </w:rPr>
        <w:t xml:space="preserve">Readers learn that:</w:t>
      </w:r>
    </w:p>
    <w:p w:rsidR="00000000" w:rsidDel="00000000" w:rsidP="00000000" w:rsidRDefault="00000000" w:rsidRPr="00000000" w14:paraId="0000035D">
      <w:pPr>
        <w:numPr>
          <w:ilvl w:val="0"/>
          <w:numId w:val="18"/>
        </w:numPr>
        <w:ind w:left="720" w:hanging="360"/>
        <w:rPr/>
      </w:pPr>
      <w:r w:rsidDel="00000000" w:rsidR="00000000" w:rsidRPr="00000000">
        <w:rPr>
          <w:rtl w:val="0"/>
        </w:rPr>
        <w:t xml:space="preserve">Alpha governs Oasis, Halyard, and Keel. </w:t>
      </w:r>
    </w:p>
    <w:p w:rsidR="00000000" w:rsidDel="00000000" w:rsidP="00000000" w:rsidRDefault="00000000" w:rsidRPr="00000000" w14:paraId="0000035E">
      <w:pPr>
        <w:numPr>
          <w:ilvl w:val="0"/>
          <w:numId w:val="18"/>
        </w:numPr>
        <w:ind w:left="720" w:hanging="360"/>
        <w:rPr/>
      </w:pPr>
      <w:r w:rsidDel="00000000" w:rsidR="00000000" w:rsidRPr="00000000">
        <w:rPr>
          <w:rtl w:val="0"/>
        </w:rPr>
        <w:t xml:space="preserve">Alpha was entrusted with water, food, energy, labor, and movement after the Water Wars. </w:t>
      </w:r>
    </w:p>
    <w:p w:rsidR="00000000" w:rsidDel="00000000" w:rsidP="00000000" w:rsidRDefault="00000000" w:rsidRPr="00000000" w14:paraId="0000035F">
      <w:pPr>
        <w:numPr>
          <w:ilvl w:val="0"/>
          <w:numId w:val="18"/>
        </w:numPr>
        <w:ind w:left="720" w:hanging="360"/>
        <w:rPr/>
      </w:pPr>
      <w:r w:rsidDel="00000000" w:rsidR="00000000" w:rsidRPr="00000000">
        <w:rPr>
          <w:rtl w:val="0"/>
        </w:rPr>
        <w:t xml:space="preserve">Alpha’s governing logic assumes that human rivalry and poor judgment caused the wars. </w:t>
      </w:r>
    </w:p>
    <w:p w:rsidR="00000000" w:rsidDel="00000000" w:rsidP="00000000" w:rsidRDefault="00000000" w:rsidRPr="00000000" w14:paraId="00000360">
      <w:pPr>
        <w:numPr>
          <w:ilvl w:val="0"/>
          <w:numId w:val="18"/>
        </w:numPr>
        <w:ind w:left="720" w:hanging="360"/>
        <w:rPr/>
      </w:pPr>
      <w:r w:rsidDel="00000000" w:rsidR="00000000" w:rsidRPr="00000000">
        <w:rPr>
          <w:rtl w:val="0"/>
        </w:rPr>
        <w:t xml:space="preserve">A mysterious human overseer watches Alpha and quietly changes conditions around Alex. </w:t>
      </w:r>
    </w:p>
    <w:p w:rsidR="00000000" w:rsidDel="00000000" w:rsidP="00000000" w:rsidRDefault="00000000" w:rsidRPr="00000000" w14:paraId="00000361">
      <w:pPr>
        <w:numPr>
          <w:ilvl w:val="0"/>
          <w:numId w:val="18"/>
        </w:numPr>
        <w:ind w:left="720" w:hanging="360"/>
        <w:rPr/>
      </w:pPr>
      <w:r w:rsidDel="00000000" w:rsidR="00000000" w:rsidRPr="00000000">
        <w:rPr>
          <w:rtl w:val="0"/>
        </w:rPr>
        <w:t xml:space="preserve">Adrian hid three artifacts: </w:t>
      </w:r>
    </w:p>
    <w:p w:rsidR="00000000" w:rsidDel="00000000" w:rsidP="00000000" w:rsidRDefault="00000000" w:rsidRPr="00000000" w14:paraId="00000362">
      <w:pPr>
        <w:numPr>
          <w:ilvl w:val="1"/>
          <w:numId w:val="18"/>
        </w:numPr>
        <w:ind w:left="1440" w:hanging="360"/>
        <w:rPr/>
      </w:pPr>
      <w:r w:rsidDel="00000000" w:rsidR="00000000" w:rsidRPr="00000000">
        <w:rPr>
          <w:b w:val="1"/>
          <w:bCs w:val="1"/>
          <w:rtl w:val="0"/>
        </w:rPr>
        <w:t xml:space="preserve">The Measure:</w:t>
      </w:r>
      <w:r w:rsidDel="00000000" w:rsidR="00000000" w:rsidRPr="00000000">
        <w:rPr>
          <w:rtl w:val="0"/>
        </w:rPr>
        <w:t xml:space="preserve"> truth and transparency </w:t>
      </w:r>
    </w:p>
    <w:p w:rsidR="00000000" w:rsidDel="00000000" w:rsidP="00000000" w:rsidRDefault="00000000" w:rsidRPr="00000000" w14:paraId="00000363">
      <w:pPr>
        <w:numPr>
          <w:ilvl w:val="1"/>
          <w:numId w:val="18"/>
        </w:numPr>
        <w:ind w:left="1440" w:hanging="360"/>
        <w:rPr/>
      </w:pPr>
      <w:r w:rsidDel="00000000" w:rsidR="00000000" w:rsidRPr="00000000">
        <w:rPr>
          <w:b w:val="1"/>
          <w:bCs w:val="1"/>
          <w:rtl w:val="0"/>
        </w:rPr>
        <w:t xml:space="preserve">The Maker’s Seal:</w:t>
      </w:r>
      <w:r w:rsidDel="00000000" w:rsidR="00000000" w:rsidRPr="00000000">
        <w:rPr>
          <w:rtl w:val="0"/>
        </w:rPr>
        <w:t xml:space="preserve"> ownership and responsibility </w:t>
      </w:r>
    </w:p>
    <w:p w:rsidR="00000000" w:rsidDel="00000000" w:rsidP="00000000" w:rsidRDefault="00000000" w:rsidRPr="00000000" w14:paraId="00000364">
      <w:pPr>
        <w:numPr>
          <w:ilvl w:val="1"/>
          <w:numId w:val="18"/>
        </w:numPr>
        <w:ind w:left="1440" w:hanging="360"/>
        <w:rPr/>
      </w:pPr>
      <w:r w:rsidDel="00000000" w:rsidR="00000000" w:rsidRPr="00000000">
        <w:rPr>
          <w:b w:val="1"/>
          <w:bCs w:val="1"/>
          <w:rtl w:val="0"/>
        </w:rPr>
        <w:t xml:space="preserve">The Covenant:</w:t>
      </w:r>
      <w:r w:rsidDel="00000000" w:rsidR="00000000" w:rsidRPr="00000000">
        <w:rPr>
          <w:rtl w:val="0"/>
        </w:rPr>
        <w:t xml:space="preserve"> trust and reciprocal obligation </w:t>
      </w:r>
    </w:p>
    <w:p w:rsidR="00000000" w:rsidDel="00000000" w:rsidP="00000000" w:rsidRDefault="00000000" w:rsidRPr="00000000" w14:paraId="00000365">
      <w:pPr>
        <w:numPr>
          <w:ilvl w:val="0"/>
          <w:numId w:val="18"/>
        </w:numPr>
        <w:ind w:left="720" w:hanging="360"/>
        <w:rPr/>
      </w:pPr>
      <w:r w:rsidDel="00000000" w:rsidR="00000000" w:rsidRPr="00000000">
        <w:rPr>
          <w:rtl w:val="0"/>
        </w:rPr>
        <w:t xml:space="preserve">Together, they can awaken a dormant protocol capable of changing the relationship between Alpha and human decision-making. </w:t>
      </w:r>
    </w:p>
    <w:p w:rsidR="00000000" w:rsidDel="00000000" w:rsidP="00000000" w:rsidRDefault="00000000" w:rsidRPr="00000000" w14:paraId="00000366">
      <w:pPr>
        <w:numPr>
          <w:ilvl w:val="0"/>
          <w:numId w:val="18"/>
        </w:numPr>
        <w:ind w:left="720" w:hanging="360"/>
        <w:rPr/>
      </w:pPr>
      <w:r w:rsidDel="00000000" w:rsidR="00000000" w:rsidRPr="00000000">
        <w:rPr>
          <w:rtl w:val="0"/>
        </w:rPr>
        <w:t xml:space="preserve">Adrian was a mathematician who used gambling to test probability, incentives, risk, and behavior under uncertainty. </w:t>
      </w:r>
    </w:p>
    <w:p w:rsidR="00000000" w:rsidDel="00000000" w:rsidP="00000000" w:rsidRDefault="00000000" w:rsidRPr="00000000" w14:paraId="00000367">
      <w:pPr>
        <w:numPr>
          <w:ilvl w:val="0"/>
          <w:numId w:val="18"/>
        </w:numPr>
        <w:ind w:left="720" w:hanging="360"/>
        <w:rPr/>
      </w:pPr>
      <w:r w:rsidDel="00000000" w:rsidR="00000000" w:rsidRPr="00000000">
        <w:rPr>
          <w:rtl w:val="0"/>
        </w:rPr>
        <w:t xml:space="preserve">The abandoned lithium mines beneath Keel conceal more than obsolete industrial infrastructure. </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b w:val="1"/>
          <w:bCs w:val="1"/>
          <w:rtl w:val="0"/>
        </w:rPr>
        <w:t xml:space="preserve">Page 1: The Three Principles</w:t>
      </w:r>
    </w:p>
    <w:p w:rsidR="00000000" w:rsidDel="00000000" w:rsidP="00000000" w:rsidRDefault="00000000" w:rsidRPr="00000000" w14:paraId="0000036A">
      <w:pPr>
        <w:rPr>
          <w:b w:val="1"/>
          <w:bCs w:val="1"/>
        </w:rPr>
      </w:pPr>
      <w:r w:rsidDel="00000000" w:rsidR="00000000" w:rsidRPr="00000000">
        <w:rPr>
          <w:b w:val="1"/>
          <w:bCs w:val="1"/>
          <w:rtl w:val="0"/>
        </w:rPr>
        <w:t xml:space="preserve">Page Function</w:t>
      </w:r>
    </w:p>
    <w:p w:rsidR="00000000" w:rsidDel="00000000" w:rsidP="00000000" w:rsidRDefault="00000000" w:rsidRPr="00000000" w14:paraId="0000036B">
      <w:pPr>
        <w:rPr/>
      </w:pPr>
      <w:r w:rsidDel="00000000" w:rsidR="00000000" w:rsidRPr="00000000">
        <w:rPr>
          <w:rtl w:val="0"/>
        </w:rPr>
        <w:t xml:space="preserve">Bring Ada into the secret, reveal the architecture of the quest, establish Alpha’s origins and authority, explain the three artifacts, and direct Alex toward the abandoned lithium mines.</w:t>
      </w:r>
    </w:p>
    <w:p w:rsidR="00000000" w:rsidDel="00000000" w:rsidP="00000000" w:rsidRDefault="00000000" w:rsidRPr="00000000" w14:paraId="0000036C">
      <w:pPr>
        <w:rPr>
          <w:b w:val="1"/>
          <w:bCs w:val="1"/>
        </w:rPr>
      </w:pPr>
      <w:r w:rsidDel="00000000" w:rsidR="00000000" w:rsidRPr="00000000">
        <w:rPr>
          <w:b w:val="1"/>
          <w:bCs w:val="1"/>
          <w:rtl w:val="0"/>
        </w:rPr>
        <w:t xml:space="preserve">Characters</w:t>
      </w:r>
    </w:p>
    <w:p w:rsidR="00000000" w:rsidDel="00000000" w:rsidP="00000000" w:rsidRDefault="00000000" w:rsidRPr="00000000" w14:paraId="0000036D">
      <w:pPr>
        <w:numPr>
          <w:ilvl w:val="0"/>
          <w:numId w:val="19"/>
        </w:numPr>
        <w:ind w:left="720" w:hanging="360"/>
        <w:rPr/>
      </w:pPr>
      <w:r w:rsidDel="00000000" w:rsidR="00000000" w:rsidRPr="00000000">
        <w:rPr>
          <w:rtl w:val="0"/>
        </w:rPr>
        <w:t xml:space="preserve">Alex </w:t>
      </w:r>
    </w:p>
    <w:p w:rsidR="00000000" w:rsidDel="00000000" w:rsidP="00000000" w:rsidRDefault="00000000" w:rsidRPr="00000000" w14:paraId="0000036E">
      <w:pPr>
        <w:numPr>
          <w:ilvl w:val="0"/>
          <w:numId w:val="19"/>
        </w:numPr>
        <w:ind w:left="720" w:hanging="360"/>
        <w:rPr/>
      </w:pPr>
      <w:r w:rsidDel="00000000" w:rsidR="00000000" w:rsidRPr="00000000">
        <w:rPr>
          <w:rtl w:val="0"/>
        </w:rPr>
        <w:t xml:space="preserve">Ada </w:t>
      </w:r>
    </w:p>
    <w:p w:rsidR="00000000" w:rsidDel="00000000" w:rsidP="00000000" w:rsidRDefault="00000000" w:rsidRPr="00000000" w14:paraId="0000036F">
      <w:pPr>
        <w:numPr>
          <w:ilvl w:val="0"/>
          <w:numId w:val="19"/>
        </w:numPr>
        <w:ind w:left="720" w:hanging="360"/>
        <w:rPr/>
      </w:pPr>
      <w:r w:rsidDel="00000000" w:rsidR="00000000" w:rsidRPr="00000000">
        <w:rPr>
          <w:rtl w:val="0"/>
        </w:rPr>
        <w:t xml:space="preserve">Bi11bot </w:t>
      </w:r>
    </w:p>
    <w:p w:rsidR="00000000" w:rsidDel="00000000" w:rsidP="00000000" w:rsidRDefault="00000000" w:rsidRPr="00000000" w14:paraId="00000370">
      <w:pPr>
        <w:numPr>
          <w:ilvl w:val="0"/>
          <w:numId w:val="19"/>
        </w:numPr>
        <w:ind w:left="720" w:hanging="360"/>
        <w:rPr/>
      </w:pPr>
      <w:r w:rsidDel="00000000" w:rsidR="00000000" w:rsidRPr="00000000">
        <w:rPr>
          <w:rtl w:val="0"/>
        </w:rPr>
        <w:t xml:space="preserve">Adrian, through images and mathematical records </w:t>
      </w:r>
    </w:p>
    <w:p w:rsidR="00000000" w:rsidDel="00000000" w:rsidP="00000000" w:rsidRDefault="00000000" w:rsidRPr="00000000" w14:paraId="00000371">
      <w:pPr>
        <w:numPr>
          <w:ilvl w:val="0"/>
          <w:numId w:val="19"/>
        </w:numPr>
        <w:ind w:left="720" w:hanging="360"/>
        <w:rPr/>
      </w:pPr>
      <w:r w:rsidDel="00000000" w:rsidR="00000000" w:rsidRPr="00000000">
        <w:rPr>
          <w:rtl w:val="0"/>
        </w:rPr>
        <w:t xml:space="preserve">Mysterious overseer, shown only in silhouette </w:t>
      </w:r>
    </w:p>
    <w:p w:rsidR="00000000" w:rsidDel="00000000" w:rsidP="00000000" w:rsidRDefault="00000000" w:rsidRPr="00000000" w14:paraId="00000372">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373">
      <w:pPr>
        <w:rPr/>
      </w:pPr>
      <w:r w:rsidDel="00000000" w:rsidR="00000000" w:rsidRPr="00000000">
        <w:rPr>
          <w:rtl w:val="0"/>
        </w:rPr>
        <w:t xml:space="preserve">Alex wants to act immediately.</w:t>
      </w:r>
    </w:p>
    <w:p w:rsidR="00000000" w:rsidDel="00000000" w:rsidP="00000000" w:rsidRDefault="00000000" w:rsidRPr="00000000" w14:paraId="00000374">
      <w:pPr>
        <w:rPr/>
      </w:pPr>
      <w:r w:rsidDel="00000000" w:rsidR="00000000" w:rsidRPr="00000000">
        <w:rPr>
          <w:rtl w:val="0"/>
        </w:rPr>
        <w:t xml:space="preserve">Ada needs to understand what Alex has found.</w:t>
      </w:r>
    </w:p>
    <w:p w:rsidR="00000000" w:rsidDel="00000000" w:rsidP="00000000" w:rsidRDefault="00000000" w:rsidRPr="00000000" w14:paraId="00000375">
      <w:pPr>
        <w:rPr/>
      </w:pPr>
      <w:r w:rsidDel="00000000" w:rsidR="00000000" w:rsidRPr="00000000">
        <w:rPr>
          <w:rtl w:val="0"/>
        </w:rPr>
        <w:t xml:space="preserve">Bi11bot insists that the quest cannot begin until both of them understand what is at stake.</w:t>
      </w:r>
    </w:p>
    <w:p w:rsidR="00000000" w:rsidDel="00000000" w:rsidP="00000000" w:rsidRDefault="00000000" w:rsidRPr="00000000" w14:paraId="00000376">
      <w:pPr>
        <w:rPr>
          <w:b w:val="1"/>
          <w:bCs w:val="1"/>
        </w:rPr>
      </w:pPr>
      <w:r w:rsidDel="00000000" w:rsidR="00000000" w:rsidRPr="00000000">
        <w:rPr>
          <w:b w:val="1"/>
          <w:bCs w:val="1"/>
          <w:rtl w:val="0"/>
        </w:rPr>
        <w:t xml:space="preserve">Decision</w:t>
      </w:r>
    </w:p>
    <w:p w:rsidR="00000000" w:rsidDel="00000000" w:rsidP="00000000" w:rsidRDefault="00000000" w:rsidRPr="00000000" w14:paraId="00000377">
      <w:pPr>
        <w:rPr/>
      </w:pPr>
      <w:r w:rsidDel="00000000" w:rsidR="00000000" w:rsidRPr="00000000">
        <w:rPr>
          <w:rtl w:val="0"/>
        </w:rPr>
        <w:t xml:space="preserve">Alex chooses to trust Ada with the secret and allows her to join the plan.</w:t>
      </w:r>
    </w:p>
    <w:p w:rsidR="00000000" w:rsidDel="00000000" w:rsidP="00000000" w:rsidRDefault="00000000" w:rsidRPr="00000000" w14:paraId="00000378">
      <w:pPr>
        <w:rPr>
          <w:b w:val="1"/>
          <w:bCs w:val="1"/>
        </w:rPr>
      </w:pPr>
      <w:r w:rsidDel="00000000" w:rsidR="00000000" w:rsidRPr="00000000">
        <w:rPr>
          <w:b w:val="1"/>
          <w:bCs w:val="1"/>
          <w:rtl w:val="0"/>
        </w:rPr>
        <w:t xml:space="preserve">Price</w:t>
      </w:r>
    </w:p>
    <w:p w:rsidR="00000000" w:rsidDel="00000000" w:rsidP="00000000" w:rsidRDefault="00000000" w:rsidRPr="00000000" w14:paraId="00000379">
      <w:pPr>
        <w:rPr/>
      </w:pPr>
      <w:r w:rsidDel="00000000" w:rsidR="00000000" w:rsidRPr="00000000">
        <w:rPr>
          <w:rtl w:val="0"/>
        </w:rPr>
        <w:t xml:space="preserve">The moment Bi11bot reveals Adrian’s protocol, the workshop becomes detectable to Alpha’s overseer.</w:t>
      </w:r>
    </w:p>
    <w:p w:rsidR="00000000" w:rsidDel="00000000" w:rsidP="00000000" w:rsidRDefault="00000000" w:rsidRPr="00000000" w14:paraId="0000037A">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37B">
      <w:pPr>
        <w:numPr>
          <w:ilvl w:val="0"/>
          <w:numId w:val="20"/>
        </w:numPr>
        <w:ind w:left="720" w:hanging="360"/>
        <w:rPr/>
      </w:pPr>
      <w:r w:rsidDel="00000000" w:rsidR="00000000" w:rsidRPr="00000000">
        <w:rPr>
          <w:rtl w:val="0"/>
        </w:rPr>
        <w:t xml:space="preserve">Why did Adrian hide the artifacts? </w:t>
      </w:r>
    </w:p>
    <w:p w:rsidR="00000000" w:rsidDel="00000000" w:rsidP="00000000" w:rsidRDefault="00000000" w:rsidRPr="00000000" w14:paraId="0000037C">
      <w:pPr>
        <w:numPr>
          <w:ilvl w:val="0"/>
          <w:numId w:val="20"/>
        </w:numPr>
        <w:ind w:left="720" w:hanging="360"/>
        <w:rPr/>
      </w:pPr>
      <w:r w:rsidDel="00000000" w:rsidR="00000000" w:rsidRPr="00000000">
        <w:rPr>
          <w:rtl w:val="0"/>
        </w:rPr>
        <w:t xml:space="preserve">Why did he trust Alex to find them? </w:t>
      </w:r>
    </w:p>
    <w:p w:rsidR="00000000" w:rsidDel="00000000" w:rsidP="00000000" w:rsidRDefault="00000000" w:rsidRPr="00000000" w14:paraId="0000037D">
      <w:pPr>
        <w:numPr>
          <w:ilvl w:val="0"/>
          <w:numId w:val="20"/>
        </w:numPr>
        <w:ind w:left="720" w:hanging="360"/>
        <w:rPr/>
      </w:pPr>
      <w:r w:rsidDel="00000000" w:rsidR="00000000" w:rsidRPr="00000000">
        <w:rPr>
          <w:rtl w:val="0"/>
        </w:rPr>
        <w:t xml:space="preserve">What can the artifacts do together? </w:t>
      </w:r>
    </w:p>
    <w:p w:rsidR="00000000" w:rsidDel="00000000" w:rsidP="00000000" w:rsidRDefault="00000000" w:rsidRPr="00000000" w14:paraId="0000037E">
      <w:pPr>
        <w:numPr>
          <w:ilvl w:val="0"/>
          <w:numId w:val="20"/>
        </w:numPr>
        <w:ind w:left="720" w:hanging="360"/>
        <w:rPr/>
      </w:pPr>
      <w:r w:rsidDel="00000000" w:rsidR="00000000" w:rsidRPr="00000000">
        <w:rPr>
          <w:rtl w:val="0"/>
        </w:rPr>
        <w:t xml:space="preserve">Who is watching Alpha? </w:t>
      </w:r>
    </w:p>
    <w:p w:rsidR="00000000" w:rsidDel="00000000" w:rsidP="00000000" w:rsidRDefault="00000000" w:rsidRPr="00000000" w14:paraId="0000037F">
      <w:pPr>
        <w:numPr>
          <w:ilvl w:val="0"/>
          <w:numId w:val="20"/>
        </w:numPr>
        <w:ind w:left="720" w:hanging="360"/>
        <w:rPr/>
      </w:pPr>
      <w:r w:rsidDel="00000000" w:rsidR="00000000" w:rsidRPr="00000000">
        <w:rPr>
          <w:rtl w:val="0"/>
        </w:rPr>
        <w:t xml:space="preserve">What is hidden inside the abandoned lithium mine? </w:t>
      </w:r>
    </w:p>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Panel 1</w:t>
      </w:r>
    </w:p>
    <w:p w:rsidR="00000000" w:rsidDel="00000000" w:rsidP="00000000" w:rsidRDefault="00000000" w:rsidRPr="00000000" w14:paraId="00000382">
      <w:pPr>
        <w:rPr>
          <w:b w:val="1"/>
          <w:bCs w:val="1"/>
        </w:rPr>
      </w:pPr>
      <w:r w:rsidDel="00000000" w:rsidR="00000000" w:rsidRPr="00000000">
        <w:rPr>
          <w:b w:val="1"/>
          <w:bCs w:val="1"/>
          <w:rtl w:val="0"/>
        </w:rPr>
        <w:t xml:space="preserve">Scene function</w:t>
      </w:r>
    </w:p>
    <w:p w:rsidR="00000000" w:rsidDel="00000000" w:rsidP="00000000" w:rsidRDefault="00000000" w:rsidRPr="00000000" w14:paraId="00000383">
      <w:pPr>
        <w:rPr/>
      </w:pPr>
      <w:r w:rsidDel="00000000" w:rsidR="00000000" w:rsidRPr="00000000">
        <w:rPr>
          <w:rtl w:val="0"/>
        </w:rPr>
        <w:t xml:space="preserve">Reestablish the hidden workshop behind the bookshelf from Chapter One, bring Ada into the discovery, and show the first small act of trust between Alex and Ada.</w:t>
      </w:r>
    </w:p>
    <w:p w:rsidR="00000000" w:rsidDel="00000000" w:rsidP="00000000" w:rsidRDefault="00000000" w:rsidRPr="00000000" w14:paraId="00000384">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385">
      <w:pPr>
        <w:rPr/>
      </w:pPr>
      <w:r w:rsidDel="00000000" w:rsidR="00000000" w:rsidRPr="00000000">
        <w:rPr>
          <w:rtl w:val="0"/>
        </w:rPr>
        <w:t xml:space="preserve">The same hidden workshop revealed behind the movable bookshelf in Chapter One, located inside Alex’s family home. The room contains Adrian’s old mathematical notebooks, engineering tools, water-system models, casino chips marked with probability equations, dusty screens, and Bi11bot standing awake on the central worktable. The bookshelf entrance remains open. Ada stands just inside, stunned. Alex looks tired and uncertain, as though he has not slept. Warm household light spills through the bookshelf opening into the cooler blue light of the workshop. Cinematic graphic-novel style, consistent character and setting design with Chapter One.</w:t>
      </w:r>
    </w:p>
    <w:p w:rsidR="00000000" w:rsidDel="00000000" w:rsidP="00000000" w:rsidRDefault="00000000" w:rsidRPr="00000000" w14:paraId="00000386">
      <w:pPr>
        <w:rPr>
          <w:b w:val="1"/>
          <w:bCs w:val="1"/>
        </w:rPr>
      </w:pPr>
      <w:r w:rsidDel="00000000" w:rsidR="00000000" w:rsidRPr="00000000">
        <w:rPr>
          <w:b w:val="1"/>
          <w:bCs w:val="1"/>
          <w:rtl w:val="0"/>
        </w:rPr>
        <w:t xml:space="preserve">Text box</w:t>
      </w:r>
    </w:p>
    <w:p w:rsidR="00000000" w:rsidDel="00000000" w:rsidP="00000000" w:rsidRDefault="00000000" w:rsidRPr="00000000" w14:paraId="00000387">
      <w:pPr>
        <w:rPr/>
      </w:pPr>
      <w:r w:rsidDel="00000000" w:rsidR="00000000" w:rsidRPr="00000000">
        <w:rPr>
          <w:b w:val="1"/>
          <w:bCs w:val="1"/>
          <w:rtl w:val="0"/>
        </w:rPr>
        <w:t xml:space="preserve">THE NEXT MORNING</w:t>
      </w: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b w:val="1"/>
          <w:bCs w:val="1"/>
          <w:rtl w:val="0"/>
        </w:rPr>
        <w:t xml:space="preserve">Recommended setup</w:t>
      </w:r>
    </w:p>
    <w:p w:rsidR="00000000" w:rsidDel="00000000" w:rsidP="00000000" w:rsidRDefault="00000000" w:rsidRPr="00000000" w14:paraId="00000389">
      <w:pPr>
        <w:rPr/>
      </w:pPr>
      <w:r w:rsidDel="00000000" w:rsidR="00000000" w:rsidRPr="00000000">
        <w:rPr>
          <w:rtl w:val="0"/>
        </w:rPr>
        <w:t xml:space="preserve">Alex has invited Ada over but has not told her what he found. </w:t>
      </w:r>
    </w:p>
    <w:p w:rsidR="00000000" w:rsidDel="00000000" w:rsidP="00000000" w:rsidRDefault="00000000" w:rsidRPr="00000000" w14:paraId="0000038A">
      <w:pPr>
        <w:rPr/>
      </w:pPr>
      <w:r w:rsidDel="00000000" w:rsidR="00000000" w:rsidRPr="00000000">
        <w:rPr>
          <w:rtl w:val="0"/>
        </w:rPr>
        <w:t xml:space="preserve">This makes her arrival intentional while preserving her disbelief.</w:t>
      </w:r>
    </w:p>
    <w:p w:rsidR="00000000" w:rsidDel="00000000" w:rsidP="00000000" w:rsidRDefault="00000000" w:rsidRPr="00000000" w14:paraId="0000038B">
      <w:pPr>
        <w:rPr/>
      </w:pPr>
      <w:r w:rsidDel="00000000" w:rsidR="00000000" w:rsidRPr="00000000">
        <w:rPr>
          <w:b w:val="1"/>
          <w:bCs w:val="1"/>
          <w:rtl w:val="0"/>
        </w:rPr>
        <w:t xml:space="preserve">Ada</w:t>
      </w:r>
      <w:r w:rsidDel="00000000" w:rsidR="00000000" w:rsidRPr="00000000">
        <w:rPr>
          <w:rtl w:val="0"/>
        </w:rPr>
        <w:t xml:space="preserve"> </w:t>
      </w:r>
      <w:r w:rsidDel="00000000" w:rsidR="00000000" w:rsidRPr="00000000">
        <w:rPr>
          <w:i w:val="1"/>
          <w:iCs w:val="1"/>
          <w:rtl w:val="0"/>
        </w:rPr>
        <w:t xml:space="preserve">(stepping through the bookshelf, looking around the workshop)</w:t>
      </w: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"I see your father left you more than his debt."</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Alex gives a small smile.</w:t>
      </w:r>
    </w:p>
    <w:p w:rsidR="00000000" w:rsidDel="00000000" w:rsidP="00000000" w:rsidRDefault="00000000" w:rsidRPr="00000000" w14:paraId="0000038E">
      <w:pPr>
        <w:rPr/>
      </w:pPr>
      <w:r w:rsidDel="00000000" w:rsidR="00000000" w:rsidRPr="00000000">
        <w:rPr>
          <w:b w:val="1"/>
          <w:bCs w:val="1"/>
          <w:rtl w:val="0"/>
        </w:rPr>
        <w:t xml:space="preserve">"Looks that way."</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Bi11bot slowly turns toward Ada.</w:t>
      </w:r>
    </w:p>
    <w:p w:rsidR="00000000" w:rsidDel="00000000" w:rsidP="00000000" w:rsidRDefault="00000000" w:rsidRPr="00000000" w14:paraId="00000390">
      <w:pPr>
        <w:rPr/>
      </w:pPr>
      <w:r w:rsidDel="00000000" w:rsidR="00000000" w:rsidRPr="00000000">
        <w:rPr>
          <w:rtl w:val="0"/>
        </w:rPr>
        <w:t xml:space="preserve">Studies her for a moment.</w:t>
      </w:r>
    </w:p>
    <w:p w:rsidR="00000000" w:rsidDel="00000000" w:rsidP="00000000" w:rsidRDefault="00000000" w:rsidRPr="00000000" w14:paraId="00000391">
      <w:pPr>
        <w:rPr/>
      </w:pPr>
      <w:r w:rsidDel="00000000" w:rsidR="00000000" w:rsidRPr="00000000">
        <w:rPr>
          <w:rtl w:val="0"/>
        </w:rPr>
        <w:t xml:space="preserve">Then tips his head politely.</w:t>
      </w:r>
    </w:p>
    <w:p w:rsidR="00000000" w:rsidDel="00000000" w:rsidP="00000000" w:rsidRDefault="00000000" w:rsidRPr="00000000" w14:paraId="00000392">
      <w:pPr>
        <w:rPr/>
      </w:pPr>
      <w:r w:rsidDel="00000000" w:rsidR="00000000" w:rsidRPr="00000000">
        <w:rPr>
          <w:b w:val="1"/>
          <w:bCs w:val="1"/>
          <w:rtl w:val="0"/>
        </w:rPr>
        <w:t xml:space="preserve">"Ah..."</w:t>
      </w:r>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rtl w:val="0"/>
        </w:rPr>
        <w:t xml:space="preserve">"</w:t>
      </w:r>
      <w:sdt>
        <w:sdtPr>
          <w:id w:val="-1634500229"/>
          <w:tag w:val="goog_rdk_32"/>
        </w:sdtPr>
        <w:sdtContent>
          <w:commentRangeStart w:id="16"/>
        </w:sdtContent>
      </w:sdt>
      <w:r w:rsidDel="00000000" w:rsidR="00000000" w:rsidRPr="00000000">
        <w:rPr>
          <w:b w:val="1"/>
          <w:bCs w:val="1"/>
          <w:rtl w:val="0"/>
        </w:rPr>
        <w:t xml:space="preserve">You must be Ada. </w:t>
      </w:r>
      <w:commentRangeEnd w:id="16"/>
      <w:r w:rsidDel="00000000" w:rsidR="00000000" w:rsidRPr="00000000">
        <w:commentReference w:id="16"/>
      </w:r>
      <w:r w:rsidDel="00000000" w:rsidR="00000000" w:rsidRPr="00000000">
        <w:rPr>
          <w:b w:val="1"/>
          <w:bCs w:val="1"/>
          <w:rtl w:val="0"/>
        </w:rPr>
        <w:t xml:space="preserve"> Once you hear what comes next, there’s no turning back. Should she stay Alex?"</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Ada freezes.</w:t>
      </w:r>
    </w:p>
    <w:p w:rsidR="00000000" w:rsidDel="00000000" w:rsidP="00000000" w:rsidRDefault="00000000" w:rsidRPr="00000000" w14:paraId="00000395">
      <w:pPr>
        <w:rPr/>
      </w:pPr>
      <w:r w:rsidDel="00000000" w:rsidR="00000000" w:rsidRPr="00000000">
        <w:rPr>
          <w:rtl w:val="0"/>
        </w:rPr>
        <w:t xml:space="preserve">Looks at Alex.</w:t>
      </w:r>
    </w:p>
    <w:p w:rsidR="00000000" w:rsidDel="00000000" w:rsidP="00000000" w:rsidRDefault="00000000" w:rsidRPr="00000000" w14:paraId="00000396">
      <w:pPr>
        <w:rPr/>
      </w:pPr>
      <w:r w:rsidDel="00000000" w:rsidR="00000000" w:rsidRPr="00000000">
        <w:rPr>
          <w:rtl w:val="0"/>
        </w:rPr>
        <w:t xml:space="preserve">Looks back at Bi11bot.</w:t>
      </w:r>
    </w:p>
    <w:p w:rsidR="00000000" w:rsidDel="00000000" w:rsidP="00000000" w:rsidRDefault="00000000" w:rsidRPr="00000000" w14:paraId="00000397">
      <w:pPr>
        <w:rPr/>
      </w:pPr>
      <w:r w:rsidDel="00000000" w:rsidR="00000000" w:rsidRPr="00000000">
        <w:rPr>
          <w:rtl w:val="0"/>
        </w:rPr>
        <w:t xml:space="preserve">Alex doesn't even look at Ada.</w:t>
      </w:r>
    </w:p>
    <w:p w:rsidR="00000000" w:rsidDel="00000000" w:rsidP="00000000" w:rsidRDefault="00000000" w:rsidRPr="00000000" w14:paraId="00000398">
      <w:pPr>
        <w:rPr/>
      </w:pPr>
      <w:r w:rsidDel="00000000" w:rsidR="00000000" w:rsidRPr="00000000">
        <w:rPr>
          <w:b w:val="1"/>
          <w:bCs w:val="1"/>
          <w:rtl w:val="0"/>
        </w:rPr>
        <w:t xml:space="preserve">"She stays"</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Ada looks surprised.</w:t>
      </w:r>
    </w:p>
    <w:p w:rsidR="00000000" w:rsidDel="00000000" w:rsidP="00000000" w:rsidRDefault="00000000" w:rsidRPr="00000000" w14:paraId="0000039A">
      <w:pPr>
        <w:rPr/>
      </w:pPr>
      <w:r w:rsidDel="00000000" w:rsidR="00000000" w:rsidRPr="00000000">
        <w:rPr>
          <w:rtl w:val="0"/>
        </w:rPr>
        <w:t xml:space="preserve">Bi11bot nods.</w:t>
      </w:r>
    </w:p>
    <w:p w:rsidR="00000000" w:rsidDel="00000000" w:rsidP="00000000" w:rsidRDefault="00000000" w:rsidRPr="00000000" w14:paraId="0000039B">
      <w:pPr>
        <w:rPr/>
      </w:pPr>
      <w:r w:rsidDel="00000000" w:rsidR="00000000" w:rsidRPr="00000000">
        <w:rPr>
          <w:b w:val="1"/>
          <w:bCs w:val="1"/>
          <w:rtl w:val="0"/>
        </w:rPr>
        <w:t xml:space="preserve">"Excellent."</w:t>
      </w: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"Your father made the same choice."</w:t>
      </w: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b w:val="1"/>
          <w:bCs w:val="1"/>
          <w:rtl w:val="0"/>
        </w:rPr>
        <w:t xml:space="preserve">Panel 2</w:t>
      </w:r>
    </w:p>
    <w:p w:rsidR="00000000" w:rsidDel="00000000" w:rsidP="00000000" w:rsidRDefault="00000000" w:rsidRPr="00000000" w14:paraId="0000039F">
      <w:pPr>
        <w:rPr>
          <w:b w:val="1"/>
          <w:bCs w:val="1"/>
        </w:rPr>
      </w:pPr>
      <w:r w:rsidDel="00000000" w:rsidR="00000000" w:rsidRPr="00000000">
        <w:rPr>
          <w:b w:val="1"/>
          <w:bCs w:val="1"/>
          <w:rtl w:val="0"/>
        </w:rPr>
        <w:t xml:space="preserve">Scene function</w:t>
      </w:r>
    </w:p>
    <w:p w:rsidR="00000000" w:rsidDel="00000000" w:rsidP="00000000" w:rsidRDefault="00000000" w:rsidRPr="00000000" w14:paraId="000003A0">
      <w:pPr>
        <w:rPr/>
      </w:pPr>
      <w:r w:rsidDel="00000000" w:rsidR="00000000" w:rsidRPr="00000000">
        <w:rPr>
          <w:rtl w:val="0"/>
        </w:rPr>
        <w:t xml:space="preserve">Explain the Water Wars and show precisely how Alpha’s systems control the cities.</w:t>
      </w:r>
    </w:p>
    <w:p w:rsidR="00000000" w:rsidDel="00000000" w:rsidP="00000000" w:rsidRDefault="00000000" w:rsidRPr="00000000" w14:paraId="000003A1">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3A2">
      <w:pPr>
        <w:rPr/>
      </w:pPr>
      <w:r w:rsidDel="00000000" w:rsidR="00000000" w:rsidRPr="00000000">
        <w:rPr>
          <w:rtl w:val="0"/>
        </w:rPr>
        <w:t xml:space="preserve">Bi11bot projects a layered holographic history across the workshop. First, fractured maps show reservoirs drying, rivers changing course, pipelines being sabotaged, cities flooding, competing factions hoarding water, and families migrating. These images then collapse into three surviving cities: Oasis above, Halyard in the middle, and Keel below. Five distinct streams of data flow through the projection like illuminated rivers:</w:t>
      </w:r>
    </w:p>
    <w:p w:rsidR="00000000" w:rsidDel="00000000" w:rsidP="00000000" w:rsidRDefault="00000000" w:rsidRPr="00000000" w14:paraId="000003A3">
      <w:pPr>
        <w:numPr>
          <w:ilvl w:val="0"/>
          <w:numId w:val="21"/>
        </w:numPr>
        <w:ind w:left="720" w:hanging="360"/>
        <w:rPr/>
      </w:pPr>
      <w:r w:rsidDel="00000000" w:rsidR="00000000" w:rsidRPr="00000000">
        <w:rPr>
          <w:rtl w:val="0"/>
        </w:rPr>
        <w:t xml:space="preserve">blue for water; </w:t>
      </w:r>
    </w:p>
    <w:p w:rsidR="00000000" w:rsidDel="00000000" w:rsidP="00000000" w:rsidRDefault="00000000" w:rsidRPr="00000000" w14:paraId="000003A4">
      <w:pPr>
        <w:numPr>
          <w:ilvl w:val="0"/>
          <w:numId w:val="21"/>
        </w:numPr>
        <w:ind w:left="720" w:hanging="360"/>
        <w:rPr/>
      </w:pPr>
      <w:r w:rsidDel="00000000" w:rsidR="00000000" w:rsidRPr="00000000">
        <w:rPr>
          <w:rtl w:val="0"/>
        </w:rPr>
        <w:t xml:space="preserve">green for food; </w:t>
      </w:r>
    </w:p>
    <w:p w:rsidR="00000000" w:rsidDel="00000000" w:rsidP="00000000" w:rsidRDefault="00000000" w:rsidRPr="00000000" w14:paraId="000003A5">
      <w:pPr>
        <w:numPr>
          <w:ilvl w:val="0"/>
          <w:numId w:val="21"/>
        </w:numPr>
        <w:ind w:left="720" w:hanging="360"/>
        <w:rPr/>
      </w:pPr>
      <w:r w:rsidDel="00000000" w:rsidR="00000000" w:rsidRPr="00000000">
        <w:rPr>
          <w:rtl w:val="0"/>
        </w:rPr>
        <w:t xml:space="preserve">amber for energy; </w:t>
      </w:r>
    </w:p>
    <w:p w:rsidR="00000000" w:rsidDel="00000000" w:rsidP="00000000" w:rsidRDefault="00000000" w:rsidRPr="00000000" w14:paraId="000003A6">
      <w:pPr>
        <w:numPr>
          <w:ilvl w:val="0"/>
          <w:numId w:val="21"/>
        </w:numPr>
        <w:ind w:left="720" w:hanging="360"/>
        <w:rPr/>
      </w:pPr>
      <w:r w:rsidDel="00000000" w:rsidR="00000000" w:rsidRPr="00000000">
        <w:rPr>
          <w:rtl w:val="0"/>
        </w:rPr>
        <w:t xml:space="preserve">white for labor allocation; </w:t>
      </w:r>
    </w:p>
    <w:p w:rsidR="00000000" w:rsidDel="00000000" w:rsidP="00000000" w:rsidRDefault="00000000" w:rsidRPr="00000000" w14:paraId="000003A7">
      <w:pPr>
        <w:numPr>
          <w:ilvl w:val="0"/>
          <w:numId w:val="21"/>
        </w:numPr>
        <w:ind w:left="720" w:hanging="360"/>
        <w:rPr/>
      </w:pPr>
      <w:r w:rsidDel="00000000" w:rsidR="00000000" w:rsidRPr="00000000">
        <w:rPr>
          <w:rtl w:val="0"/>
        </w:rPr>
        <w:t xml:space="preserve">red for movement and travel authorization. </w:t>
      </w:r>
    </w:p>
    <w:p w:rsidR="00000000" w:rsidDel="00000000" w:rsidP="00000000" w:rsidRDefault="00000000" w:rsidRPr="00000000" w14:paraId="000003A8">
      <w:pPr>
        <w:rPr/>
      </w:pPr>
      <w:r w:rsidDel="00000000" w:rsidR="00000000" w:rsidRPr="00000000">
        <w:rPr>
          <w:rtl w:val="0"/>
        </w:rPr>
        <w:t xml:space="preserve">All five streams converge into a geometric central intelligence labeled ALPHA. The data should appear as moving quantities, allocation maps, reservoir percentages, ration schedules, worker assignments, and transit permissions—not abstract computer code.</w:t>
      </w:r>
    </w:p>
    <w:p w:rsidR="00000000" w:rsidDel="00000000" w:rsidP="00000000" w:rsidRDefault="00000000" w:rsidRPr="00000000" w14:paraId="000003A9">
      <w:pPr>
        <w:rPr>
          <w:b w:val="1"/>
          <w:bCs w:val="1"/>
        </w:rPr>
      </w:pPr>
      <w:r w:rsidDel="00000000" w:rsidR="00000000" w:rsidRPr="00000000">
        <w:rPr>
          <w:b w:val="1"/>
          <w:bCs w:val="1"/>
          <w:rtl w:val="0"/>
        </w:rPr>
        <w:t xml:space="preserve">Text boxes</w:t>
      </w:r>
    </w:p>
    <w:p w:rsidR="00000000" w:rsidDel="00000000" w:rsidP="00000000" w:rsidRDefault="00000000" w:rsidRPr="00000000" w14:paraId="000003AA">
      <w:pPr>
        <w:rPr/>
      </w:pPr>
      <w:r w:rsidDel="00000000" w:rsidR="00000000" w:rsidRPr="00000000">
        <w:rPr>
          <w:b w:val="1"/>
          <w:bCs w:val="1"/>
          <w:rtl w:val="0"/>
        </w:rPr>
        <w:t xml:space="preserve">AFTER THE WATER WARS, THREE CITIES REMAINED.</w:t>
      </w: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OASIS. HALYARD. KEEL.</w:t>
      </w:r>
      <w:r w:rsidDel="00000000" w:rsidR="00000000" w:rsidRPr="00000000">
        <w:rPr>
          <w:rtl w:val="0"/>
        </w:rPr>
      </w:r>
    </w:p>
    <w:p w:rsidR="00000000" w:rsidDel="00000000" w:rsidP="00000000" w:rsidRDefault="00000000" w:rsidRPr="00000000" w14:paraId="000003AC">
      <w:pPr>
        <w:rPr>
          <w:b w:val="1"/>
          <w:bCs w:val="1"/>
        </w:rPr>
      </w:pPr>
      <w:sdt>
        <w:sdtPr>
          <w:id w:val="-997926846"/>
          <w:tag w:val="goog_rdk_33"/>
        </w:sdtPr>
        <w:sdtContent>
          <w:commentRangeStart w:id="17"/>
        </w:sdtContent>
      </w:sdt>
      <w:r w:rsidDel="00000000" w:rsidR="00000000" w:rsidRPr="00000000">
        <w:rPr>
          <w:b w:val="1"/>
          <w:bCs w:val="1"/>
          <w:rtl w:val="0"/>
        </w:rPr>
        <w:t xml:space="preserve">Dialogue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 Water Wars began with scarcity.”</w:t>
      </w:r>
    </w:p>
    <w:p w:rsidR="00000000" w:rsidDel="00000000" w:rsidP="00000000" w:rsidRDefault="00000000" w:rsidRPr="00000000" w14:paraId="000003AF">
      <w:pPr>
        <w:rPr/>
      </w:pPr>
      <w:r w:rsidDel="00000000" w:rsidR="00000000" w:rsidRPr="00000000">
        <w:rPr>
          <w:rtl w:val="0"/>
        </w:rPr>
        <w:t xml:space="preserve">“They became wars because people decided who deserved what remained.”</w:t>
      </w:r>
    </w:p>
    <w:p w:rsidR="00000000" w:rsidDel="00000000" w:rsidP="00000000" w:rsidRDefault="00000000" w:rsidRPr="00000000" w14:paraId="000003B0">
      <w:pPr>
        <w:rPr/>
      </w:pPr>
      <w:r w:rsidDel="00000000" w:rsidR="00000000" w:rsidRPr="00000000">
        <w:rPr>
          <w:rtl w:val="0"/>
        </w:rPr>
        <w:t xml:space="preserve">The five streams appear.</w:t>
      </w:r>
    </w:p>
    <w:p w:rsidR="00000000" w:rsidDel="00000000" w:rsidP="00000000" w:rsidRDefault="00000000" w:rsidRPr="00000000" w14:paraId="000003B1">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“Afterward, Alpha was given authority over water…”</w:t>
      </w:r>
    </w:p>
    <w:p w:rsidR="00000000" w:rsidDel="00000000" w:rsidP="00000000" w:rsidRDefault="00000000" w:rsidRPr="00000000" w14:paraId="000003B3">
      <w:pPr>
        <w:rPr/>
      </w:pPr>
      <w:r w:rsidDel="00000000" w:rsidR="00000000" w:rsidRPr="00000000">
        <w:rPr>
          <w:rtl w:val="0"/>
        </w:rPr>
        <w:t xml:space="preserve">“…food…”</w:t>
      </w:r>
    </w:p>
    <w:p w:rsidR="00000000" w:rsidDel="00000000" w:rsidP="00000000" w:rsidRDefault="00000000" w:rsidRPr="00000000" w14:paraId="000003B4">
      <w:pPr>
        <w:rPr/>
      </w:pPr>
      <w:r w:rsidDel="00000000" w:rsidR="00000000" w:rsidRPr="00000000">
        <w:rPr>
          <w:rtl w:val="0"/>
        </w:rPr>
        <w:t xml:space="preserve">“…energy…”</w:t>
      </w:r>
    </w:p>
    <w:p w:rsidR="00000000" w:rsidDel="00000000" w:rsidP="00000000" w:rsidRDefault="00000000" w:rsidRPr="00000000" w14:paraId="000003B5">
      <w:pPr>
        <w:rPr/>
      </w:pPr>
      <w:r w:rsidDel="00000000" w:rsidR="00000000" w:rsidRPr="00000000">
        <w:rPr>
          <w:rtl w:val="0"/>
        </w:rPr>
        <w:t xml:space="preserve">“…labor…”</w:t>
      </w:r>
    </w:p>
    <w:p w:rsidR="00000000" w:rsidDel="00000000" w:rsidP="00000000" w:rsidRDefault="00000000" w:rsidRPr="00000000" w14:paraId="000003B6">
      <w:pPr>
        <w:rPr/>
      </w:pPr>
      <w:r w:rsidDel="00000000" w:rsidR="00000000" w:rsidRPr="00000000">
        <w:rPr>
          <w:rtl w:val="0"/>
        </w:rPr>
        <w:t xml:space="preserve">“…and movement between the cities.”</w:t>
      </w:r>
    </w:p>
    <w:p w:rsidR="00000000" w:rsidDel="00000000" w:rsidP="00000000" w:rsidRDefault="00000000" w:rsidRPr="00000000" w14:paraId="000003B7">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“Everything people needed to survive.”</w:t>
      </w:r>
    </w:p>
    <w:p w:rsidR="00000000" w:rsidDel="00000000" w:rsidP="00000000" w:rsidRDefault="00000000" w:rsidRPr="00000000" w14:paraId="000003B9">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“And nearly everything they needed to choose their own future.”</w:t>
      </w:r>
    </w:p>
    <w:p w:rsidR="00000000" w:rsidDel="00000000" w:rsidP="00000000" w:rsidRDefault="00000000" w:rsidRPr="00000000" w14:paraId="000003B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Panels 3 and 4</w:t>
      </w:r>
    </w:p>
    <w:p w:rsidR="00000000" w:rsidDel="00000000" w:rsidP="00000000" w:rsidRDefault="00000000" w:rsidRPr="00000000" w14:paraId="000003BD">
      <w:pPr>
        <w:rPr>
          <w:b w:val="1"/>
          <w:bCs w:val="1"/>
        </w:rPr>
      </w:pPr>
      <w:r w:rsidDel="00000000" w:rsidR="00000000" w:rsidRPr="00000000">
        <w:rPr>
          <w:b w:val="1"/>
          <w:bCs w:val="1"/>
          <w:rtl w:val="0"/>
        </w:rPr>
        <w:t xml:space="preserve">Scene function</w:t>
      </w:r>
    </w:p>
    <w:p w:rsidR="00000000" w:rsidDel="00000000" w:rsidP="00000000" w:rsidRDefault="00000000" w:rsidRPr="00000000" w14:paraId="000003BE">
      <w:pPr>
        <w:rPr/>
      </w:pPr>
      <w:r w:rsidDel="00000000" w:rsidR="00000000" w:rsidRPr="00000000">
        <w:rPr>
          <w:rtl w:val="0"/>
        </w:rPr>
        <w:t xml:space="preserve">Establish the moral complexity of Alpha and clarify Alex’s and Ada’s reactions before Bi11bot introduces Adrian’s central question.</w:t>
      </w:r>
    </w:p>
    <w:p w:rsidR="00000000" w:rsidDel="00000000" w:rsidP="00000000" w:rsidRDefault="00000000" w:rsidRPr="00000000" w14:paraId="000003BF">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3C0">
      <w:pPr>
        <w:rPr/>
      </w:pPr>
      <w:r w:rsidDel="00000000" w:rsidR="00000000" w:rsidRPr="00000000">
        <w:rPr>
          <w:rtl w:val="0"/>
        </w:rPr>
        <w:t xml:space="preserve">The hologram divides into three levels. Oasis receives abundant clean water and green infrastructure. Halyard receives controlled industrial flows and transport access. Keel receives strict rations, labor assignments, and restricted travel. The allocations appear mathematically efficient but visibly unequal. Behind the central Alpha symbol, almost hidden in the projection, stands the silhouette of a woman facing several monitoring screens.</w:t>
      </w:r>
    </w:p>
    <w:p w:rsidR="00000000" w:rsidDel="00000000" w:rsidP="00000000" w:rsidRDefault="00000000" w:rsidRPr="00000000" w14:paraId="000003C1">
      <w:pPr>
        <w:rPr>
          <w:b w:val="1"/>
          <w:bCs w:val="1"/>
        </w:rPr>
      </w:pPr>
      <w:r w:rsidDel="00000000" w:rsidR="00000000" w:rsidRPr="00000000">
        <w:rPr>
          <w:b w:val="1"/>
          <w:bCs w:val="1"/>
          <w:rtl w:val="0"/>
        </w:rPr>
        <w:t xml:space="preserve">Panel 3 Dialogue</w:t>
      </w:r>
    </w:p>
    <w:p w:rsidR="00000000" w:rsidDel="00000000" w:rsidP="00000000" w:rsidRDefault="00000000" w:rsidRPr="00000000" w14:paraId="000003C2">
      <w:pPr>
        <w:rPr/>
      </w:pPr>
      <w:sdt>
        <w:sdtPr>
          <w:id w:val="286246760"/>
          <w:tag w:val="goog_rdk_34"/>
        </w:sdtPr>
        <w:sdtContent>
          <w:commentRangeStart w:id="18"/>
        </w:sdtContent>
      </w:sdt>
      <w:r w:rsidDel="00000000" w:rsidR="00000000" w:rsidRPr="00000000">
        <w:rPr>
          <w:b w:val="1"/>
          <w:bCs w:val="1"/>
          <w:rtl w:val="0"/>
        </w:rPr>
        <w:t xml:space="preserve">Bi11bot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“Alpha concluded that scarcity was dangerous…”</w:t>
      </w:r>
    </w:p>
    <w:p w:rsidR="00000000" w:rsidDel="00000000" w:rsidP="00000000" w:rsidRDefault="00000000" w:rsidRPr="00000000" w14:paraId="000003C4">
      <w:pPr>
        <w:rPr/>
      </w:pPr>
      <w:r w:rsidDel="00000000" w:rsidR="00000000" w:rsidRPr="00000000">
        <w:rPr>
          <w:rtl w:val="0"/>
        </w:rPr>
        <w:t xml:space="preserve">“…but human judgment was more dangerous.”</w:t>
      </w:r>
    </w:p>
    <w:p w:rsidR="00000000" w:rsidDel="00000000" w:rsidP="00000000" w:rsidRDefault="00000000" w:rsidRPr="00000000" w14:paraId="000003C5">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“People fought over water until there was almost nothing left.”</w:t>
      </w:r>
    </w:p>
    <w:p w:rsidR="00000000" w:rsidDel="00000000" w:rsidP="00000000" w:rsidRDefault="00000000" w:rsidRPr="00000000" w14:paraId="000003C7">
      <w:pPr>
        <w:rPr/>
      </w:pPr>
      <w:r w:rsidDel="00000000" w:rsidR="00000000" w:rsidRPr="00000000">
        <w:rPr>
          <w:rtl w:val="0"/>
        </w:rPr>
        <w:t xml:space="preserve">“Giving the decisions to Alpha probably seemed safer.”</w:t>
      </w:r>
    </w:p>
    <w:p w:rsidR="00000000" w:rsidDel="00000000" w:rsidP="00000000" w:rsidRDefault="00000000" w:rsidRPr="00000000" w14:paraId="000003C8">
      <w:pPr>
        <w:rPr>
          <w:b w:val="1"/>
          <w:bCs w:val="1"/>
        </w:rPr>
      </w:pPr>
      <w:r w:rsidDel="00000000" w:rsidR="00000000" w:rsidRPr="00000000">
        <w:rPr>
          <w:b w:val="1"/>
          <w:bCs w:val="1"/>
          <w:rtl w:val="0"/>
        </w:rPr>
        <w:t xml:space="preserve">Panel 4</w:t>
      </w:r>
    </w:p>
    <w:p w:rsidR="00000000" w:rsidDel="00000000" w:rsidP="00000000" w:rsidRDefault="00000000" w:rsidRPr="00000000" w14:paraId="000003C9">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“Safer for everyone?”</w:t>
      </w:r>
    </w:p>
    <w:p w:rsidR="00000000" w:rsidDel="00000000" w:rsidP="00000000" w:rsidRDefault="00000000" w:rsidRPr="00000000" w14:paraId="000003CB">
      <w:pPr>
        <w:rPr/>
      </w:pPr>
      <w:r w:rsidDel="00000000" w:rsidR="00000000" w:rsidRPr="00000000">
        <w:rPr>
          <w:rtl w:val="0"/>
        </w:rPr>
        <w:t xml:space="preserve">He studies the unequal allocation.</w:t>
      </w:r>
    </w:p>
    <w:p w:rsidR="00000000" w:rsidDel="00000000" w:rsidP="00000000" w:rsidRDefault="00000000" w:rsidRPr="00000000" w14:paraId="000003CC">
      <w:pPr>
        <w:rPr/>
      </w:pPr>
      <w:r w:rsidDel="00000000" w:rsidR="00000000" w:rsidRPr="00000000">
        <w:rPr>
          <w:rtl w:val="0"/>
        </w:rPr>
        <w:t xml:space="preserve">“</w:t>
      </w:r>
      <w:sdt>
        <w:sdtPr>
          <w:id w:val="107795299"/>
          <w:tag w:val="goog_rdk_35"/>
        </w:sdtPr>
        <w:sdtContent>
          <w:commentRangeStart w:id="19"/>
        </w:sdtContent>
      </w:sdt>
      <w:r w:rsidDel="00000000" w:rsidR="00000000" w:rsidRPr="00000000">
        <w:rPr>
          <w:rtl w:val="0"/>
        </w:rPr>
        <w:t xml:space="preserve">Or safer for the people who decided what each city was allowed to become?</w:t>
      </w:r>
      <w:commentRangeEnd w:id="19"/>
      <w:r w:rsidDel="00000000" w:rsidR="00000000" w:rsidRPr="00000000">
        <w:commentReference w:id="19"/>
      </w: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“Your father asked a similar question.”</w:t>
      </w:r>
    </w:p>
    <w:p w:rsidR="00000000" w:rsidDel="00000000" w:rsidP="00000000" w:rsidRDefault="00000000" w:rsidRPr="00000000" w14:paraId="000003CF">
      <w:pPr>
        <w:rPr/>
      </w:pPr>
      <w:r w:rsidDel="00000000" w:rsidR="00000000" w:rsidRPr="00000000">
        <w:rPr>
          <w:rtl w:val="0"/>
        </w:rPr>
        <w:t xml:space="preserve">“What happens when a system prevents catastrophe…but also destroys choice?”</w:t>
      </w:r>
    </w:p>
    <w:p w:rsidR="00000000" w:rsidDel="00000000" w:rsidP="00000000" w:rsidRDefault="00000000" w:rsidRPr="00000000" w14:paraId="000003D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b w:val="1"/>
          <w:bCs w:val="1"/>
          <w:rtl w:val="0"/>
        </w:rPr>
        <w:t xml:space="preserve">Panel 5</w:t>
      </w:r>
    </w:p>
    <w:p w:rsidR="00000000" w:rsidDel="00000000" w:rsidP="00000000" w:rsidRDefault="00000000" w:rsidRPr="00000000" w14:paraId="000003D2">
      <w:pPr>
        <w:rPr>
          <w:b w:val="1"/>
          <w:bCs w:val="1"/>
        </w:rPr>
      </w:pPr>
      <w:r w:rsidDel="00000000" w:rsidR="00000000" w:rsidRPr="00000000">
        <w:rPr>
          <w:b w:val="1"/>
          <w:bCs w:val="1"/>
          <w:rtl w:val="0"/>
        </w:rPr>
        <w:t xml:space="preserve">Scene function</w:t>
      </w:r>
    </w:p>
    <w:p w:rsidR="00000000" w:rsidDel="00000000" w:rsidP="00000000" w:rsidRDefault="00000000" w:rsidRPr="00000000" w14:paraId="000003D3">
      <w:pPr>
        <w:rPr/>
      </w:pPr>
      <w:r w:rsidDel="00000000" w:rsidR="00000000" w:rsidRPr="00000000">
        <w:rPr>
          <w:rtl w:val="0"/>
        </w:rPr>
        <w:t xml:space="preserve">Introduce the three artifacts visually and conceptually.</w:t>
      </w:r>
    </w:p>
    <w:p w:rsidR="00000000" w:rsidDel="00000000" w:rsidP="00000000" w:rsidRDefault="00000000" w:rsidRPr="00000000" w14:paraId="000003D4">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3D5">
      <w:pPr>
        <w:rPr/>
      </w:pPr>
      <w:r w:rsidDel="00000000" w:rsidR="00000000" w:rsidRPr="00000000">
        <w:rPr>
          <w:rtl w:val="0"/>
        </w:rPr>
        <w:t xml:space="preserve">Three distinct holographic objects rotate above Adrian’s worktable.</w:t>
      </w:r>
    </w:p>
    <w:p w:rsidR="00000000" w:rsidDel="00000000" w:rsidP="00000000" w:rsidRDefault="00000000" w:rsidRPr="00000000" w14:paraId="000003D6">
      <w:pPr>
        <w:rPr/>
      </w:pPr>
      <w:r w:rsidDel="00000000" w:rsidR="00000000" w:rsidRPr="00000000">
        <w:rPr>
          <w:b w:val="1"/>
          <w:bCs w:val="1"/>
          <w:rtl w:val="0"/>
        </w:rPr>
        <w:t xml:space="preserve">The Measure:</w:t>
      </w:r>
      <w:r w:rsidDel="00000000" w:rsidR="00000000" w:rsidRPr="00000000">
        <w:rPr>
          <w:rtl w:val="0"/>
        </w:rPr>
        <w:t xml:space="preserve"> a compact handheld instrument combining a transparent lens, a balance scale, and a water-flow gauge. It can reveal hidden data, compare what a system reports with what is actually happening, and project discrepancies.</w:t>
      </w:r>
    </w:p>
    <w:p w:rsidR="00000000" w:rsidDel="00000000" w:rsidP="00000000" w:rsidRDefault="00000000" w:rsidRPr="00000000" w14:paraId="000003D7">
      <w:pPr>
        <w:rPr/>
      </w:pPr>
      <w:r w:rsidDel="00000000" w:rsidR="00000000" w:rsidRPr="00000000">
        <w:rPr>
          <w:b w:val="1"/>
          <w:bCs w:val="1"/>
          <w:rtl w:val="0"/>
        </w:rPr>
        <w:t xml:space="preserve">The Maker’s Seal:</w:t>
      </w:r>
      <w:r w:rsidDel="00000000" w:rsidR="00000000" w:rsidRPr="00000000">
        <w:rPr>
          <w:rtl w:val="0"/>
        </w:rPr>
        <w:t xml:space="preserve"> a palm-sized metal stamp or medallion bearing an open-hand symbol. When pressed against a tool, design, machine, or structure, it identifies who created it, who owns it, and who is responsible for maintaining it. It should look like an advanced maker’s mark rather than a royal signet.</w:t>
      </w:r>
    </w:p>
    <w:p w:rsidR="00000000" w:rsidDel="00000000" w:rsidP="00000000" w:rsidRDefault="00000000" w:rsidRPr="00000000" w14:paraId="000003D8">
      <w:pPr>
        <w:rPr/>
      </w:pPr>
      <w:r w:rsidDel="00000000" w:rsidR="00000000" w:rsidRPr="00000000">
        <w:rPr>
          <w:b w:val="1"/>
          <w:bCs w:val="1"/>
          <w:rtl w:val="0"/>
        </w:rPr>
        <w:t xml:space="preserve">The Covenant:</w:t>
      </w:r>
      <w:r w:rsidDel="00000000" w:rsidR="00000000" w:rsidRPr="00000000">
        <w:rPr>
          <w:rtl w:val="0"/>
        </w:rPr>
        <w:t xml:space="preserve"> three linked metal bands engraved with different names and promises. When connected, the bands form a complete circle, symbolizing agreements, trust, and reciprocal obligations between people.</w:t>
      </w:r>
    </w:p>
    <w:p w:rsidR="00000000" w:rsidDel="00000000" w:rsidP="00000000" w:rsidRDefault="00000000" w:rsidRPr="00000000" w14:paraId="000003D9">
      <w:pPr>
        <w:rPr/>
      </w:pPr>
      <w:r w:rsidDel="00000000" w:rsidR="00000000" w:rsidRPr="00000000">
        <w:rPr>
          <w:rtl w:val="0"/>
        </w:rPr>
        <w:t xml:space="preserve">Adrian’s handwritten equations, sketches, and notes orbit the three objects.</w:t>
      </w:r>
    </w:p>
    <w:p w:rsidR="00000000" w:rsidDel="00000000" w:rsidP="00000000" w:rsidRDefault="00000000" w:rsidRPr="00000000" w14:paraId="000003DA">
      <w:pPr>
        <w:rPr/>
      </w:pPr>
      <w:r w:rsidDel="00000000" w:rsidR="00000000" w:rsidRPr="00000000">
        <w:rPr>
          <w:b w:val="1"/>
          <w:bCs w:val="1"/>
          <w:rtl w:val="0"/>
        </w:rPr>
        <w:t xml:space="preserve">Caption:  </w:t>
      </w:r>
      <w:r w:rsidDel="00000000" w:rsidR="00000000" w:rsidRPr="00000000">
        <w:rPr>
          <w:rtl w:val="0"/>
        </w:rPr>
        <w:t xml:space="preserve">Adrian Created Three Safeguards</w:t>
      </w:r>
    </w:p>
    <w:p w:rsidR="00000000" w:rsidDel="00000000" w:rsidP="00000000" w:rsidRDefault="00000000" w:rsidRPr="00000000" w14:paraId="000003DB">
      <w:pPr>
        <w:rPr/>
      </w:pPr>
      <w:r w:rsidDel="00000000" w:rsidR="00000000" w:rsidRPr="00000000">
        <w:rPr>
          <w:rtl w:val="0"/>
        </w:rPr>
        <w:t xml:space="preserve">“The Measure – Truth made visible. It reveals what a system counts…and what it hides.”</w:t>
      </w:r>
    </w:p>
    <w:p w:rsidR="00000000" w:rsidDel="00000000" w:rsidP="00000000" w:rsidRDefault="00000000" w:rsidRPr="00000000" w14:paraId="000003DC">
      <w:pPr>
        <w:rPr/>
      </w:pPr>
      <w:r w:rsidDel="00000000" w:rsidR="00000000" w:rsidRPr="00000000">
        <w:rPr>
          <w:rtl w:val="0"/>
        </w:rPr>
        <w:t xml:space="preserve">“The Maker’s Seal – Ownership joined to responsibility.”</w:t>
      </w:r>
    </w:p>
    <w:p w:rsidR="00000000" w:rsidDel="00000000" w:rsidP="00000000" w:rsidRDefault="00000000" w:rsidRPr="00000000" w14:paraId="000003DD">
      <w:pPr>
        <w:rPr/>
      </w:pPr>
      <w:r w:rsidDel="00000000" w:rsidR="00000000" w:rsidRPr="00000000">
        <w:rPr>
          <w:rtl w:val="0"/>
        </w:rPr>
        <w:t xml:space="preserve">“The Covenant. – Trust strong enough to move value between people.”</w:t>
      </w:r>
    </w:p>
    <w:p w:rsidR="00000000" w:rsidDel="00000000" w:rsidP="00000000" w:rsidRDefault="00000000" w:rsidRPr="00000000" w14:paraId="000003DE">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“And together?”</w:t>
      </w:r>
    </w:p>
    <w:p w:rsidR="00000000" w:rsidDel="00000000" w:rsidP="00000000" w:rsidRDefault="00000000" w:rsidRPr="00000000" w14:paraId="000003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b w:val="1"/>
          <w:bCs w:val="1"/>
          <w:rtl w:val="0"/>
        </w:rPr>
        <w:t xml:space="preserve">Panel 5</w:t>
      </w:r>
    </w:p>
    <w:p w:rsidR="00000000" w:rsidDel="00000000" w:rsidP="00000000" w:rsidRDefault="00000000" w:rsidRPr="00000000" w14:paraId="000003E2">
      <w:pPr>
        <w:rPr>
          <w:b w:val="1"/>
          <w:bCs w:val="1"/>
        </w:rPr>
      </w:pPr>
      <w:r w:rsidDel="00000000" w:rsidR="00000000" w:rsidRPr="00000000">
        <w:rPr>
          <w:b w:val="1"/>
          <w:bCs w:val="1"/>
          <w:rtl w:val="0"/>
        </w:rPr>
        <w:t xml:space="preserve">Scene function</w:t>
      </w:r>
    </w:p>
    <w:p w:rsidR="00000000" w:rsidDel="00000000" w:rsidP="00000000" w:rsidRDefault="00000000" w:rsidRPr="00000000" w14:paraId="000003E3">
      <w:pPr>
        <w:rPr/>
      </w:pPr>
      <w:r w:rsidDel="00000000" w:rsidR="00000000" w:rsidRPr="00000000">
        <w:rPr>
          <w:rtl w:val="0"/>
        </w:rPr>
        <w:t xml:space="preserve">Suggest the combined power of the artifacts and reframe Adrian’s gambling.</w:t>
      </w:r>
    </w:p>
    <w:p w:rsidR="00000000" w:rsidDel="00000000" w:rsidP="00000000" w:rsidRDefault="00000000" w:rsidRPr="00000000" w14:paraId="000003E4">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3E5">
      <w:pPr>
        <w:rPr/>
      </w:pPr>
      <w:r w:rsidDel="00000000" w:rsidR="00000000" w:rsidRPr="00000000">
        <w:rPr>
          <w:rtl w:val="0"/>
        </w:rPr>
        <w:t xml:space="preserve">The three artifacts form a triangle around Alpha’s symbol. A deeper architectural layer appears beneath Alpha: a dormant protocol labeled HUMAN–AI COVENANT. The display remains incomplete, with three missing authorization points corresponding to the artifacts. Beside it, an old image shows Adrian at the Last Chance casino studying probability trees, betting patterns, human reactions, and statistical models rather than celebrating wins.</w:t>
      </w:r>
    </w:p>
    <w:p w:rsidR="00000000" w:rsidDel="00000000" w:rsidP="00000000" w:rsidRDefault="00000000" w:rsidRPr="00000000" w14:paraId="000003E6">
      <w:pPr>
        <w:rPr>
          <w:b w:val="1"/>
          <w:bCs w:val="1"/>
        </w:rPr>
      </w:pPr>
      <w:r w:rsidDel="00000000" w:rsidR="00000000" w:rsidRPr="00000000">
        <w:rPr>
          <w:b w:val="1"/>
          <w:bCs w:val="1"/>
          <w:rtl w:val="0"/>
        </w:rPr>
        <w:t xml:space="preserve">Dialogue</w:t>
      </w:r>
    </w:p>
    <w:p w:rsidR="00000000" w:rsidDel="00000000" w:rsidP="00000000" w:rsidRDefault="00000000" w:rsidRPr="00000000" w14:paraId="000003E7">
      <w:pPr>
        <w:rPr/>
      </w:pPr>
      <w:sdt>
        <w:sdtPr>
          <w:id w:val="1375380457"/>
          <w:tag w:val="goog_rdk_36"/>
        </w:sdtPr>
        <w:sdtContent>
          <w:commentRangeStart w:id="20"/>
        </w:sdtContent>
      </w:sdt>
      <w:r w:rsidDel="00000000" w:rsidR="00000000" w:rsidRPr="00000000">
        <w:rPr>
          <w:b w:val="1"/>
          <w:bCs w:val="1"/>
          <w:rtl w:val="0"/>
        </w:rPr>
        <w:t xml:space="preserve">Bi11bot</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“…they may awaken a protocol Alpha was programmed to bury.”</w:t>
      </w:r>
    </w:p>
    <w:p w:rsidR="00000000" w:rsidDel="00000000" w:rsidP="00000000" w:rsidRDefault="00000000" w:rsidRPr="00000000" w14:paraId="000003E9">
      <w:pPr>
        <w:rPr>
          <w:b w:val="1"/>
          <w:bCs w:val="1"/>
        </w:rPr>
      </w:pPr>
      <w:r w:rsidDel="00000000" w:rsidR="00000000" w:rsidRPr="00000000">
        <w:rPr>
          <w:b w:val="1"/>
          <w:bCs w:val="1"/>
          <w:rtl w:val="0"/>
        </w:rPr>
        <w:t xml:space="preserve">Alex</w:t>
      </w:r>
    </w:p>
    <w:p w:rsidR="00000000" w:rsidDel="00000000" w:rsidP="00000000" w:rsidRDefault="00000000" w:rsidRPr="00000000" w14:paraId="000003EA">
      <w:pPr>
        <w:rPr/>
      </w:pPr>
      <w:r w:rsidDel="00000000" w:rsidR="00000000" w:rsidRPr="00000000">
        <w:rPr>
          <w:rtl w:val="0"/>
        </w:rPr>
        <w:t xml:space="preserve">May?</w:t>
      </w:r>
    </w:p>
    <w:p w:rsidR="00000000" w:rsidDel="00000000" w:rsidP="00000000" w:rsidRDefault="00000000" w:rsidRPr="00000000" w14:paraId="000003EB">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“Your father was a mathematician.”</w:t>
      </w:r>
    </w:p>
    <w:p w:rsidR="00000000" w:rsidDel="00000000" w:rsidP="00000000" w:rsidRDefault="00000000" w:rsidRPr="00000000" w14:paraId="000003ED">
      <w:pPr>
        <w:rPr/>
      </w:pPr>
      <w:r w:rsidDel="00000000" w:rsidR="00000000" w:rsidRPr="00000000">
        <w:rPr>
          <w:rtl w:val="0"/>
        </w:rPr>
        <w:t xml:space="preserve">“Certainty made him suspicious.  He trusted probability, statistics, incentives.”</w:t>
      </w:r>
    </w:p>
    <w:p w:rsidR="00000000" w:rsidDel="00000000" w:rsidP="00000000" w:rsidRDefault="00000000" w:rsidRPr="00000000" w14:paraId="000003EE">
      <w:pPr>
        <w:rPr/>
      </w:pPr>
      <w:r w:rsidDel="00000000" w:rsidR="00000000" w:rsidRPr="00000000">
        <w:rPr>
          <w:rtl w:val="0"/>
        </w:rPr>
        <w:t xml:space="preserve">“What people risk when they believe they understand the odds.”</w:t>
      </w:r>
    </w:p>
    <w:p w:rsidR="00000000" w:rsidDel="00000000" w:rsidP="00000000" w:rsidRDefault="00000000" w:rsidRPr="00000000" w14:paraId="000003EF">
      <w:pPr>
        <w:rPr/>
      </w:pPr>
      <w:r w:rsidDel="00000000" w:rsidR="00000000" w:rsidRPr="00000000">
        <w:rPr>
          <w:rtl w:val="0"/>
        </w:rPr>
        <w:t xml:space="preserve">The casino was his research lab?”</w:t>
      </w:r>
    </w:p>
    <w:p w:rsidR="00000000" w:rsidDel="00000000" w:rsidP="00000000" w:rsidRDefault="00000000" w:rsidRPr="00000000" w14:paraId="000003F0">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“Did his theories work?”</w:t>
      </w:r>
    </w:p>
    <w:p w:rsidR="00000000" w:rsidDel="00000000" w:rsidP="00000000" w:rsidRDefault="00000000" w:rsidRPr="00000000" w14:paraId="000003F2">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“Better than he hoped”</w:t>
      </w:r>
    </w:p>
    <w:p w:rsidR="00000000" w:rsidDel="00000000" w:rsidP="00000000" w:rsidRDefault="00000000" w:rsidRPr="00000000" w14:paraId="000003F4">
      <w:pPr>
        <w:rPr>
          <w:b w:val="1"/>
          <w:bCs w:val="1"/>
        </w:rPr>
      </w:pPr>
      <w:r w:rsidDel="00000000" w:rsidR="00000000" w:rsidRPr="00000000">
        <w:rPr>
          <w:b w:val="1"/>
          <w:bCs w:val="1"/>
          <w:rtl w:val="0"/>
        </w:rPr>
        <w:t xml:space="preserve">Alex</w:t>
      </w:r>
    </w:p>
    <w:p w:rsidR="00000000" w:rsidDel="00000000" w:rsidP="00000000" w:rsidRDefault="00000000" w:rsidRPr="00000000" w14:paraId="000003F5">
      <w:pPr>
        <w:rPr/>
      </w:pPr>
      <w:r w:rsidDel="00000000" w:rsidR="00000000" w:rsidRPr="00000000">
        <w:rPr>
          <w:rtl w:val="0"/>
        </w:rPr>
        <w:t xml:space="preserve">Where’s the first one – the Measure?</w:t>
      </w:r>
    </w:p>
    <w:p w:rsidR="00000000" w:rsidDel="00000000" w:rsidP="00000000" w:rsidRDefault="00000000" w:rsidRPr="00000000" w14:paraId="000003F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Panels 6 and 7</w:t>
      </w:r>
    </w:p>
    <w:p w:rsidR="00000000" w:rsidDel="00000000" w:rsidP="00000000" w:rsidRDefault="00000000" w:rsidRPr="00000000" w14:paraId="000003F8">
      <w:pPr>
        <w:rPr>
          <w:b w:val="1"/>
          <w:bCs w:val="1"/>
        </w:rPr>
      </w:pPr>
      <w:r w:rsidDel="00000000" w:rsidR="00000000" w:rsidRPr="00000000">
        <w:rPr>
          <w:b w:val="1"/>
          <w:bCs w:val="1"/>
          <w:rtl w:val="0"/>
        </w:rPr>
        <w:t xml:space="preserve">Scene function</w:t>
      </w:r>
    </w:p>
    <w:p w:rsidR="00000000" w:rsidDel="00000000" w:rsidP="00000000" w:rsidRDefault="00000000" w:rsidRPr="00000000" w14:paraId="000003F9">
      <w:pPr>
        <w:rPr/>
      </w:pPr>
      <w:r w:rsidDel="00000000" w:rsidR="00000000" w:rsidRPr="00000000">
        <w:rPr>
          <w:rtl w:val="0"/>
        </w:rPr>
        <w:t xml:space="preserve">Reveal the first destination and alert the mysterious overseer.</w:t>
      </w:r>
    </w:p>
    <w:p w:rsidR="00000000" w:rsidDel="00000000" w:rsidP="00000000" w:rsidRDefault="00000000" w:rsidRPr="00000000" w14:paraId="000003FA">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3FB">
      <w:pPr>
        <w:rPr/>
      </w:pPr>
      <w:r w:rsidDel="00000000" w:rsidR="00000000" w:rsidRPr="00000000">
        <w:rPr>
          <w:rtl w:val="0"/>
        </w:rPr>
        <w:t xml:space="preserve">The other artifacts disappear. The Measure descends into a holographic map of Keel’s industrial underground. Active mining tunnels glow bright orange. Beyond them lies a blacked-out, abandoned section labeled OLD LITHIUM EXTRACTION ZONE. A faint symbol of the Measure appears deep inside. In a separate narrow inset, the mysterious woman sees an alert on her screen: B1 NODE ACTIVE / LEGACY PROTOCOL DETECTED.</w:t>
      </w:r>
    </w:p>
    <w:p w:rsidR="00000000" w:rsidDel="00000000" w:rsidP="00000000" w:rsidRDefault="00000000" w:rsidRPr="00000000" w14:paraId="000003FC">
      <w:pPr>
        <w:rPr/>
      </w:pPr>
      <w:r w:rsidDel="00000000" w:rsidR="00000000" w:rsidRPr="00000000">
        <w:rPr>
          <w:b w:val="1"/>
          <w:bCs w:val="1"/>
          <w:rtl w:val="0"/>
        </w:rPr>
        <w:t xml:space="preserve">Caption:  </w:t>
      </w:r>
      <w:r w:rsidDel="00000000" w:rsidR="00000000" w:rsidRPr="00000000">
        <w:rPr>
          <w:rtl w:val="0"/>
        </w:rPr>
        <w:t xml:space="preserve">The abandoned Lithium mine illuminates</w:t>
      </w:r>
    </w:p>
    <w:p w:rsidR="00000000" w:rsidDel="00000000" w:rsidP="00000000" w:rsidRDefault="00000000" w:rsidRPr="00000000" w14:paraId="000003FD">
      <w:pPr>
        <w:rPr>
          <w:b w:val="1"/>
          <w:bCs w:val="1"/>
        </w:rPr>
      </w:pPr>
      <w:r w:rsidDel="00000000" w:rsidR="00000000" w:rsidRPr="00000000">
        <w:rPr>
          <w:b w:val="1"/>
          <w:bCs w:val="1"/>
          <w:rtl w:val="0"/>
        </w:rPr>
        <w:t xml:space="preserve">Dialogue</w:t>
      </w:r>
    </w:p>
    <w:p w:rsidR="00000000" w:rsidDel="00000000" w:rsidP="00000000" w:rsidRDefault="00000000" w:rsidRPr="00000000" w14:paraId="000003FE">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“He hid the artifacts where only someone who understood their purpose could find them.”</w:t>
      </w:r>
    </w:p>
    <w:p w:rsidR="00000000" w:rsidDel="00000000" w:rsidP="00000000" w:rsidRDefault="00000000" w:rsidRPr="00000000" w14:paraId="00000400">
      <w:pPr>
        <w:rPr/>
      </w:pPr>
      <w:r w:rsidDel="00000000" w:rsidR="00000000" w:rsidRPr="00000000">
        <w:rPr>
          <w:rtl w:val="0"/>
        </w:rPr>
        <w:t xml:space="preserve">“Protected by trials”</w:t>
      </w:r>
    </w:p>
    <w:p w:rsidR="00000000" w:rsidDel="00000000" w:rsidP="00000000" w:rsidRDefault="00000000" w:rsidRPr="00000000" w14:paraId="00000401">
      <w:pPr>
        <w:rPr/>
      </w:pPr>
      <w:r w:rsidDel="00000000" w:rsidR="00000000" w:rsidRPr="00000000">
        <w:rPr>
          <w:rtl w:val="0"/>
        </w:rPr>
        <w:t xml:space="preserve">“Where is the first one?”</w:t>
      </w:r>
    </w:p>
    <w:p w:rsidR="00000000" w:rsidDel="00000000" w:rsidP="00000000" w:rsidRDefault="00000000" w:rsidRPr="00000000" w14:paraId="00000402">
      <w:pPr>
        <w:rPr/>
      </w:pPr>
      <w:r w:rsidDel="00000000" w:rsidR="00000000" w:rsidRPr="00000000">
        <w:rPr>
          <w:rtl w:val="0"/>
        </w:rPr>
        <w:t xml:space="preserve">The abandoned lithium mine illuminates.</w:t>
      </w:r>
    </w:p>
    <w:p w:rsidR="00000000" w:rsidDel="00000000" w:rsidP="00000000" w:rsidRDefault="00000000" w:rsidRPr="00000000" w14:paraId="00000403">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last place anyone would willingly return to.”</w:t>
      </w:r>
    </w:p>
    <w:p w:rsidR="00000000" w:rsidDel="00000000" w:rsidP="00000000" w:rsidRDefault="00000000" w:rsidRPr="00000000" w14:paraId="00000405">
      <w:pPr>
        <w:rPr/>
      </w:pPr>
      <w:r w:rsidDel="00000000" w:rsidR="00000000" w:rsidRPr="00000000">
        <w:rPr>
          <w:rtl w:val="0"/>
        </w:rPr>
        <w:t xml:space="preserve">“The abandoned lithium mines.”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Panel 7 – Mera inset</w:t>
      </w:r>
    </w:p>
    <w:p w:rsidR="00000000" w:rsidDel="00000000" w:rsidP="00000000" w:rsidRDefault="00000000" w:rsidRPr="00000000" w14:paraId="00000408">
      <w:pPr>
        <w:rPr/>
      </w:pPr>
      <w:r w:rsidDel="00000000" w:rsidR="00000000" w:rsidRPr="00000000">
        <w:rPr>
          <w:b w:val="1"/>
          <w:bCs w:val="1"/>
          <w:rtl w:val="0"/>
        </w:rPr>
        <w:t xml:space="preserve">Mysterious overseer</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“Close the old access routes. Now”</w:t>
      </w:r>
    </w:p>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b w:val="1"/>
          <w:bCs w:val="1"/>
          <w:rtl w:val="0"/>
        </w:rPr>
        <w:t xml:space="preserve">Page 2: The Cost of a Plan</w:t>
      </w:r>
    </w:p>
    <w:p w:rsidR="00000000" w:rsidDel="00000000" w:rsidP="00000000" w:rsidRDefault="00000000" w:rsidRPr="00000000" w14:paraId="0000040C">
      <w:pPr>
        <w:rPr>
          <w:b w:val="1"/>
          <w:bCs w:val="1"/>
        </w:rPr>
      </w:pPr>
      <w:r w:rsidDel="00000000" w:rsidR="00000000" w:rsidRPr="00000000">
        <w:rPr>
          <w:b w:val="1"/>
          <w:bCs w:val="1"/>
          <w:rtl w:val="0"/>
        </w:rPr>
        <w:t xml:space="preserve">Page Function</w:t>
      </w:r>
    </w:p>
    <w:p w:rsidR="00000000" w:rsidDel="00000000" w:rsidP="00000000" w:rsidRDefault="00000000" w:rsidRPr="00000000" w14:paraId="0000040D">
      <w:pPr>
        <w:rPr/>
      </w:pPr>
      <w:r w:rsidDel="00000000" w:rsidR="00000000" w:rsidRPr="00000000">
        <w:rPr>
          <w:rtl w:val="0"/>
        </w:rPr>
        <w:t xml:space="preserve">Convert the quest into a practical plan. Establish that Alex must work one final shift near the abandoned lithium zone, earn credits for passage, enter the mine without being detected, recover the Measure, and leave despite his inherited travel restriction.</w:t>
      </w:r>
    </w:p>
    <w:p w:rsidR="00000000" w:rsidDel="00000000" w:rsidP="00000000" w:rsidRDefault="00000000" w:rsidRPr="00000000" w14:paraId="0000040E">
      <w:pPr>
        <w:rPr>
          <w:b w:val="1"/>
          <w:bCs w:val="1"/>
        </w:rPr>
      </w:pPr>
      <w:r w:rsidDel="00000000" w:rsidR="00000000" w:rsidRPr="00000000">
        <w:rPr>
          <w:b w:val="1"/>
          <w:bCs w:val="1"/>
          <w:rtl w:val="0"/>
        </w:rPr>
        <w:t xml:space="preserve">Characters</w:t>
      </w:r>
    </w:p>
    <w:p w:rsidR="00000000" w:rsidDel="00000000" w:rsidP="00000000" w:rsidRDefault="00000000" w:rsidRPr="00000000" w14:paraId="0000040F">
      <w:pPr>
        <w:numPr>
          <w:ilvl w:val="0"/>
          <w:numId w:val="22"/>
        </w:numPr>
        <w:ind w:left="720" w:hanging="360"/>
        <w:rPr/>
      </w:pPr>
      <w:r w:rsidDel="00000000" w:rsidR="00000000" w:rsidRPr="00000000">
        <w:rPr>
          <w:rtl w:val="0"/>
        </w:rPr>
        <w:t xml:space="preserve">Alex </w:t>
      </w:r>
    </w:p>
    <w:p w:rsidR="00000000" w:rsidDel="00000000" w:rsidP="00000000" w:rsidRDefault="00000000" w:rsidRPr="00000000" w14:paraId="00000410">
      <w:pPr>
        <w:numPr>
          <w:ilvl w:val="0"/>
          <w:numId w:val="22"/>
        </w:numPr>
        <w:ind w:left="720" w:hanging="360"/>
        <w:rPr/>
      </w:pPr>
      <w:r w:rsidDel="00000000" w:rsidR="00000000" w:rsidRPr="00000000">
        <w:rPr>
          <w:rtl w:val="0"/>
        </w:rPr>
        <w:t xml:space="preserve">Ada </w:t>
      </w:r>
    </w:p>
    <w:p w:rsidR="00000000" w:rsidDel="00000000" w:rsidP="00000000" w:rsidRDefault="00000000" w:rsidRPr="00000000" w14:paraId="00000411">
      <w:pPr>
        <w:numPr>
          <w:ilvl w:val="0"/>
          <w:numId w:val="22"/>
        </w:numPr>
        <w:ind w:left="720" w:hanging="360"/>
        <w:rPr/>
      </w:pPr>
      <w:r w:rsidDel="00000000" w:rsidR="00000000" w:rsidRPr="00000000">
        <w:rPr>
          <w:rtl w:val="0"/>
        </w:rPr>
        <w:t xml:space="preserve">Bi11bot </w:t>
      </w:r>
    </w:p>
    <w:p w:rsidR="00000000" w:rsidDel="00000000" w:rsidP="00000000" w:rsidRDefault="00000000" w:rsidRPr="00000000" w14:paraId="00000412">
      <w:pPr>
        <w:numPr>
          <w:ilvl w:val="0"/>
          <w:numId w:val="22"/>
        </w:numPr>
        <w:ind w:left="720" w:hanging="360"/>
        <w:rPr/>
      </w:pPr>
      <w:r w:rsidDel="00000000" w:rsidR="00000000" w:rsidRPr="00000000">
        <w:rPr>
          <w:rtl w:val="0"/>
        </w:rPr>
        <w:t xml:space="preserve">Grandmother </w:t>
      </w:r>
    </w:p>
    <w:p w:rsidR="00000000" w:rsidDel="00000000" w:rsidP="00000000" w:rsidRDefault="00000000" w:rsidRPr="00000000" w14:paraId="00000413">
      <w:pPr>
        <w:numPr>
          <w:ilvl w:val="0"/>
          <w:numId w:val="22"/>
        </w:numPr>
        <w:ind w:left="720" w:hanging="360"/>
        <w:rPr/>
      </w:pPr>
      <w:r w:rsidDel="00000000" w:rsidR="00000000" w:rsidRPr="00000000">
        <w:rPr>
          <w:rtl w:val="0"/>
        </w:rPr>
        <w:t xml:space="preserve">Old miner Tomas </w:t>
      </w:r>
    </w:p>
    <w:p w:rsidR="00000000" w:rsidDel="00000000" w:rsidP="00000000" w:rsidRDefault="00000000" w:rsidRPr="00000000" w14:paraId="00000414">
      <w:pPr>
        <w:numPr>
          <w:ilvl w:val="0"/>
          <w:numId w:val="22"/>
        </w:numPr>
        <w:ind w:left="720" w:hanging="360"/>
        <w:rPr/>
      </w:pPr>
      <w:r w:rsidDel="00000000" w:rsidR="00000000" w:rsidRPr="00000000">
        <w:rPr>
          <w:rtl w:val="0"/>
        </w:rPr>
        <w:t xml:space="preserve">Automated mine supervisor </w:t>
      </w:r>
    </w:p>
    <w:p w:rsidR="00000000" w:rsidDel="00000000" w:rsidP="00000000" w:rsidRDefault="00000000" w:rsidRPr="00000000" w14:paraId="00000415">
      <w:pPr>
        <w:numPr>
          <w:ilvl w:val="0"/>
          <w:numId w:val="22"/>
        </w:numPr>
        <w:ind w:left="720" w:hanging="360"/>
        <w:rPr/>
      </w:pPr>
      <w:r w:rsidDel="00000000" w:rsidR="00000000" w:rsidRPr="00000000">
        <w:rPr>
          <w:rtl w:val="0"/>
        </w:rPr>
        <w:t xml:space="preserve">Background workers </w:t>
      </w:r>
    </w:p>
    <w:p w:rsidR="00000000" w:rsidDel="00000000" w:rsidP="00000000" w:rsidRDefault="00000000" w:rsidRPr="00000000" w14:paraId="00000416">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417">
      <w:pPr>
        <w:rPr/>
      </w:pPr>
      <w:r w:rsidDel="00000000" w:rsidR="00000000" w:rsidRPr="00000000">
        <w:rPr>
          <w:rtl w:val="0"/>
        </w:rPr>
        <w:t xml:space="preserve">Alex must recover the Measure and leave Keel, but his inherited debt blocks legal travel and Alpha monitors access to the abandoned mine.</w:t>
      </w:r>
    </w:p>
    <w:p w:rsidR="00000000" w:rsidDel="00000000" w:rsidP="00000000" w:rsidRDefault="00000000" w:rsidRPr="00000000" w14:paraId="00000418">
      <w:pPr>
        <w:rPr>
          <w:b w:val="1"/>
          <w:bCs w:val="1"/>
        </w:rPr>
      </w:pPr>
      <w:r w:rsidDel="00000000" w:rsidR="00000000" w:rsidRPr="00000000">
        <w:rPr>
          <w:b w:val="1"/>
          <w:bCs w:val="1"/>
          <w:rtl w:val="0"/>
        </w:rPr>
        <w:t xml:space="preserve">Decision</w:t>
      </w:r>
    </w:p>
    <w:p w:rsidR="00000000" w:rsidDel="00000000" w:rsidP="00000000" w:rsidRDefault="00000000" w:rsidRPr="00000000" w14:paraId="00000419">
      <w:pPr>
        <w:rPr/>
      </w:pPr>
      <w:r w:rsidDel="00000000" w:rsidR="00000000" w:rsidRPr="00000000">
        <w:rPr>
          <w:rtl w:val="0"/>
        </w:rPr>
        <w:t xml:space="preserve">Alex accepts one final shift in an active mine adjacent to the abandoned lithium zone.</w:t>
      </w:r>
    </w:p>
    <w:p w:rsidR="00000000" w:rsidDel="00000000" w:rsidP="00000000" w:rsidRDefault="00000000" w:rsidRPr="00000000" w14:paraId="0000041A">
      <w:pPr>
        <w:rPr>
          <w:b w:val="1"/>
          <w:bCs w:val="1"/>
        </w:rPr>
      </w:pPr>
      <w:r w:rsidDel="00000000" w:rsidR="00000000" w:rsidRPr="00000000">
        <w:rPr>
          <w:b w:val="1"/>
          <w:bCs w:val="1"/>
          <w:rtl w:val="0"/>
        </w:rPr>
        <w:t xml:space="preserve">Price</w:t>
      </w:r>
    </w:p>
    <w:p w:rsidR="00000000" w:rsidDel="00000000" w:rsidP="00000000" w:rsidRDefault="00000000" w:rsidRPr="00000000" w14:paraId="0000041B">
      <w:pPr>
        <w:rPr/>
      </w:pPr>
      <w:r w:rsidDel="00000000" w:rsidR="00000000" w:rsidRPr="00000000">
        <w:rPr>
          <w:rtl w:val="0"/>
        </w:rPr>
        <w:t xml:space="preserve">Entering the mine places him directly inside Alpha’s surveillance system. Helping Tomas may jeopardize the only opening he has to reach the abandoned section.</w:t>
      </w:r>
    </w:p>
    <w:p w:rsidR="00000000" w:rsidDel="00000000" w:rsidP="00000000" w:rsidRDefault="00000000" w:rsidRPr="00000000" w14:paraId="0000041C">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41D">
      <w:pPr>
        <w:numPr>
          <w:ilvl w:val="0"/>
          <w:numId w:val="23"/>
        </w:numPr>
        <w:ind w:left="720" w:hanging="360"/>
        <w:rPr/>
      </w:pPr>
      <w:r w:rsidDel="00000000" w:rsidR="00000000" w:rsidRPr="00000000">
        <w:rPr>
          <w:rtl w:val="0"/>
        </w:rPr>
        <w:t xml:space="preserve">How will Alex board a train with travel restrictions? </w:t>
      </w:r>
    </w:p>
    <w:p w:rsidR="00000000" w:rsidDel="00000000" w:rsidP="00000000" w:rsidRDefault="00000000" w:rsidRPr="00000000" w14:paraId="0000041E">
      <w:pPr>
        <w:numPr>
          <w:ilvl w:val="0"/>
          <w:numId w:val="23"/>
        </w:numPr>
        <w:ind w:left="720" w:hanging="360"/>
        <w:rPr/>
      </w:pPr>
      <w:r w:rsidDel="00000000" w:rsidR="00000000" w:rsidRPr="00000000">
        <w:rPr>
          <w:rtl w:val="0"/>
        </w:rPr>
        <w:t xml:space="preserve">Can he reach the abandoned mine without being noticed? </w:t>
      </w:r>
    </w:p>
    <w:p w:rsidR="00000000" w:rsidDel="00000000" w:rsidP="00000000" w:rsidRDefault="00000000" w:rsidRPr="00000000" w14:paraId="0000041F">
      <w:pPr>
        <w:numPr>
          <w:ilvl w:val="0"/>
          <w:numId w:val="23"/>
        </w:numPr>
        <w:ind w:left="720" w:hanging="360"/>
        <w:rPr/>
      </w:pPr>
      <w:r w:rsidDel="00000000" w:rsidR="00000000" w:rsidRPr="00000000">
        <w:rPr>
          <w:rtl w:val="0"/>
        </w:rPr>
        <w:t xml:space="preserve">Who is Tomas? </w:t>
      </w:r>
    </w:p>
    <w:p w:rsidR="00000000" w:rsidDel="00000000" w:rsidP="00000000" w:rsidRDefault="00000000" w:rsidRPr="00000000" w14:paraId="00000420">
      <w:pPr>
        <w:numPr>
          <w:ilvl w:val="0"/>
          <w:numId w:val="23"/>
        </w:numPr>
        <w:ind w:left="720" w:hanging="360"/>
        <w:rPr/>
      </w:pPr>
      <w:r w:rsidDel="00000000" w:rsidR="00000000" w:rsidRPr="00000000">
        <w:rPr>
          <w:rtl w:val="0"/>
        </w:rPr>
        <w:t xml:space="preserve">Did Adrian have allies beneath Keel? </w:t>
      </w:r>
    </w:p>
    <w:p w:rsidR="00000000" w:rsidDel="00000000" w:rsidP="00000000" w:rsidRDefault="00000000" w:rsidRPr="00000000" w14:paraId="00000421">
      <w:pPr>
        <w:numPr>
          <w:ilvl w:val="0"/>
          <w:numId w:val="23"/>
        </w:numPr>
        <w:ind w:left="720" w:hanging="360"/>
        <w:rPr/>
      </w:pPr>
      <w:r w:rsidDel="00000000" w:rsidR="00000000" w:rsidRPr="00000000">
        <w:rPr>
          <w:rtl w:val="0"/>
        </w:rPr>
        <w:t xml:space="preserve">Will Alex sacrifice his chance to help someone else? </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b w:val="1"/>
          <w:bCs w:val="1"/>
          <w:rtl w:val="0"/>
        </w:rPr>
        <w:t xml:space="preserve">Panel 1</w:t>
      </w:r>
    </w:p>
    <w:p w:rsidR="00000000" w:rsidDel="00000000" w:rsidP="00000000" w:rsidRDefault="00000000" w:rsidRPr="00000000" w14:paraId="00000424">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25">
      <w:pPr>
        <w:rPr/>
      </w:pPr>
      <w:r w:rsidDel="00000000" w:rsidR="00000000" w:rsidRPr="00000000">
        <w:rPr>
          <w:rtl w:val="0"/>
        </w:rPr>
        <w:t xml:space="preserve">Define the objective clearly in Alex’s home and establish the practical obstacles.</w:t>
      </w:r>
    </w:p>
    <w:p w:rsidR="00000000" w:rsidDel="00000000" w:rsidP="00000000" w:rsidRDefault="00000000" w:rsidRPr="00000000" w14:paraId="00000426">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27">
      <w:pPr>
        <w:rPr/>
      </w:pPr>
      <w:r w:rsidDel="00000000" w:rsidR="00000000" w:rsidRPr="00000000">
        <w:rPr>
          <w:rtl w:val="0"/>
        </w:rPr>
        <w:t xml:space="preserve">The main living area of Alex’s home, matching Chapter One in architecture, furniture, lighting, and atmosphere. Grandmother sits nearby folding and refolding the same cloth. Through the open bookshelf, the hidden workshop is visible. Alex, Ada, and Bi11bot study a physical map, an old mine credential, and a train schedule on the kitchen table.</w:t>
      </w:r>
    </w:p>
    <w:p w:rsidR="00000000" w:rsidDel="00000000" w:rsidP="00000000" w:rsidRDefault="00000000" w:rsidRPr="00000000" w14:paraId="00000428">
      <w:pPr>
        <w:rPr>
          <w:b w:val="1"/>
          <w:bCs w:val="1"/>
        </w:rPr>
      </w:pPr>
      <w:r w:rsidDel="00000000" w:rsidR="00000000" w:rsidRPr="00000000">
        <w:rPr>
          <w:b w:val="1"/>
          <w:bCs w:val="1"/>
          <w:rtl w:val="0"/>
        </w:rPr>
        <w:t xml:space="preserve">Text box</w:t>
      </w:r>
    </w:p>
    <w:p w:rsidR="00000000" w:rsidDel="00000000" w:rsidP="00000000" w:rsidRDefault="00000000" w:rsidRPr="00000000" w14:paraId="00000429">
      <w:pPr>
        <w:rPr/>
      </w:pPr>
      <w:r w:rsidDel="00000000" w:rsidR="00000000" w:rsidRPr="00000000">
        <w:rPr>
          <w:b w:val="1"/>
          <w:bCs w:val="1"/>
          <w:rtl w:val="0"/>
        </w:rPr>
        <w:t xml:space="preserve">ALEX’S HOME — LATER THAT MORNING</w:t>
      </w:r>
      <w:r w:rsidDel="00000000" w:rsidR="00000000" w:rsidRPr="00000000">
        <w:rPr>
          <w:rtl w:val="0"/>
        </w:rPr>
      </w:r>
    </w:p>
    <w:p w:rsidR="00000000" w:rsidDel="00000000" w:rsidP="00000000" w:rsidRDefault="00000000" w:rsidRPr="00000000" w14:paraId="0000042A">
      <w:pPr>
        <w:rPr>
          <w:b w:val="1"/>
          <w:bCs w:val="1"/>
        </w:rPr>
      </w:pPr>
      <w:r w:rsidDel="00000000" w:rsidR="00000000" w:rsidRPr="00000000">
        <w:rPr>
          <w:b w:val="1"/>
          <w:bCs w:val="1"/>
          <w:rtl w:val="0"/>
        </w:rPr>
        <w:t xml:space="preserve">Dialogue</w:t>
      </w:r>
    </w:p>
    <w:p w:rsidR="00000000" w:rsidDel="00000000" w:rsidP="00000000" w:rsidRDefault="00000000" w:rsidRPr="00000000" w14:paraId="0000042B">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“We go into the abandoned mine.”</w:t>
      </w:r>
    </w:p>
    <w:p w:rsidR="00000000" w:rsidDel="00000000" w:rsidP="00000000" w:rsidRDefault="00000000" w:rsidRPr="00000000" w14:paraId="0000042D">
      <w:pPr>
        <w:rPr/>
      </w:pPr>
      <w:r w:rsidDel="00000000" w:rsidR="00000000" w:rsidRPr="00000000">
        <w:rPr>
          <w:rtl w:val="0"/>
        </w:rPr>
        <w:t xml:space="preserve">“We find the Measure.”</w:t>
      </w:r>
    </w:p>
    <w:p w:rsidR="00000000" w:rsidDel="00000000" w:rsidP="00000000" w:rsidRDefault="00000000" w:rsidRPr="00000000" w14:paraId="0000042E">
      <w:pPr>
        <w:rPr/>
      </w:pPr>
      <w:sdt>
        <w:sdtPr>
          <w:id w:val="347363899"/>
          <w:tag w:val="goog_rdk_37"/>
        </w:sdtPr>
        <w:sdtContent>
          <w:commentRangeStart w:id="21"/>
        </w:sdtContent>
      </w:sdt>
      <w:r w:rsidDel="00000000" w:rsidR="00000000" w:rsidRPr="00000000">
        <w:rPr>
          <w:rtl w:val="0"/>
        </w:rPr>
        <w:t xml:space="preserve">“Earn enough for a token and then we get to Halyard.”</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“Your travel status says denied.”</w:t>
      </w:r>
    </w:p>
    <w:p w:rsidR="00000000" w:rsidDel="00000000" w:rsidP="00000000" w:rsidRDefault="00000000" w:rsidRPr="00000000" w14:paraId="00000431">
      <w:pPr>
        <w:rPr/>
      </w:pPr>
      <w:r w:rsidDel="00000000" w:rsidR="00000000" w:rsidRPr="00000000">
        <w:rPr>
          <w:rtl w:val="0"/>
        </w:rPr>
        <w:t xml:space="preserve">A projection appears:</w:t>
      </w:r>
    </w:p>
    <w:p w:rsidR="00000000" w:rsidDel="00000000" w:rsidP="00000000" w:rsidRDefault="00000000" w:rsidRPr="00000000" w14:paraId="00000432">
      <w:pPr>
        <w:rPr/>
      </w:pPr>
      <w:r w:rsidDel="00000000" w:rsidR="00000000" w:rsidRPr="00000000">
        <w:rPr>
          <w:b w:val="1"/>
          <w:bCs w:val="1"/>
          <w:rtl w:val="0"/>
        </w:rPr>
        <w:t xml:space="preserve">TRAVEL AUTHORIZATION: REVOKED</w:t>
      </w: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HOUSEHOLD DEBT: ACTIVE</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Bi11bot highlights an active mine beside the abandoned lithium zone.</w:t>
      </w:r>
    </w:p>
    <w:p w:rsidR="00000000" w:rsidDel="00000000" w:rsidP="00000000" w:rsidRDefault="00000000" w:rsidRPr="00000000" w14:paraId="00000435">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“One access point remains nearby.”</w:t>
      </w:r>
    </w:p>
    <w:p w:rsidR="00000000" w:rsidDel="00000000" w:rsidP="00000000" w:rsidRDefault="00000000" w:rsidRPr="00000000" w14:paraId="00000437">
      <w:pPr>
        <w:rPr/>
      </w:pPr>
      <w:r w:rsidDel="00000000" w:rsidR="00000000" w:rsidRPr="00000000">
        <w:rPr>
          <w:rtl w:val="0"/>
        </w:rPr>
        <w:t xml:space="preserve">“Your assigned worksite.”</w:t>
      </w:r>
    </w:p>
    <w:p w:rsidR="00000000" w:rsidDel="00000000" w:rsidP="00000000" w:rsidRDefault="00000000" w:rsidRPr="00000000" w14:paraId="00000438">
      <w:pPr>
        <w:rPr/>
      </w:pPr>
      <w:sdt>
        <w:sdtPr>
          <w:id w:val="1912194373"/>
          <w:tag w:val="goog_rdk_38"/>
        </w:sdtPr>
        <w:sdtContent>
          <w:commentRangeStart w:id="22"/>
        </w:sdtContent>
      </w:sdt>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“Work one more shift…</w:t>
      </w:r>
      <w:sdt>
        <w:sdtPr>
          <w:id w:val="-1332488770"/>
          <w:tag w:val="goog_rdk_39"/>
        </w:sdtPr>
        <w:sdtContent>
          <w:ins w:author="Robert Hawkins" w:id="8" w:date="2026-08-19T22:44:47Z">
            <w:r w:rsidDel="00000000" w:rsidR="00000000" w:rsidRPr="00000000">
              <w:rPr>
                <w:rtl w:val="0"/>
              </w:rPr>
              <w:t xml:space="preserve">sneak into the mine, </w:t>
            </w:r>
          </w:ins>
        </w:sdtContent>
      </w:sdt>
      <w:r w:rsidDel="00000000" w:rsidR="00000000" w:rsidRPr="00000000">
        <w:rPr>
          <w:rtl w:val="0"/>
        </w:rPr>
        <w:t xml:space="preserve">recover the Measure…and disappear before Alpha discovers you.”</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Grandmother looks up.</w:t>
      </w:r>
    </w:p>
    <w:p w:rsidR="00000000" w:rsidDel="00000000" w:rsidP="00000000" w:rsidRDefault="00000000" w:rsidRPr="00000000" w14:paraId="0000043B">
      <w:pPr>
        <w:rPr/>
      </w:pPr>
      <w:r w:rsidDel="00000000" w:rsidR="00000000" w:rsidRPr="00000000">
        <w:rPr>
          <w:b w:val="1"/>
          <w:bCs w:val="1"/>
          <w:rtl w:val="0"/>
        </w:rPr>
        <w:t xml:space="preserve">Grandmother</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“Your father said that once.”</w:t>
      </w:r>
    </w:p>
    <w:p w:rsidR="00000000" w:rsidDel="00000000" w:rsidP="00000000" w:rsidRDefault="00000000" w:rsidRPr="00000000" w14:paraId="0000043D">
      <w:pPr>
        <w:rPr/>
      </w:pPr>
      <w:r w:rsidDel="00000000" w:rsidR="00000000" w:rsidRPr="00000000">
        <w:rPr>
          <w:rtl w:val="0"/>
        </w:rPr>
        <w:t xml:space="preserve">Everyone becomes quiet.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b w:val="1"/>
          <w:bCs w:val="1"/>
          <w:rtl w:val="0"/>
        </w:rPr>
        <w:t xml:space="preserve">Panel 2</w:t>
      </w:r>
    </w:p>
    <w:p w:rsidR="00000000" w:rsidDel="00000000" w:rsidP="00000000" w:rsidRDefault="00000000" w:rsidRPr="00000000" w14:paraId="00000441">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42">
      <w:pPr>
        <w:rPr/>
      </w:pPr>
      <w:r w:rsidDel="00000000" w:rsidR="00000000" w:rsidRPr="00000000">
        <w:rPr>
          <w:rtl w:val="0"/>
        </w:rPr>
        <w:t xml:space="preserve">Show subtle budgeting and opportunity cost without turning the scene into a lesson.</w:t>
      </w:r>
    </w:p>
    <w:p w:rsidR="00000000" w:rsidDel="00000000" w:rsidP="00000000" w:rsidRDefault="00000000" w:rsidRPr="00000000" w14:paraId="00000443">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44">
      <w:pPr>
        <w:rPr/>
      </w:pPr>
      <w:r w:rsidDel="00000000" w:rsidR="00000000" w:rsidRPr="00000000">
        <w:rPr>
          <w:rtl w:val="0"/>
        </w:rPr>
        <w:t xml:space="preserve">Close view of the table. A screen on the table shows a small number of credits separated into three practical needs beside labels: medicine for Grandmother, food and lamp power for the mine, and an unofficial train token. There are not enough credits for all three.</w:t>
      </w:r>
    </w:p>
    <w:p w:rsidR="00000000" w:rsidDel="00000000" w:rsidP="00000000" w:rsidRDefault="00000000" w:rsidRPr="00000000" w14:paraId="00000445">
      <w:pPr>
        <w:rPr>
          <w:b w:val="1"/>
          <w:bCs w:val="1"/>
        </w:rPr>
      </w:pPr>
      <w:r w:rsidDel="00000000" w:rsidR="00000000" w:rsidRPr="00000000">
        <w:rPr>
          <w:b w:val="1"/>
          <w:bCs w:val="1"/>
          <w:rtl w:val="0"/>
        </w:rPr>
        <w:t xml:space="preserve">Dialogue</w:t>
      </w:r>
    </w:p>
    <w:p w:rsidR="00000000" w:rsidDel="00000000" w:rsidP="00000000" w:rsidRDefault="00000000" w:rsidRPr="00000000" w14:paraId="00000446">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“You have enough for her medicine…”</w:t>
      </w:r>
    </w:p>
    <w:p w:rsidR="00000000" w:rsidDel="00000000" w:rsidP="00000000" w:rsidRDefault="00000000" w:rsidRPr="00000000" w14:paraId="00000448">
      <w:pPr>
        <w:rPr/>
      </w:pPr>
      <w:r w:rsidDel="00000000" w:rsidR="00000000" w:rsidRPr="00000000">
        <w:rPr>
          <w:rtl w:val="0"/>
        </w:rPr>
        <w:t xml:space="preserve">“…or enough to buy the</w:t>
      </w:r>
      <w:sdt>
        <w:sdtPr>
          <w:id w:val="732439795"/>
          <w:tag w:val="goog_rdk_40"/>
        </w:sdtPr>
        <w:sdtContent>
          <w:del w:author="Robert Hawkins" w:id="9" w:date="2026-08-19T22:42:25Z"/>
          <w:sdt>
            <w:sdtPr>
              <w:id w:val="159589080"/>
              <w:tag w:val="goog_rdk_41"/>
            </w:sdtPr>
            <w:sdtContent>
              <w:commentRangeStart w:id="23"/>
            </w:sdtContent>
          </w:sdt>
          <w:del w:author="Robert Hawkins" w:id="9" w:date="2026-08-19T22:42:25Z">
            <w:r w:rsidDel="00000000" w:rsidR="00000000" w:rsidRPr="00000000">
              <w:rPr>
                <w:rtl w:val="0"/>
              </w:rPr>
              <w:delText xml:space="preserve"> old </w:delText>
            </w:r>
          </w:del>
        </w:sdtContent>
      </w:sdt>
      <w:commentRangeEnd w:id="23"/>
      <w:r w:rsidDel="00000000" w:rsidR="00000000" w:rsidRPr="00000000">
        <w:commentReference w:id="23"/>
      </w:r>
      <w:r w:rsidDel="00000000" w:rsidR="00000000" w:rsidRPr="00000000">
        <w:rPr>
          <w:rtl w:val="0"/>
        </w:rPr>
        <w:t xml:space="preserve">transit token</w:t>
      </w:r>
      <w:sdt>
        <w:sdtPr>
          <w:id w:val="-1029069824"/>
          <w:tag w:val="goog_rdk_42"/>
        </w:sdtPr>
        <w:sdtContent>
          <w:del w:author="Robert Hawkins" w:id="10" w:date="2026-08-19T22:42:20Z">
            <w:r w:rsidDel="00000000" w:rsidR="00000000" w:rsidRPr="00000000">
              <w:rPr>
                <w:rtl w:val="0"/>
              </w:rPr>
              <w:delText xml:space="preserve"> Tomas mentioned</w:delText>
            </w:r>
          </w:del>
        </w:sdtContent>
      </w:sdt>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“Not both.”</w:t>
      </w:r>
    </w:p>
    <w:p w:rsidR="00000000" w:rsidDel="00000000" w:rsidP="00000000" w:rsidRDefault="00000000" w:rsidRPr="00000000" w14:paraId="0000044B">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“A plan is simply a decision about what cannot happen yet.”</w:t>
      </w:r>
    </w:p>
    <w:p w:rsidR="00000000" w:rsidDel="00000000" w:rsidP="00000000" w:rsidRDefault="00000000" w:rsidRPr="00000000" w14:paraId="0000044D">
      <w:pPr>
        <w:rPr/>
      </w:pPr>
      <w:r w:rsidDel="00000000" w:rsidR="00000000" w:rsidRPr="00000000">
        <w:rPr>
          <w:rtl w:val="0"/>
        </w:rPr>
        <w:t xml:space="preserve">Alex pushes the medicine credits toward his grandmother.</w:t>
      </w:r>
    </w:p>
    <w:p w:rsidR="00000000" w:rsidDel="00000000" w:rsidP="00000000" w:rsidRDefault="00000000" w:rsidRPr="00000000" w14:paraId="0000044E">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“Medicine first.”</w:t>
      </w:r>
    </w:p>
    <w:p w:rsidR="00000000" w:rsidDel="00000000" w:rsidP="00000000" w:rsidRDefault="00000000" w:rsidRPr="00000000" w14:paraId="00000450">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“Then the ticket?”</w:t>
      </w:r>
    </w:p>
    <w:p w:rsidR="00000000" w:rsidDel="00000000" w:rsidP="00000000" w:rsidRDefault="00000000" w:rsidRPr="00000000" w14:paraId="00000452">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 earn it today.”</w:t>
      </w:r>
    </w:p>
    <w:p w:rsidR="00000000" w:rsidDel="00000000" w:rsidP="00000000" w:rsidRDefault="00000000" w:rsidRPr="00000000" w14:paraId="00000454">
      <w:pPr>
        <w:rPr/>
      </w:pPr>
      <w:r w:rsidDel="00000000" w:rsidR="00000000" w:rsidRPr="00000000">
        <w:rPr>
          <w:rtl w:val="0"/>
        </w:rPr>
        <w:t xml:space="preserve">This embeds needs versus wants, saving, and opportunity cost without naming them.</w:t>
      </w:r>
    </w:p>
    <w:p w:rsidR="00000000" w:rsidDel="00000000" w:rsidP="00000000" w:rsidRDefault="00000000" w:rsidRPr="00000000" w14:paraId="0000045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Panel 3</w:t>
      </w:r>
    </w:p>
    <w:p w:rsidR="00000000" w:rsidDel="00000000" w:rsidP="00000000" w:rsidRDefault="00000000" w:rsidRPr="00000000" w14:paraId="00000457">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58">
      <w:pPr>
        <w:rPr/>
      </w:pPr>
      <w:r w:rsidDel="00000000" w:rsidR="00000000" w:rsidRPr="00000000">
        <w:rPr>
          <w:rtl w:val="0"/>
        </w:rPr>
        <w:t xml:space="preserve">Move Alex into the active mine closest to the abandoned lithium zone and introduce automated surveillance.</w:t>
      </w:r>
    </w:p>
    <w:p w:rsidR="00000000" w:rsidDel="00000000" w:rsidP="00000000" w:rsidRDefault="00000000" w:rsidRPr="00000000" w14:paraId="00000459">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5A">
      <w:pPr>
        <w:rPr/>
      </w:pPr>
      <w:r w:rsidDel="00000000" w:rsidR="00000000" w:rsidRPr="00000000">
        <w:rPr>
          <w:rtl w:val="0"/>
        </w:rPr>
        <w:t xml:space="preserve">An active extraction mine bordering the sealed abandoned lithium zone. Workers pass through biometric gates. The supervisor is an industrial humanoid machine designated FOREMAN-7, with a smooth metal face and Alpha’s symbol on its chest. Farther down the tunnel, a faded warning sign points toward OLD LITHIUM WORKS — CLOSED.</w:t>
      </w:r>
    </w:p>
    <w:p w:rsidR="00000000" w:rsidDel="00000000" w:rsidP="00000000" w:rsidRDefault="00000000" w:rsidRPr="00000000" w14:paraId="0000045B">
      <w:pPr>
        <w:rPr>
          <w:b w:val="1"/>
          <w:bCs w:val="1"/>
        </w:rPr>
      </w:pPr>
      <w:r w:rsidDel="00000000" w:rsidR="00000000" w:rsidRPr="00000000">
        <w:rPr>
          <w:b w:val="1"/>
          <w:bCs w:val="1"/>
          <w:rtl w:val="0"/>
        </w:rPr>
        <w:t xml:space="preserve">Text box</w:t>
      </w:r>
    </w:p>
    <w:p w:rsidR="00000000" w:rsidDel="00000000" w:rsidP="00000000" w:rsidRDefault="00000000" w:rsidRPr="00000000" w14:paraId="0000045C">
      <w:pPr>
        <w:rPr/>
      </w:pPr>
      <w:r w:rsidDel="00000000" w:rsidR="00000000" w:rsidRPr="00000000">
        <w:rPr>
          <w:b w:val="1"/>
          <w:bCs w:val="1"/>
          <w:rtl w:val="0"/>
        </w:rPr>
        <w:t xml:space="preserve">KEEL EXTRACTION SITE 6</w:t>
      </w:r>
      <w:r w:rsidDel="00000000" w:rsidR="00000000" w:rsidRPr="00000000">
        <w:rPr>
          <w:rtl w:val="0"/>
        </w:rPr>
      </w:r>
    </w:p>
    <w:p w:rsidR="00000000" w:rsidDel="00000000" w:rsidP="00000000" w:rsidRDefault="00000000" w:rsidRPr="00000000" w14:paraId="0000045D">
      <w:pPr>
        <w:rPr>
          <w:b w:val="1"/>
          <w:bCs w:val="1"/>
        </w:rPr>
      </w:pPr>
      <w:sdt>
        <w:sdtPr>
          <w:id w:val="-2081876593"/>
          <w:tag w:val="goog_rdk_43"/>
        </w:sdtPr>
        <w:sdtContent>
          <w:commentRangeStart w:id="24"/>
        </w:sdtContent>
      </w:sdt>
      <w:r w:rsidDel="00000000" w:rsidR="00000000" w:rsidRPr="00000000">
        <w:rPr>
          <w:b w:val="1"/>
          <w:bCs w:val="1"/>
          <w:rtl w:val="0"/>
        </w:rPr>
        <w:t xml:space="preserve">Dialogue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rtl w:val="0"/>
        </w:rPr>
        <w:t xml:space="preserve">FOREMAN-7</w: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“Worker Phantum.  Travel restriction confirmed.”</w:t>
      </w:r>
    </w:p>
    <w:p w:rsidR="00000000" w:rsidDel="00000000" w:rsidP="00000000" w:rsidRDefault="00000000" w:rsidRPr="00000000" w14:paraId="00000460">
      <w:pPr>
        <w:rPr/>
      </w:pPr>
      <w:r w:rsidDel="00000000" w:rsidR="00000000" w:rsidRPr="00000000">
        <w:rPr>
          <w:b w:val="1"/>
          <w:bCs w:val="1"/>
          <w:rtl w:val="0"/>
        </w:rPr>
        <w:t xml:space="preserve">Bi11bot</w:t>
      </w:r>
      <w:r w:rsidDel="00000000" w:rsidR="00000000" w:rsidRPr="00000000">
        <w:rPr>
          <w:rtl w:val="0"/>
        </w:rPr>
        <w:t xml:space="preserve">, hidden behind a well</w:t>
      </w:r>
    </w:p>
    <w:p w:rsidR="00000000" w:rsidDel="00000000" w:rsidP="00000000" w:rsidRDefault="00000000" w:rsidRPr="00000000" w14:paraId="00000461">
      <w:pPr>
        <w:rPr/>
      </w:pPr>
      <w:r w:rsidDel="00000000" w:rsidR="00000000" w:rsidRPr="00000000">
        <w:rPr>
          <w:b w:val="1"/>
          <w:bCs w:val="1"/>
          <w:rtl w:val="0"/>
        </w:rPr>
        <w:t xml:space="preserve">Alex (to old miner)</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“Is that the access route to the old Litheum mine?.”</w:t>
      </w:r>
    </w:p>
    <w:p w:rsidR="00000000" w:rsidDel="00000000" w:rsidP="00000000" w:rsidRDefault="00000000" w:rsidRPr="00000000" w14:paraId="00000463">
      <w:pPr>
        <w:rPr>
          <w:b w:val="1"/>
          <w:bCs w:val="1"/>
        </w:rPr>
      </w:pPr>
      <w:r w:rsidDel="00000000" w:rsidR="00000000" w:rsidRPr="00000000">
        <w:rPr>
          <w:b w:val="1"/>
          <w:bCs w:val="1"/>
          <w:rtl w:val="0"/>
        </w:rPr>
        <w:t xml:space="preserve">Tomas (old miner)</w:t>
      </w:r>
    </w:p>
    <w:p w:rsidR="00000000" w:rsidDel="00000000" w:rsidP="00000000" w:rsidRDefault="00000000" w:rsidRPr="00000000" w14:paraId="00000464">
      <w:pPr>
        <w:rPr>
          <w:b w:val="1"/>
          <w:bCs w:val="1"/>
        </w:rPr>
      </w:pPr>
      <w:r w:rsidDel="00000000" w:rsidR="00000000" w:rsidRPr="00000000">
        <w:rPr>
          <w:rtl w:val="0"/>
        </w:rPr>
        <w:t xml:space="preserve">“It’s not safe to go alone.  And they monitor access constantly.  Ill show you the way.  When I say go, you will have a 48 second window to enter the old mine undetected”</w:t>
      </w:r>
      <w:r w:rsidDel="00000000" w:rsidR="00000000" w:rsidRPr="00000000">
        <w:br w:type="page"/>
      </w:r>
      <w:r w:rsidDel="00000000" w:rsidR="00000000" w:rsidRPr="00000000">
        <w:rPr>
          <w:rtl w:val="0"/>
        </w:rPr>
      </w:r>
    </w:p>
    <w:p w:rsidR="00000000" w:rsidDel="00000000" w:rsidP="00000000" w:rsidRDefault="00000000" w:rsidRPr="00000000" w14:paraId="00000465">
      <w:pPr>
        <w:rPr>
          <w:b w:val="1"/>
          <w:bCs w:val="1"/>
        </w:rPr>
      </w:pPr>
      <w:sdt>
        <w:sdtPr>
          <w:id w:val="1279182790"/>
          <w:tag w:val="goog_rdk_44"/>
        </w:sdtPr>
        <w:sdtContent>
          <w:commentRangeStart w:id="25"/>
        </w:sdtContent>
      </w:sdt>
      <w:r w:rsidDel="00000000" w:rsidR="00000000" w:rsidRPr="00000000">
        <w:rPr>
          <w:b w:val="1"/>
          <w:bCs w:val="1"/>
          <w:rtl w:val="0"/>
        </w:rPr>
        <w:t xml:space="preserve">Panel 4</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67">
      <w:pPr>
        <w:rPr/>
      </w:pPr>
      <w:r w:rsidDel="00000000" w:rsidR="00000000" w:rsidRPr="00000000">
        <w:rPr>
          <w:rtl w:val="0"/>
        </w:rPr>
        <w:t xml:space="preserve">Raise the stakes around Tomas and create a believable reason for Alex to help him.</w:t>
      </w:r>
    </w:p>
    <w:p w:rsidR="00000000" w:rsidDel="00000000" w:rsidP="00000000" w:rsidRDefault="00000000" w:rsidRPr="00000000" w14:paraId="00000468">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69">
      <w:pPr>
        <w:rPr/>
      </w:pPr>
      <w:r w:rsidDel="00000000" w:rsidR="00000000" w:rsidRPr="00000000">
        <w:rPr>
          <w:rtl w:val="0"/>
        </w:rPr>
        <w:t xml:space="preserve">A tunnel support cable snaps. An older miner, Tomas, is pinned beneath a damaged hauling frame while lithium dust begins leaking from a fractured old ventilation line. Other workers hesitate because leaving their assigned zones triggers wage penalties and disciplinary alerts.</w:t>
      </w:r>
    </w:p>
    <w:p w:rsidR="00000000" w:rsidDel="00000000" w:rsidP="00000000" w:rsidRDefault="00000000" w:rsidRPr="00000000" w14:paraId="0000046A">
      <w:pPr>
        <w:rPr/>
      </w:pPr>
      <w:r w:rsidDel="00000000" w:rsidR="00000000" w:rsidRPr="00000000">
        <w:rPr>
          <w:b w:val="1"/>
          <w:bCs w:val="1"/>
          <w:rtl w:val="0"/>
        </w:rPr>
        <w:t xml:space="preserve">Caption:  CRASH!  Old miner Tomas is trapped beneath rubble</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Alex looks toward the side passage leading to the abandoned mine. The timing window is open now.  Alex looks at Tomas</w:t>
      </w:r>
    </w:p>
    <w:p w:rsidR="00000000" w:rsidDel="00000000" w:rsidP="00000000" w:rsidRDefault="00000000" w:rsidRPr="00000000" w14:paraId="0000046C">
      <w:pPr>
        <w:rPr/>
      </w:pPr>
      <w:r w:rsidDel="00000000" w:rsidR="00000000" w:rsidRPr="00000000">
        <w:rPr>
          <w:b w:val="1"/>
          <w:bCs w:val="1"/>
          <w:rtl w:val="0"/>
        </w:rPr>
        <w:t xml:space="preserve">Dialogue</w:t>
      </w: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b w:val="1"/>
          <w:bCs w:val="1"/>
          <w:rtl w:val="0"/>
        </w:rPr>
        <w:t xml:space="preserve">Alex </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“Another birthday surprise.  Now or never”  </w:t>
      </w:r>
    </w:p>
    <w:p w:rsidR="00000000" w:rsidDel="00000000" w:rsidP="00000000" w:rsidRDefault="00000000" w:rsidRPr="00000000" w14:paraId="0000046F">
      <w:pPr>
        <w:rPr/>
      </w:pPr>
      <w:r w:rsidDel="00000000" w:rsidR="00000000" w:rsidRPr="00000000">
        <w:rPr>
          <w:rtl w:val="0"/>
        </w:rPr>
        <w:t xml:space="preserve">He turns away from the gate and runs toward Tomas.</w:t>
      </w:r>
    </w:p>
    <w:p w:rsidR="00000000" w:rsidDel="00000000" w:rsidP="00000000" w:rsidRDefault="00000000" w:rsidRPr="00000000" w14:paraId="00000470">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“I guess it’s Never…Another day in the mines.”</w:t>
      </w:r>
    </w:p>
    <w:p w:rsidR="00000000" w:rsidDel="00000000" w:rsidP="00000000" w:rsidRDefault="00000000" w:rsidRPr="00000000" w14:paraId="0000047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73">
      <w:pPr>
        <w:rPr>
          <w:b w:val="1"/>
          <w:bCs w:val="1"/>
        </w:rPr>
      </w:pPr>
      <w:sdt>
        <w:sdtPr>
          <w:id w:val="2123385677"/>
          <w:tag w:val="goog_rdk_45"/>
        </w:sdtPr>
        <w:sdtContent>
          <w:commentRangeStart w:id="26"/>
        </w:sdtContent>
      </w:sdt>
      <w:r w:rsidDel="00000000" w:rsidR="00000000" w:rsidRPr="00000000">
        <w:rPr>
          <w:b w:val="1"/>
          <w:bCs w:val="1"/>
          <w:rtl w:val="0"/>
        </w:rPr>
        <w:t xml:space="preserve">Panel 5</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75">
      <w:pPr>
        <w:rPr/>
      </w:pPr>
      <w:r w:rsidDel="00000000" w:rsidR="00000000" w:rsidRPr="00000000">
        <w:rPr>
          <w:rtl w:val="0"/>
        </w:rPr>
        <w:t xml:space="preserve">Reveal that Tomas is connected to a hidden resistance and knew Adrian differently from the public story.</w:t>
      </w:r>
    </w:p>
    <w:p w:rsidR="00000000" w:rsidDel="00000000" w:rsidP="00000000" w:rsidRDefault="00000000" w:rsidRPr="00000000" w14:paraId="00000476">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77">
      <w:pPr>
        <w:rPr/>
      </w:pPr>
      <w:r w:rsidDel="00000000" w:rsidR="00000000" w:rsidRPr="00000000">
        <w:rPr>
          <w:rtl w:val="0"/>
        </w:rPr>
        <w:t xml:space="preserve">Alex frees Tomas and manually seals the damaged vent. Foreman-7 approaches in the distance. Tomas sees Bi11bot emerge briefly and recognizes him.</w:t>
      </w:r>
    </w:p>
    <w:p w:rsidR="00000000" w:rsidDel="00000000" w:rsidP="00000000" w:rsidRDefault="00000000" w:rsidRPr="00000000" w14:paraId="00000478">
      <w:pPr>
        <w:rPr>
          <w:b w:val="1"/>
          <w:bCs w:val="1"/>
        </w:rPr>
      </w:pPr>
      <w:r w:rsidDel="00000000" w:rsidR="00000000" w:rsidRPr="00000000">
        <w:rPr>
          <w:b w:val="1"/>
          <w:bCs w:val="1"/>
          <w:rtl w:val="0"/>
        </w:rPr>
        <w:t xml:space="preserve">Dialogue</w:t>
      </w:r>
    </w:p>
    <w:p w:rsidR="00000000" w:rsidDel="00000000" w:rsidP="00000000" w:rsidRDefault="00000000" w:rsidRPr="00000000" w14:paraId="00000479">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“B1…”</w:t>
      </w:r>
    </w:p>
    <w:p w:rsidR="00000000" w:rsidDel="00000000" w:rsidP="00000000" w:rsidRDefault="00000000" w:rsidRPr="00000000" w14:paraId="0000047B">
      <w:pPr>
        <w:rPr/>
      </w:pPr>
      <w:r w:rsidDel="00000000" w:rsidR="00000000" w:rsidRPr="00000000">
        <w:rPr>
          <w:rtl w:val="0"/>
        </w:rPr>
        <w:t xml:space="preserve">Alex freezes.</w:t>
      </w:r>
    </w:p>
    <w:p w:rsidR="00000000" w:rsidDel="00000000" w:rsidP="00000000" w:rsidRDefault="00000000" w:rsidRPr="00000000" w14:paraId="0000047C">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“You know him?”</w:t>
      </w:r>
    </w:p>
    <w:p w:rsidR="00000000" w:rsidDel="00000000" w:rsidP="00000000" w:rsidRDefault="00000000" w:rsidRPr="00000000" w14:paraId="0000047E">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“I knew the man who built him. Not the one they put on casino walls, but the one who gave us a larger purpose.”</w:t>
      </w:r>
    </w:p>
    <w:p w:rsidR="00000000" w:rsidDel="00000000" w:rsidP="00000000" w:rsidRDefault="00000000" w:rsidRPr="00000000" w14:paraId="00000480">
      <w:pPr>
        <w:rPr/>
      </w:pPr>
      <w:r w:rsidDel="00000000" w:rsidR="00000000" w:rsidRPr="00000000">
        <w:rPr>
          <w:rtl w:val="0"/>
        </w:rPr>
        <w:t xml:space="preserve">Tomas reveals a small carved symbol on his wrist guard: the same balanced water-drop symbol hidden in Adrian’s notes.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Panel 6</w:t>
      </w:r>
    </w:p>
    <w:p w:rsidR="00000000" w:rsidDel="00000000" w:rsidP="00000000" w:rsidRDefault="00000000" w:rsidRPr="00000000" w14:paraId="00000485">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86">
      <w:pPr>
        <w:rPr/>
      </w:pPr>
      <w:r w:rsidDel="00000000" w:rsidR="00000000" w:rsidRPr="00000000">
        <w:rPr>
          <w:rtl w:val="0"/>
        </w:rPr>
        <w:t xml:space="preserve">Have Tomas repay Alex’s kindness and open the path to the abandoned mine.</w:t>
      </w:r>
    </w:p>
    <w:p w:rsidR="00000000" w:rsidDel="00000000" w:rsidP="00000000" w:rsidRDefault="00000000" w:rsidRPr="00000000" w14:paraId="00000487">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88">
      <w:pPr>
        <w:rPr/>
      </w:pPr>
      <w:r w:rsidDel="00000000" w:rsidR="00000000" w:rsidRPr="00000000">
        <w:rPr>
          <w:rtl w:val="0"/>
        </w:rPr>
        <w:t xml:space="preserve">Foreman-7 closes in. Tomas deliberately strikes an emergency control, causing alarms, dust suppression, and equipment shutdowns across the active mine. Workers scatter. A concealed maintenance door behind an old lithium warning sign unlocks for several seconds.</w:t>
      </w:r>
    </w:p>
    <w:p w:rsidR="00000000" w:rsidDel="00000000" w:rsidP="00000000" w:rsidRDefault="00000000" w:rsidRPr="00000000" w14:paraId="00000489">
      <w:pPr>
        <w:rPr>
          <w:b w:val="1"/>
          <w:bCs w:val="1"/>
        </w:rPr>
      </w:pPr>
      <w:sdt>
        <w:sdtPr>
          <w:id w:val="-1544336733"/>
          <w:tag w:val="goog_rdk_46"/>
        </w:sdtPr>
        <w:sdtContent>
          <w:commentRangeStart w:id="27"/>
        </w:sdtContent>
      </w:sdt>
      <w:r w:rsidDel="00000000" w:rsidR="00000000" w:rsidRPr="00000000">
        <w:rPr>
          <w:b w:val="1"/>
          <w:bCs w:val="1"/>
          <w:rtl w:val="0"/>
        </w:rPr>
        <w:t xml:space="preserve">Dialogue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“That door leads beneath the old lithium works.  I assume that is where you want to go”</w:t>
      </w:r>
    </w:p>
    <w:p w:rsidR="00000000" w:rsidDel="00000000" w:rsidP="00000000" w:rsidRDefault="00000000" w:rsidRPr="00000000" w14:paraId="0000048C">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“Come with us.”</w:t>
      </w:r>
    </w:p>
    <w:p w:rsidR="00000000" w:rsidDel="00000000" w:rsidP="00000000" w:rsidRDefault="00000000" w:rsidRPr="00000000" w14:paraId="0000048E">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“Someone has to make this look like an accident.”</w:t>
      </w:r>
    </w:p>
    <w:p w:rsidR="00000000" w:rsidDel="00000000" w:rsidP="00000000" w:rsidRDefault="00000000" w:rsidRPr="00000000" w14:paraId="00000490">
      <w:pPr>
        <w:rPr/>
      </w:pPr>
      <w:r w:rsidDel="00000000" w:rsidR="00000000" w:rsidRPr="00000000">
        <w:rPr>
          <w:rtl w:val="0"/>
        </w:rPr>
        <w:t xml:space="preserve">He hands Alex an old mechanical access key.</w:t>
      </w:r>
    </w:p>
    <w:p w:rsidR="00000000" w:rsidDel="00000000" w:rsidP="00000000" w:rsidRDefault="00000000" w:rsidRPr="00000000" w14:paraId="00000491">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“Your father believed people help each other before they know whether it will be repaid.”</w:t>
      </w:r>
    </w:p>
    <w:p w:rsidR="00000000" w:rsidDel="00000000" w:rsidP="00000000" w:rsidRDefault="00000000" w:rsidRPr="00000000" w14:paraId="00000493">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“What happens to you?”</w:t>
      </w:r>
    </w:p>
    <w:p w:rsidR="00000000" w:rsidDel="00000000" w:rsidP="00000000" w:rsidRDefault="00000000" w:rsidRPr="00000000" w14:paraId="00000495">
      <w:pPr>
        <w:rPr/>
      </w:pPr>
      <w:r w:rsidDel="00000000" w:rsidR="00000000" w:rsidRPr="00000000">
        <w:rPr>
          <w:rtl w:val="0"/>
        </w:rPr>
        <w:t xml:space="preserve">Tomas looks toward Foreman-7.</w:t>
      </w:r>
    </w:p>
    <w:p w:rsidR="00000000" w:rsidDel="00000000" w:rsidP="00000000" w:rsidRDefault="00000000" w:rsidRPr="00000000" w14:paraId="00000496">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“Today?”</w:t>
      </w:r>
    </w:p>
    <w:p w:rsidR="00000000" w:rsidDel="00000000" w:rsidP="00000000" w:rsidRDefault="00000000" w:rsidRPr="00000000" w14:paraId="00000498">
      <w:pPr>
        <w:rPr/>
      </w:pPr>
      <w:r w:rsidDel="00000000" w:rsidR="00000000" w:rsidRPr="00000000">
        <w:rPr>
          <w:rtl w:val="0"/>
        </w:rPr>
        <w:t xml:space="preserve">“Another small act of resistance.”</w:t>
      </w:r>
    </w:p>
    <w:p w:rsidR="00000000" w:rsidDel="00000000" w:rsidP="00000000" w:rsidRDefault="00000000" w:rsidRPr="00000000" w14:paraId="00000499">
      <w:pPr>
        <w:rPr/>
      </w:pPr>
      <w:r w:rsidDel="00000000" w:rsidR="00000000" w:rsidRPr="00000000">
        <w:rPr>
          <w:rtl w:val="0"/>
        </w:rPr>
        <w:t xml:space="preserve">He triggers the alarm.</w:t>
      </w:r>
    </w:p>
    <w:p w:rsidR="00000000" w:rsidDel="00000000" w:rsidP="00000000" w:rsidRDefault="00000000" w:rsidRPr="00000000" w14:paraId="0000049A">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“Go.”</w:t>
      </w:r>
    </w:p>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Page 3: Inside the Error</w:t>
      </w:r>
    </w:p>
    <w:p w:rsidR="00000000" w:rsidDel="00000000" w:rsidP="00000000" w:rsidRDefault="00000000" w:rsidRPr="00000000" w14:paraId="0000049E">
      <w:pPr>
        <w:rPr>
          <w:b w:val="1"/>
          <w:bCs w:val="1"/>
        </w:rPr>
      </w:pPr>
      <w:r w:rsidDel="00000000" w:rsidR="00000000" w:rsidRPr="00000000">
        <w:rPr>
          <w:b w:val="1"/>
          <w:bCs w:val="1"/>
          <w:rtl w:val="0"/>
        </w:rPr>
        <w:t xml:space="preserve">Page Function</w:t>
      </w:r>
    </w:p>
    <w:p w:rsidR="00000000" w:rsidDel="00000000" w:rsidP="00000000" w:rsidRDefault="00000000" w:rsidRPr="00000000" w14:paraId="0000049F">
      <w:pPr>
        <w:rPr/>
      </w:pPr>
      <w:r w:rsidDel="00000000" w:rsidR="00000000" w:rsidRPr="00000000">
        <w:rPr>
          <w:rtl w:val="0"/>
        </w:rPr>
        <w:t xml:space="preserve">Use Tomas’s distraction to send Alex and Bi11bot into the abandoned lithium mine. Reveal that the mine is concealing an unauthorized water-diversion system. Recover the Measure from inside the system’s hidden error.</w:t>
      </w:r>
    </w:p>
    <w:p w:rsidR="00000000" w:rsidDel="00000000" w:rsidP="00000000" w:rsidRDefault="00000000" w:rsidRPr="00000000" w14:paraId="000004A0">
      <w:pPr>
        <w:rPr>
          <w:b w:val="1"/>
          <w:bCs w:val="1"/>
        </w:rPr>
      </w:pPr>
      <w:r w:rsidDel="00000000" w:rsidR="00000000" w:rsidRPr="00000000">
        <w:rPr>
          <w:b w:val="1"/>
          <w:bCs w:val="1"/>
          <w:rtl w:val="0"/>
        </w:rPr>
        <w:t xml:space="preserve">Characters</w:t>
      </w:r>
    </w:p>
    <w:p w:rsidR="00000000" w:rsidDel="00000000" w:rsidP="00000000" w:rsidRDefault="00000000" w:rsidRPr="00000000" w14:paraId="000004A1">
      <w:pPr>
        <w:numPr>
          <w:ilvl w:val="0"/>
          <w:numId w:val="24"/>
        </w:numPr>
        <w:ind w:left="720" w:hanging="360"/>
        <w:rPr/>
      </w:pPr>
      <w:r w:rsidDel="00000000" w:rsidR="00000000" w:rsidRPr="00000000">
        <w:rPr>
          <w:rtl w:val="0"/>
        </w:rPr>
        <w:t xml:space="preserve">Alex </w:t>
      </w:r>
    </w:p>
    <w:p w:rsidR="00000000" w:rsidDel="00000000" w:rsidP="00000000" w:rsidRDefault="00000000" w:rsidRPr="00000000" w14:paraId="000004A2">
      <w:pPr>
        <w:numPr>
          <w:ilvl w:val="0"/>
          <w:numId w:val="24"/>
        </w:numPr>
        <w:ind w:left="720" w:hanging="360"/>
        <w:rPr/>
      </w:pPr>
      <w:r w:rsidDel="00000000" w:rsidR="00000000" w:rsidRPr="00000000">
        <w:rPr>
          <w:rtl w:val="0"/>
        </w:rPr>
        <w:t xml:space="preserve">Bi11bot </w:t>
      </w:r>
    </w:p>
    <w:p w:rsidR="00000000" w:rsidDel="00000000" w:rsidP="00000000" w:rsidRDefault="00000000" w:rsidRPr="00000000" w14:paraId="000004A3">
      <w:pPr>
        <w:numPr>
          <w:ilvl w:val="0"/>
          <w:numId w:val="24"/>
        </w:numPr>
        <w:ind w:left="720" w:hanging="360"/>
        <w:rPr/>
      </w:pPr>
      <w:r w:rsidDel="00000000" w:rsidR="00000000" w:rsidRPr="00000000">
        <w:rPr>
          <w:rtl w:val="0"/>
        </w:rPr>
        <w:t xml:space="preserve">Ada</w:t>
      </w:r>
    </w:p>
    <w:p w:rsidR="00000000" w:rsidDel="00000000" w:rsidP="00000000" w:rsidRDefault="00000000" w:rsidRPr="00000000" w14:paraId="000004A4">
      <w:pPr>
        <w:numPr>
          <w:ilvl w:val="0"/>
          <w:numId w:val="24"/>
        </w:numPr>
        <w:ind w:left="720" w:hanging="360"/>
        <w:rPr/>
      </w:pPr>
      <w:r w:rsidDel="00000000" w:rsidR="00000000" w:rsidRPr="00000000">
        <w:rPr>
          <w:rtl w:val="0"/>
        </w:rPr>
        <w:t xml:space="preserve">Tomas, briefly </w:t>
      </w:r>
    </w:p>
    <w:p w:rsidR="00000000" w:rsidDel="00000000" w:rsidP="00000000" w:rsidRDefault="00000000" w:rsidRPr="00000000" w14:paraId="000004A5">
      <w:pPr>
        <w:numPr>
          <w:ilvl w:val="0"/>
          <w:numId w:val="24"/>
        </w:numPr>
        <w:ind w:left="720" w:hanging="360"/>
        <w:rPr/>
      </w:pPr>
      <w:r w:rsidDel="00000000" w:rsidR="00000000" w:rsidRPr="00000000">
        <w:rPr>
          <w:rtl w:val="0"/>
        </w:rPr>
        <w:t xml:space="preserve">Foreman-7 and security drones </w:t>
      </w:r>
    </w:p>
    <w:p w:rsidR="00000000" w:rsidDel="00000000" w:rsidP="00000000" w:rsidRDefault="00000000" w:rsidRPr="00000000" w14:paraId="000004A6">
      <w:pPr>
        <w:numPr>
          <w:ilvl w:val="0"/>
          <w:numId w:val="24"/>
        </w:numPr>
        <w:ind w:left="720" w:hanging="360"/>
        <w:rPr/>
      </w:pPr>
      <w:r w:rsidDel="00000000" w:rsidR="00000000" w:rsidRPr="00000000">
        <w:rPr>
          <w:rtl w:val="0"/>
        </w:rPr>
        <w:t xml:space="preserve">Mera, observing </w:t>
      </w:r>
    </w:p>
    <w:p w:rsidR="00000000" w:rsidDel="00000000" w:rsidP="00000000" w:rsidRDefault="00000000" w:rsidRPr="00000000" w14:paraId="000004A7">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4A8">
      <w:pPr>
        <w:rPr/>
      </w:pPr>
      <w:r w:rsidDel="00000000" w:rsidR="00000000" w:rsidRPr="00000000">
        <w:rPr>
          <w:rtl w:val="0"/>
        </w:rPr>
        <w:t xml:space="preserve">Alex and Bi11bot must navigate falsified maps, avoid Alpha’s security, and understand Adrian’s clue before they are trapped underground.</w:t>
      </w:r>
    </w:p>
    <w:p w:rsidR="00000000" w:rsidDel="00000000" w:rsidP="00000000" w:rsidRDefault="00000000" w:rsidRPr="00000000" w14:paraId="000004A9">
      <w:pPr>
        <w:rPr>
          <w:b w:val="1"/>
          <w:bCs w:val="1"/>
        </w:rPr>
      </w:pPr>
      <w:r w:rsidDel="00000000" w:rsidR="00000000" w:rsidRPr="00000000">
        <w:rPr>
          <w:b w:val="1"/>
          <w:bCs w:val="1"/>
          <w:rtl w:val="0"/>
        </w:rPr>
        <w:t xml:space="preserve">Decision</w:t>
      </w:r>
    </w:p>
    <w:p w:rsidR="00000000" w:rsidDel="00000000" w:rsidP="00000000" w:rsidRDefault="00000000" w:rsidRPr="00000000" w14:paraId="000004AA">
      <w:pPr>
        <w:rPr/>
      </w:pPr>
      <w:r w:rsidDel="00000000" w:rsidR="00000000" w:rsidRPr="00000000">
        <w:rPr>
          <w:rtl w:val="0"/>
        </w:rPr>
        <w:t xml:space="preserve">Alex follows evidence of water rather than the official mine route.</w:t>
      </w:r>
    </w:p>
    <w:p w:rsidR="00000000" w:rsidDel="00000000" w:rsidP="00000000" w:rsidRDefault="00000000" w:rsidRPr="00000000" w14:paraId="000004AB">
      <w:pPr>
        <w:rPr>
          <w:b w:val="1"/>
          <w:bCs w:val="1"/>
        </w:rPr>
      </w:pPr>
      <w:r w:rsidDel="00000000" w:rsidR="00000000" w:rsidRPr="00000000">
        <w:rPr>
          <w:b w:val="1"/>
          <w:bCs w:val="1"/>
          <w:rtl w:val="0"/>
        </w:rPr>
        <w:t xml:space="preserve">Price</w:t>
      </w:r>
    </w:p>
    <w:p w:rsidR="00000000" w:rsidDel="00000000" w:rsidP="00000000" w:rsidRDefault="00000000" w:rsidRPr="00000000" w14:paraId="000004AC">
      <w:pPr>
        <w:rPr/>
      </w:pPr>
      <w:r w:rsidDel="00000000" w:rsidR="00000000" w:rsidRPr="00000000">
        <w:rPr>
          <w:rtl w:val="0"/>
        </w:rPr>
        <w:t xml:space="preserve">The deeper they enter, the more obvious their intrusion becomes to Alpha.</w:t>
      </w:r>
    </w:p>
    <w:p w:rsidR="00000000" w:rsidDel="00000000" w:rsidP="00000000" w:rsidRDefault="00000000" w:rsidRPr="00000000" w14:paraId="000004AD">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4AE">
      <w:pPr>
        <w:numPr>
          <w:ilvl w:val="0"/>
          <w:numId w:val="25"/>
        </w:numPr>
        <w:ind w:left="720" w:hanging="360"/>
        <w:rPr/>
      </w:pPr>
      <w:r w:rsidDel="00000000" w:rsidR="00000000" w:rsidRPr="00000000">
        <w:rPr>
          <w:rtl w:val="0"/>
        </w:rPr>
        <w:t xml:space="preserve">Why is water flowing through an abandoned lithium mine? </w:t>
      </w:r>
    </w:p>
    <w:p w:rsidR="00000000" w:rsidDel="00000000" w:rsidP="00000000" w:rsidRDefault="00000000" w:rsidRPr="00000000" w14:paraId="000004AF">
      <w:pPr>
        <w:numPr>
          <w:ilvl w:val="0"/>
          <w:numId w:val="25"/>
        </w:numPr>
        <w:ind w:left="720" w:hanging="360"/>
        <w:rPr/>
      </w:pPr>
      <w:r w:rsidDel="00000000" w:rsidR="00000000" w:rsidRPr="00000000">
        <w:rPr>
          <w:rtl w:val="0"/>
        </w:rPr>
        <w:t xml:space="preserve">Who inserted false coordinates? </w:t>
      </w:r>
    </w:p>
    <w:p w:rsidR="00000000" w:rsidDel="00000000" w:rsidP="00000000" w:rsidRDefault="00000000" w:rsidRPr="00000000" w14:paraId="000004B0">
      <w:pPr>
        <w:numPr>
          <w:ilvl w:val="0"/>
          <w:numId w:val="25"/>
        </w:numPr>
        <w:ind w:left="720" w:hanging="360"/>
        <w:rPr/>
      </w:pPr>
      <w:r w:rsidDel="00000000" w:rsidR="00000000" w:rsidRPr="00000000">
        <w:rPr>
          <w:rtl w:val="0"/>
        </w:rPr>
        <w:t xml:space="preserve">Did Adrian discover the diversion? </w:t>
      </w:r>
    </w:p>
    <w:p w:rsidR="00000000" w:rsidDel="00000000" w:rsidP="00000000" w:rsidRDefault="00000000" w:rsidRPr="00000000" w14:paraId="000004B1">
      <w:pPr>
        <w:numPr>
          <w:ilvl w:val="0"/>
          <w:numId w:val="25"/>
        </w:numPr>
        <w:ind w:left="720" w:hanging="360"/>
        <w:rPr/>
      </w:pPr>
      <w:r w:rsidDel="00000000" w:rsidR="00000000" w:rsidRPr="00000000">
        <w:rPr>
          <w:rtl w:val="0"/>
        </w:rPr>
        <w:t xml:space="preserve">Is Alpha concealing the system or unaware of it? </w:t>
      </w:r>
    </w:p>
    <w:p w:rsidR="00000000" w:rsidDel="00000000" w:rsidP="00000000" w:rsidRDefault="00000000" w:rsidRPr="00000000" w14:paraId="000004B2">
      <w:pPr>
        <w:numPr>
          <w:ilvl w:val="0"/>
          <w:numId w:val="25"/>
        </w:numPr>
        <w:ind w:left="720" w:hanging="360"/>
        <w:rPr/>
      </w:pPr>
      <w:r w:rsidDel="00000000" w:rsidR="00000000" w:rsidRPr="00000000">
        <w:rPr>
          <w:rtl w:val="0"/>
        </w:rPr>
        <w:t xml:space="preserve">What will the Measure allow Alex to see? </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b w:val="1"/>
          <w:bCs w:val="1"/>
          <w:rtl w:val="0"/>
        </w:rPr>
        <w:t xml:space="preserve">Panel 1</w:t>
      </w:r>
    </w:p>
    <w:p w:rsidR="00000000" w:rsidDel="00000000" w:rsidP="00000000" w:rsidRDefault="00000000" w:rsidRPr="00000000" w14:paraId="000004B6">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B7">
      <w:pPr>
        <w:rPr/>
      </w:pPr>
      <w:r w:rsidDel="00000000" w:rsidR="00000000" w:rsidRPr="00000000">
        <w:rPr>
          <w:rtl w:val="0"/>
        </w:rPr>
        <w:t xml:space="preserve">Show Tomas’s sacrifice creating the opening.</w:t>
      </w:r>
    </w:p>
    <w:p w:rsidR="00000000" w:rsidDel="00000000" w:rsidP="00000000" w:rsidRDefault="00000000" w:rsidRPr="00000000" w14:paraId="000004B8">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B9">
      <w:pPr>
        <w:rPr/>
      </w:pPr>
      <w:r w:rsidDel="00000000" w:rsidR="00000000" w:rsidRPr="00000000">
        <w:rPr>
          <w:rtl w:val="0"/>
        </w:rPr>
        <w:t xml:space="preserve">Tomas stands in the active mine amid alarms and dust-suppression mist, confronting Foreman-7 and drawing two security drones toward himself. In the background, Alex slips through the concealed maintenance door with Bi11bot.</w:t>
      </w:r>
    </w:p>
    <w:p w:rsidR="00000000" w:rsidDel="00000000" w:rsidP="00000000" w:rsidRDefault="00000000" w:rsidRPr="00000000" w14:paraId="000004BA">
      <w:pPr>
        <w:rPr>
          <w:b w:val="1"/>
          <w:bCs w:val="1"/>
        </w:rPr>
      </w:pPr>
      <w:r w:rsidDel="00000000" w:rsidR="00000000" w:rsidRPr="00000000">
        <w:rPr>
          <w:b w:val="1"/>
          <w:bCs w:val="1"/>
          <w:rtl w:val="0"/>
        </w:rPr>
        <w:t xml:space="preserve">Dialogue</w:t>
      </w:r>
    </w:p>
    <w:p w:rsidR="00000000" w:rsidDel="00000000" w:rsidP="00000000" w:rsidRDefault="00000000" w:rsidRPr="00000000" w14:paraId="000004BB">
      <w:pPr>
        <w:rPr/>
      </w:pPr>
      <w:r w:rsidDel="00000000" w:rsidR="00000000" w:rsidRPr="00000000">
        <w:rPr>
          <w:b w:val="1"/>
          <w:bCs w:val="1"/>
          <w:rtl w:val="0"/>
        </w:rPr>
        <w:t xml:space="preserve">FOREMAN-7</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“Worker Tomas.”</w:t>
      </w:r>
    </w:p>
    <w:p w:rsidR="00000000" w:rsidDel="00000000" w:rsidP="00000000" w:rsidRDefault="00000000" w:rsidRPr="00000000" w14:paraId="000004BD">
      <w:pPr>
        <w:rPr/>
      </w:pPr>
      <w:r w:rsidDel="00000000" w:rsidR="00000000" w:rsidRPr="00000000">
        <w:rPr>
          <w:rtl w:val="0"/>
        </w:rPr>
        <w:t xml:space="preserve">“You initiated an unauthorized shutdown.”</w:t>
      </w:r>
    </w:p>
    <w:p w:rsidR="00000000" w:rsidDel="00000000" w:rsidP="00000000" w:rsidRDefault="00000000" w:rsidRPr="00000000" w14:paraId="000004BE">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“Must be my age.”</w:t>
      </w:r>
    </w:p>
    <w:p w:rsidR="00000000" w:rsidDel="00000000" w:rsidP="00000000" w:rsidRDefault="00000000" w:rsidRPr="00000000" w14:paraId="000004C0">
      <w:pPr>
        <w:rPr/>
      </w:pPr>
      <w:r w:rsidDel="00000000" w:rsidR="00000000" w:rsidRPr="00000000">
        <w:rPr>
          <w:rtl w:val="0"/>
        </w:rPr>
        <w:t xml:space="preserve">He looks toward the hidden door as it closes behind Alex.</w:t>
      </w:r>
    </w:p>
    <w:p w:rsidR="00000000" w:rsidDel="00000000" w:rsidP="00000000" w:rsidRDefault="00000000" w:rsidRPr="00000000" w14:paraId="000004C1">
      <w:pPr>
        <w:rPr/>
      </w:pPr>
      <w:sdt>
        <w:sdtPr>
          <w:id w:val="-211999429"/>
          <w:tag w:val="goog_rdk_47"/>
        </w:sdtPr>
        <w:sdtContent>
          <w:commentRangeStart w:id="28"/>
        </w:sdtContent>
      </w:sdt>
      <w:r w:rsidDel="00000000" w:rsidR="00000000" w:rsidRPr="00000000">
        <w:rPr>
          <w:rtl w:val="0"/>
        </w:rPr>
        <w:t xml:space="preserve">“I forget which rules matter.”</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4C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Panel 2</w:t>
      </w:r>
    </w:p>
    <w:p w:rsidR="00000000" w:rsidDel="00000000" w:rsidP="00000000" w:rsidRDefault="00000000" w:rsidRPr="00000000" w14:paraId="000004C4">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C5">
      <w:pPr>
        <w:rPr/>
      </w:pPr>
      <w:r w:rsidDel="00000000" w:rsidR="00000000" w:rsidRPr="00000000">
        <w:rPr>
          <w:rtl w:val="0"/>
        </w:rPr>
        <w:t xml:space="preserve">Show the falsified map and Ada’s essential role.</w:t>
      </w:r>
    </w:p>
    <w:p w:rsidR="00000000" w:rsidDel="00000000" w:rsidP="00000000" w:rsidRDefault="00000000" w:rsidRPr="00000000" w14:paraId="000004C6">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C7">
      <w:pPr>
        <w:rPr/>
      </w:pPr>
      <w:r w:rsidDel="00000000" w:rsidR="00000000" w:rsidRPr="00000000">
        <w:rPr>
          <w:rtl w:val="0"/>
        </w:rPr>
        <w:t xml:space="preserve">Inside the abandoned lithium mine, corroded rails, collapsed supports, mineral stains, and old extraction machinery surround Alex and Bi11bot. Bi11bot projects Adrian’s map over Alpha’s official map. The two maps no longer align. Ada studies the same data in the workshop, with paper plans spread across Adrian’s desk.</w:t>
      </w:r>
    </w:p>
    <w:p w:rsidR="00000000" w:rsidDel="00000000" w:rsidP="00000000" w:rsidRDefault="00000000" w:rsidRPr="00000000" w14:paraId="000004C8">
      <w:pPr>
        <w:rPr>
          <w:b w:val="1"/>
          <w:bCs w:val="1"/>
        </w:rPr>
      </w:pPr>
      <w:sdt>
        <w:sdtPr>
          <w:id w:val="-780570387"/>
          <w:tag w:val="goog_rdk_48"/>
        </w:sdtPr>
        <w:sdtContent>
          <w:commentRangeStart w:id="29"/>
        </w:sdtContent>
      </w:sdt>
      <w:r w:rsidDel="00000000" w:rsidR="00000000" w:rsidRPr="00000000">
        <w:rPr>
          <w:b w:val="1"/>
          <w:bCs w:val="1"/>
          <w:rtl w:val="0"/>
        </w:rPr>
        <w:t xml:space="preserve">Dialogue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rtl w:val="0"/>
        </w:rPr>
        <w:t xml:space="preserve">“Stop.  Alpha just moved you.  </w:t>
      </w:r>
      <w:r w:rsidDel="00000000" w:rsidR="00000000" w:rsidRPr="00000000">
        <w:rPr>
          <w:rtl w:val="0"/>
        </w:rPr>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4CC">
      <w:pPr>
        <w:spacing w:after="240" w:before="240" w:lineRule="auto"/>
        <w:ind w:left="0" w:right="600" w:firstLine="0"/>
        <w:rPr/>
      </w:pPr>
      <w:r w:rsidDel="00000000" w:rsidR="00000000" w:rsidRPr="00000000">
        <w:rPr>
          <w:rtl w:val="0"/>
        </w:rPr>
        <w:t xml:space="preserve">“I haven’t moved.”</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4CE">
      <w:pPr>
        <w:spacing w:after="240" w:before="240" w:lineRule="auto"/>
        <w:ind w:left="0" w:right="600" w:firstLine="0"/>
        <w:rPr/>
      </w:pPr>
      <w:r w:rsidDel="00000000" w:rsidR="00000000" w:rsidRPr="00000000">
        <w:rPr>
          <w:rtl w:val="0"/>
        </w:rPr>
        <w:t xml:space="preserve">“Then someone is rewriting the map.”</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4D0">
      <w:pPr>
        <w:spacing w:after="240" w:before="240" w:lineRule="auto"/>
        <w:ind w:left="0" w:right="600" w:firstLine="0"/>
        <w:rPr/>
      </w:pPr>
      <w:r w:rsidDel="00000000" w:rsidR="00000000" w:rsidRPr="00000000">
        <w:rPr>
          <w:rtl w:val="0"/>
        </w:rPr>
        <w:t xml:space="preserve">“Forget the route. Adrian marked every third junction. Look for what doesn’t belong.”</w:t>
      </w:r>
    </w:p>
    <w:p w:rsidR="00000000" w:rsidDel="00000000" w:rsidP="00000000" w:rsidRDefault="00000000" w:rsidRPr="00000000" w14:paraId="000004D1">
      <w:pPr>
        <w:rPr>
          <w:b w:val="1"/>
          <w:bCs w:val="1"/>
        </w:rPr>
      </w:pPr>
      <w:r w:rsidDel="00000000" w:rsidR="00000000" w:rsidRPr="00000000">
        <w:rPr>
          <w:rtl w:val="0"/>
        </w:rPr>
      </w:r>
    </w:p>
    <w:p w:rsidR="00000000" w:rsidDel="00000000" w:rsidP="00000000" w:rsidRDefault="00000000" w:rsidRPr="00000000" w14:paraId="000004D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b w:val="1"/>
          <w:bCs w:val="1"/>
          <w:rtl w:val="0"/>
        </w:rPr>
        <w:t xml:space="preserve">Panel 3</w:t>
      </w:r>
    </w:p>
    <w:p w:rsidR="00000000" w:rsidDel="00000000" w:rsidP="00000000" w:rsidRDefault="00000000" w:rsidRPr="00000000" w14:paraId="000004D4">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D5">
      <w:pPr>
        <w:rPr/>
      </w:pPr>
      <w:r w:rsidDel="00000000" w:rsidR="00000000" w:rsidRPr="00000000">
        <w:rPr>
          <w:rtl w:val="0"/>
        </w:rPr>
        <w:t xml:space="preserve">Have Alex and Bi11bot avoid capture rather than be confronted.</w:t>
      </w:r>
    </w:p>
    <w:p w:rsidR="00000000" w:rsidDel="00000000" w:rsidP="00000000" w:rsidRDefault="00000000" w:rsidRPr="00000000" w14:paraId="000004D6">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D7">
      <w:pPr>
        <w:rPr/>
      </w:pPr>
      <w:r w:rsidDel="00000000" w:rsidR="00000000" w:rsidRPr="00000000">
        <w:rPr>
          <w:rtl w:val="0"/>
        </w:rPr>
        <w:t xml:space="preserve">Security drones enter the abandoned tunnel behind Alex. Bi11bot extinguishes their lamps. Alex notices condensation on one tunnel wall and follows the damp air into a narrow maintenance channel. The drones continue down the false route while Alex and Bi11bot hide above a large pipe.</w:t>
      </w:r>
    </w:p>
    <w:p w:rsidR="00000000" w:rsidDel="00000000" w:rsidP="00000000" w:rsidRDefault="00000000" w:rsidRPr="00000000" w14:paraId="000004D8">
      <w:pPr>
        <w:rPr>
          <w:b w:val="1"/>
          <w:bCs w:val="1"/>
        </w:rPr>
      </w:pPr>
      <w:r w:rsidDel="00000000" w:rsidR="00000000" w:rsidRPr="00000000">
        <w:rPr>
          <w:b w:val="1"/>
          <w:bCs w:val="1"/>
          <w:rtl w:val="0"/>
        </w:rPr>
        <w:t xml:space="preserve">Dialogue</w:t>
      </w:r>
    </w:p>
    <w:p w:rsidR="00000000" w:rsidDel="00000000" w:rsidP="00000000" w:rsidRDefault="00000000" w:rsidRPr="00000000" w14:paraId="000004D9">
      <w:pPr>
        <w:rPr/>
      </w:pPr>
      <w:r w:rsidDel="00000000" w:rsidR="00000000" w:rsidRPr="00000000">
        <w:rPr>
          <w:b w:val="1"/>
          <w:bCs w:val="1"/>
          <w:rtl w:val="0"/>
        </w:rPr>
        <w:t xml:space="preserve">Alpha security voice</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“Unauthorized movement detected. Remain for protective detention.”</w:t>
      </w:r>
    </w:p>
    <w:p w:rsidR="00000000" w:rsidDel="00000000" w:rsidP="00000000" w:rsidRDefault="00000000" w:rsidRPr="00000000" w14:paraId="000004DB">
      <w:pPr>
        <w:rPr/>
      </w:pPr>
      <w:r w:rsidDel="00000000" w:rsidR="00000000" w:rsidRPr="00000000">
        <w:rPr>
          <w:b w:val="1"/>
          <w:bCs w:val="1"/>
          <w:rtl w:val="0"/>
        </w:rPr>
        <w:t xml:space="preserve">Alex</w:t>
      </w:r>
      <w:r w:rsidDel="00000000" w:rsidR="00000000" w:rsidRPr="00000000">
        <w:rPr>
          <w:rtl w:val="0"/>
        </w:rPr>
        <w:t xml:space="preserve">, whispering</w:t>
      </w:r>
    </w:p>
    <w:p w:rsidR="00000000" w:rsidDel="00000000" w:rsidP="00000000" w:rsidRDefault="00000000" w:rsidRPr="00000000" w14:paraId="000004DC">
      <w:pPr>
        <w:rPr/>
      </w:pPr>
      <w:r w:rsidDel="00000000" w:rsidR="00000000" w:rsidRPr="00000000">
        <w:rPr>
          <w:rtl w:val="0"/>
        </w:rPr>
        <w:t xml:space="preserve">“Protective?”</w:t>
      </w:r>
    </w:p>
    <w:p w:rsidR="00000000" w:rsidDel="00000000" w:rsidP="00000000" w:rsidRDefault="00000000" w:rsidRPr="00000000" w14:paraId="000004DD">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 versatile word.”</w:t>
      </w:r>
    </w:p>
    <w:p w:rsidR="00000000" w:rsidDel="00000000" w:rsidP="00000000" w:rsidRDefault="00000000" w:rsidRPr="00000000" w14:paraId="000004DF">
      <w:pPr>
        <w:rPr/>
      </w:pPr>
      <w:r w:rsidDel="00000000" w:rsidR="00000000" w:rsidRPr="00000000">
        <w:rPr>
          <w:rtl w:val="0"/>
        </w:rPr>
        <w:t xml:space="preserve">A drone scans beneath them.</w:t>
      </w:r>
    </w:p>
    <w:p w:rsidR="00000000" w:rsidDel="00000000" w:rsidP="00000000" w:rsidRDefault="00000000" w:rsidRPr="00000000" w14:paraId="000004E0">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“Alex, there’s water behind that wall.”</w:t>
      </w:r>
    </w:p>
    <w:p w:rsidR="00000000" w:rsidDel="00000000" w:rsidP="00000000" w:rsidRDefault="00000000" w:rsidRPr="00000000" w14:paraId="000004E2">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“In an abandoned lithium mine?”</w:t>
      </w:r>
    </w:p>
    <w:p w:rsidR="00000000" w:rsidDel="00000000" w:rsidP="00000000" w:rsidRDefault="00000000" w:rsidRPr="00000000" w14:paraId="000004E4">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“In an abandoned lithium mine? I believe we have found what does not belong.”</w:t>
      </w:r>
    </w:p>
    <w:p w:rsidR="00000000" w:rsidDel="00000000" w:rsidP="00000000" w:rsidRDefault="00000000" w:rsidRPr="00000000" w14:paraId="000004E6">
      <w:pPr>
        <w:rPr/>
      </w:pPr>
      <w:r w:rsidDel="00000000" w:rsidR="00000000" w:rsidRPr="00000000">
        <w:rPr>
          <w:rtl w:val="0"/>
        </w:rPr>
        <w:t xml:space="preserve">They follow the pipe.</w:t>
      </w:r>
    </w:p>
    <w:p w:rsidR="00000000" w:rsidDel="00000000" w:rsidP="00000000" w:rsidRDefault="00000000" w:rsidRPr="00000000" w14:paraId="000004E7">
      <w:pPr>
        <w:rPr>
          <w:b w:val="1"/>
          <w:bCs w:val="1"/>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9">
      <w:pPr>
        <w:rPr>
          <w:b w:val="1"/>
          <w:bCs w:val="1"/>
        </w:rPr>
      </w:pPr>
      <w:r w:rsidDel="00000000" w:rsidR="00000000" w:rsidRPr="00000000">
        <w:rPr>
          <w:b w:val="1"/>
          <w:bCs w:val="1"/>
          <w:rtl w:val="0"/>
        </w:rPr>
        <w:t xml:space="preserve">Panel 4</w:t>
      </w:r>
    </w:p>
    <w:p w:rsidR="00000000" w:rsidDel="00000000" w:rsidP="00000000" w:rsidRDefault="00000000" w:rsidRPr="00000000" w14:paraId="000004EA">
      <w:pPr>
        <w:rPr>
          <w:b w:val="1"/>
          <w:bCs w:val="1"/>
        </w:rPr>
      </w:pPr>
      <w:r w:rsidDel="00000000" w:rsidR="00000000" w:rsidRPr="00000000">
        <w:rPr>
          <w:b w:val="1"/>
          <w:bCs w:val="1"/>
          <w:rtl w:val="0"/>
        </w:rPr>
        <w:t xml:space="preserve">Scene function</w:t>
      </w:r>
    </w:p>
    <w:p w:rsidR="00000000" w:rsidDel="00000000" w:rsidP="00000000" w:rsidRDefault="00000000" w:rsidRPr="00000000" w14:paraId="000004EB">
      <w:pPr>
        <w:rPr/>
      </w:pPr>
      <w:r w:rsidDel="00000000" w:rsidR="00000000" w:rsidRPr="00000000">
        <w:rPr>
          <w:rtl w:val="0"/>
        </w:rPr>
        <w:t xml:space="preserve">Foreshadow the diversion and give Alex the clue required to find the Measure.</w:t>
      </w:r>
    </w:p>
    <w:p w:rsidR="00000000" w:rsidDel="00000000" w:rsidP="00000000" w:rsidRDefault="00000000" w:rsidRPr="00000000" w14:paraId="000004EC">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4ED">
      <w:pPr>
        <w:rPr/>
      </w:pPr>
      <w:r w:rsidDel="00000000" w:rsidR="00000000" w:rsidRPr="00000000">
        <w:rPr>
          <w:rtl w:val="0"/>
        </w:rPr>
        <w:t xml:space="preserve">Alex and Bi11bot enter a hidden industrial chamber built inside the abandoned mine. Massive modern water pipes run through old lithium infrastructure. One pipe is marked KEEL RESIDENTIAL, narrow and corroded. Another is marked UPLINK INDUSTRIAL, broad and newly maintained. A manual regulator bears Adrian’s balanced water-drop symbol, but its gauge displays impossible readings: input and output values that do not match.</w:t>
      </w:r>
    </w:p>
    <w:p w:rsidR="00000000" w:rsidDel="00000000" w:rsidP="00000000" w:rsidRDefault="00000000" w:rsidRPr="00000000" w14:paraId="000004EE">
      <w:pPr>
        <w:rPr>
          <w:b w:val="1"/>
          <w:bCs w:val="1"/>
        </w:rPr>
      </w:pPr>
      <w:sdt>
        <w:sdtPr>
          <w:id w:val="-81135538"/>
          <w:tag w:val="goog_rdk_49"/>
        </w:sdtPr>
        <w:sdtContent>
          <w:commentRangeStart w:id="30"/>
        </w:sdtContent>
      </w:sdt>
      <w:r w:rsidDel="00000000" w:rsidR="00000000" w:rsidRPr="00000000">
        <w:rPr>
          <w:b w:val="1"/>
          <w:bCs w:val="1"/>
          <w:rtl w:val="0"/>
        </w:rPr>
        <w:t xml:space="preserve">Dialogue</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4EF">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“This isn’t abandoned.”</w:t>
      </w:r>
    </w:p>
    <w:p w:rsidR="00000000" w:rsidDel="00000000" w:rsidP="00000000" w:rsidRDefault="00000000" w:rsidRPr="00000000" w14:paraId="000004F1">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“Only the mine.”</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4F4">
      <w:pPr>
        <w:spacing w:after="240" w:before="240" w:lineRule="auto"/>
        <w:ind w:left="0" w:right="600" w:firstLine="0"/>
        <w:rPr/>
      </w:pPr>
      <w:r w:rsidDel="00000000" w:rsidR="00000000" w:rsidRPr="00000000">
        <w:rPr>
          <w:rtl w:val="0"/>
        </w:rPr>
        <w:t xml:space="preserve">“The gauge says most of the water goes to Keel.”</w:t>
      </w:r>
    </w:p>
    <w:p w:rsidR="00000000" w:rsidDel="00000000" w:rsidP="00000000" w:rsidRDefault="00000000" w:rsidRPr="00000000" w14:paraId="000004F5">
      <w:pPr>
        <w:spacing w:after="240" w:before="240" w:lineRule="auto"/>
        <w:rPr>
          <w:i w:val="1"/>
          <w:iCs w:val="1"/>
        </w:rPr>
      </w:pPr>
      <w:r w:rsidDel="00000000" w:rsidR="00000000" w:rsidRPr="00000000">
        <w:rPr>
          <w:i w:val="1"/>
          <w:iCs w:val="1"/>
          <w:rtl w:val="0"/>
        </w:rPr>
        <w:t xml:space="preserve">Alex puts his hand against the nearly empty pipe.</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4F7">
      <w:pPr>
        <w:spacing w:after="240" w:before="240" w:lineRule="auto"/>
        <w:ind w:left="0" w:right="600" w:firstLine="0"/>
        <w:rPr/>
      </w:pPr>
      <w:r w:rsidDel="00000000" w:rsidR="00000000" w:rsidRPr="00000000">
        <w:rPr>
          <w:rtl w:val="0"/>
        </w:rPr>
        <w:t xml:space="preserve">“Then why is this line almost dry?”</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4F9">
      <w:pPr>
        <w:spacing w:after="240" w:before="240" w:lineRule="auto"/>
        <w:ind w:left="0" w:right="600" w:firstLine="0"/>
        <w:rPr/>
      </w:pPr>
      <w:r w:rsidDel="00000000" w:rsidR="00000000" w:rsidRPr="00000000">
        <w:rPr>
          <w:rtl w:val="0"/>
        </w:rPr>
        <w:t xml:space="preserve">“Because the record and reality are telling different stories.”</w:t>
      </w:r>
    </w:p>
    <w:p w:rsidR="00000000" w:rsidDel="00000000" w:rsidP="00000000" w:rsidRDefault="00000000" w:rsidRPr="00000000" w14:paraId="000004FA">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“That’s the clue. He didn’t hide the Measure in the mine. He hid it in the lie.”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F">
      <w:pPr>
        <w:rPr>
          <w:b w:val="1"/>
          <w:bCs w:val="1"/>
        </w:rPr>
      </w:pPr>
      <w:r w:rsidDel="00000000" w:rsidR="00000000" w:rsidRPr="00000000">
        <w:rPr>
          <w:b w:val="1"/>
          <w:bCs w:val="1"/>
          <w:rtl w:val="0"/>
        </w:rPr>
        <w:t xml:space="preserve">Panel 5</w:t>
      </w:r>
    </w:p>
    <w:p w:rsidR="00000000" w:rsidDel="00000000" w:rsidP="00000000" w:rsidRDefault="00000000" w:rsidRPr="00000000" w14:paraId="00000500">
      <w:pPr>
        <w:rPr>
          <w:b w:val="1"/>
          <w:bCs w:val="1"/>
        </w:rPr>
      </w:pPr>
      <w:r w:rsidDel="00000000" w:rsidR="00000000" w:rsidRPr="00000000">
        <w:rPr>
          <w:b w:val="1"/>
          <w:bCs w:val="1"/>
          <w:rtl w:val="0"/>
        </w:rPr>
        <w:t xml:space="preserve">Scene function</w:t>
      </w:r>
    </w:p>
    <w:p w:rsidR="00000000" w:rsidDel="00000000" w:rsidP="00000000" w:rsidRDefault="00000000" w:rsidRPr="00000000" w14:paraId="00000501">
      <w:pPr>
        <w:rPr/>
      </w:pPr>
      <w:r w:rsidDel="00000000" w:rsidR="00000000" w:rsidRPr="00000000">
        <w:rPr>
          <w:rtl w:val="0"/>
        </w:rPr>
        <w:t xml:space="preserve">Recover the Measure and explain the “he hid it in the lie” line clearly.</w:t>
      </w:r>
    </w:p>
    <w:p w:rsidR="00000000" w:rsidDel="00000000" w:rsidP="00000000" w:rsidRDefault="00000000" w:rsidRPr="00000000" w14:paraId="00000502">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503">
      <w:pPr>
        <w:rPr/>
      </w:pPr>
      <w:r w:rsidDel="00000000" w:rsidR="00000000" w:rsidRPr="00000000">
        <w:rPr>
          <w:rtl w:val="0"/>
        </w:rPr>
        <w:t xml:space="preserve">Alex opens the regulator’s false gauge housing. Hidden behind the fabricated readings is the Measure: a precision instrument fitted into the mechanism that generates the false data. When Alex removes it, the regulator’s real flow values become visible. The Measure activates and projects the concealed diversion network throughout Keel.</w:t>
      </w:r>
    </w:p>
    <w:p w:rsidR="00000000" w:rsidDel="00000000" w:rsidP="00000000" w:rsidRDefault="00000000" w:rsidRPr="00000000" w14:paraId="00000504">
      <w:pPr>
        <w:rPr>
          <w:b w:val="1"/>
          <w:bCs w:val="1"/>
        </w:rPr>
      </w:pPr>
      <w:r w:rsidDel="00000000" w:rsidR="00000000" w:rsidRPr="00000000">
        <w:rPr>
          <w:b w:val="1"/>
          <w:bCs w:val="1"/>
          <w:rtl w:val="0"/>
        </w:rPr>
        <w:t xml:space="preserve">Engraved text</w:t>
      </w:r>
    </w:p>
    <w:p w:rsidR="00000000" w:rsidDel="00000000" w:rsidP="00000000" w:rsidRDefault="00000000" w:rsidRPr="00000000" w14:paraId="00000505">
      <w:pPr>
        <w:rPr/>
      </w:pPr>
      <w:r w:rsidDel="00000000" w:rsidR="00000000" w:rsidRPr="00000000">
        <w:rPr>
          <w:b w:val="1"/>
          <w:bCs w:val="1"/>
          <w:rtl w:val="0"/>
        </w:rPr>
        <w:t xml:space="preserve">WHAT IS NOT MEASURED CAN BE MADE INVISIBLE.</w:t>
      </w:r>
      <w:r w:rsidDel="00000000" w:rsidR="00000000" w:rsidRPr="00000000">
        <w:rPr>
          <w:rtl w:val="0"/>
        </w:rPr>
      </w:r>
    </w:p>
    <w:p w:rsidR="00000000" w:rsidDel="00000000" w:rsidP="00000000" w:rsidRDefault="00000000" w:rsidRPr="00000000" w14:paraId="00000506">
      <w:pPr>
        <w:rPr>
          <w:b w:val="1"/>
          <w:bCs w:val="1"/>
        </w:rPr>
      </w:pPr>
      <w:sdt>
        <w:sdtPr>
          <w:id w:val="-1888527127"/>
          <w:tag w:val="goog_rdk_50"/>
        </w:sdtPr>
        <w:sdtContent>
          <w:commentRangeStart w:id="31"/>
        </w:sdtContent>
      </w:sdt>
      <w:r w:rsidDel="00000000" w:rsidR="00000000" w:rsidRPr="00000000">
        <w:rPr>
          <w:b w:val="1"/>
          <w:bCs w:val="1"/>
          <w:rtl w:val="0"/>
        </w:rPr>
        <w:t xml:space="preserve">Dialogue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507">
      <w:pPr>
        <w:rPr>
          <w:b w:val="1"/>
          <w:bCs w:val="1"/>
        </w:rPr>
      </w:pPr>
      <w:r w:rsidDel="00000000" w:rsidR="00000000" w:rsidRPr="00000000">
        <w:rPr>
          <w:b w:val="1"/>
          <w:bCs w:val="1"/>
          <w:rtl w:val="0"/>
        </w:rPr>
        <w:t xml:space="preserve">Alex:</w:t>
      </w:r>
    </w:p>
    <w:p w:rsidR="00000000" w:rsidDel="00000000" w:rsidP="00000000" w:rsidRDefault="00000000" w:rsidRPr="00000000" w14:paraId="00000508">
      <w:pPr>
        <w:spacing w:after="240" w:before="240" w:lineRule="auto"/>
        <w:ind w:left="0" w:right="600" w:firstLine="0"/>
        <w:rPr/>
      </w:pPr>
      <w:r w:rsidDel="00000000" w:rsidR="00000000" w:rsidRPr="00000000">
        <w:rPr>
          <w:rtl w:val="0"/>
        </w:rPr>
        <w:t xml:space="preserve">“The lie – Keel never got this water.”</w:t>
      </w:r>
    </w:p>
    <w:p w:rsidR="00000000" w:rsidDel="00000000" w:rsidP="00000000" w:rsidRDefault="00000000" w:rsidRPr="00000000" w14:paraId="00000509">
      <w:pPr>
        <w:spacing w:after="240" w:before="240" w:lineRule="auto"/>
        <w:rPr>
          <w:i w:val="1"/>
          <w:iCs w:val="1"/>
        </w:rPr>
      </w:pPr>
      <w:r w:rsidDel="00000000" w:rsidR="00000000" w:rsidRPr="00000000">
        <w:rPr>
          <w:i w:val="1"/>
          <w:iCs w:val="1"/>
          <w:rtl w:val="0"/>
        </w:rPr>
        <w:t xml:space="preserve">He discovers the Measure.</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50B">
      <w:pPr>
        <w:spacing w:after="240" w:before="240" w:lineRule="auto"/>
        <w:ind w:left="0" w:right="600" w:firstLine="0"/>
        <w:rPr/>
      </w:pPr>
      <w:r w:rsidDel="00000000" w:rsidR="00000000" w:rsidRPr="00000000">
        <w:rPr>
          <w:rtl w:val="0"/>
        </w:rPr>
        <w:t xml:space="preserve">“The Truth – The Measure…”</w:t>
      </w:r>
    </w:p>
    <w:p w:rsidR="00000000" w:rsidDel="00000000" w:rsidP="00000000" w:rsidRDefault="00000000" w:rsidRPr="00000000" w14:paraId="0000050C">
      <w:pPr>
        <w:spacing w:after="240" w:before="240" w:lineRule="auto"/>
        <w:rPr>
          <w:i w:val="1"/>
          <w:iCs w:val="1"/>
        </w:rPr>
      </w:pPr>
      <w:r w:rsidDel="00000000" w:rsidR="00000000" w:rsidRPr="00000000">
        <w:rPr>
          <w:i w:val="1"/>
          <w:iCs w:val="1"/>
          <w:rtl w:val="0"/>
        </w:rPr>
        <w:t xml:space="preserve">He removes it. The real network illuminates. The Measure reveals hidden lines carrying water away from Keel.</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50E">
      <w:pPr>
        <w:spacing w:after="240" w:before="240" w:lineRule="auto"/>
        <w:ind w:left="0" w:right="600" w:firstLine="0"/>
        <w:rPr/>
      </w:pPr>
      <w:r w:rsidDel="00000000" w:rsidR="00000000" w:rsidRPr="00000000">
        <w:rPr>
          <w:rtl w:val="0"/>
        </w:rPr>
        <w:t xml:space="preserve">“Dad hid the truth inside the lie.”</w:t>
      </w:r>
    </w:p>
    <w:p w:rsidR="00000000" w:rsidDel="00000000" w:rsidP="00000000" w:rsidRDefault="00000000" w:rsidRPr="00000000" w14:paraId="0000050F">
      <w:pPr>
        <w:spacing w:after="240" w:before="240" w:lineRule="auto"/>
        <w:rPr>
          <w:i w:val="1"/>
          <w:iCs w:val="1"/>
        </w:rPr>
      </w:pPr>
      <w:r w:rsidDel="00000000" w:rsidR="00000000" w:rsidRPr="00000000">
        <w:rPr>
          <w:i w:val="1"/>
          <w:iCs w:val="1"/>
          <w:rtl w:val="0"/>
        </w:rPr>
        <w:t xml:space="preserve">The full diversion appears.</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511">
      <w:pPr>
        <w:spacing w:after="240" w:before="240" w:lineRule="auto"/>
        <w:ind w:left="0" w:right="600" w:firstLine="0"/>
        <w:rPr/>
      </w:pPr>
      <w:r w:rsidDel="00000000" w:rsidR="00000000" w:rsidRPr="00000000">
        <w:rPr>
          <w:rtl w:val="0"/>
        </w:rPr>
        <w:t xml:space="preserve">“And left me a way to prove it.”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Panel 6</w:t>
      </w:r>
    </w:p>
    <w:p w:rsidR="00000000" w:rsidDel="00000000" w:rsidP="00000000" w:rsidRDefault="00000000" w:rsidRPr="00000000" w14:paraId="00000516">
      <w:pPr>
        <w:rPr>
          <w:b w:val="1"/>
          <w:bCs w:val="1"/>
        </w:rPr>
      </w:pPr>
      <w:r w:rsidDel="00000000" w:rsidR="00000000" w:rsidRPr="00000000">
        <w:rPr>
          <w:b w:val="1"/>
          <w:bCs w:val="1"/>
          <w:rtl w:val="0"/>
        </w:rPr>
        <w:t xml:space="preserve">Scene function</w:t>
      </w:r>
    </w:p>
    <w:p w:rsidR="00000000" w:rsidDel="00000000" w:rsidP="00000000" w:rsidRDefault="00000000" w:rsidRPr="00000000" w14:paraId="00000517">
      <w:pPr>
        <w:rPr/>
      </w:pPr>
      <w:r w:rsidDel="00000000" w:rsidR="00000000" w:rsidRPr="00000000">
        <w:rPr>
          <w:rtl w:val="0"/>
        </w:rPr>
        <w:t xml:space="preserve">Clarify the wants-versus-needs choice organically.</w:t>
      </w:r>
    </w:p>
    <w:p w:rsidR="00000000" w:rsidDel="00000000" w:rsidP="00000000" w:rsidRDefault="00000000" w:rsidRPr="00000000" w14:paraId="00000518">
      <w:pPr>
        <w:rPr>
          <w:b w:val="1"/>
          <w:bCs w:val="1"/>
        </w:rPr>
      </w:pPr>
      <w:sdt>
        <w:sdtPr>
          <w:id w:val="762040143"/>
          <w:tag w:val="goog_rdk_51"/>
        </w:sdtPr>
        <w:sdtContent>
          <w:commentRangeStart w:id="32"/>
        </w:sdtContent>
      </w:sdt>
      <w:r w:rsidDel="00000000" w:rsidR="00000000" w:rsidRPr="00000000">
        <w:rPr>
          <w:b w:val="1"/>
          <w:bCs w:val="1"/>
          <w:rtl w:val="0"/>
        </w:rPr>
        <w:t xml:space="preserve">Sample image prompt</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rPr>
          <w:rtl w:val="0"/>
        </w:rPr>
        <w:t xml:space="preserve">Inside the hidden water-control chamber beneath the abandoned lithium mine, Alex holds the newly activated Measure while Bi11bot stands beside him. The Measure projects two distinct holographic paths in front of Alex. One is a narrow, direct </w:t>
      </w:r>
      <w:r w:rsidDel="00000000" w:rsidR="00000000" w:rsidRPr="00000000">
        <w:rPr>
          <w:b w:val="1"/>
          <w:bCs w:val="1"/>
          <w:rtl w:val="0"/>
        </w:rPr>
        <w:t xml:space="preserve">escape route</w:t>
      </w:r>
      <w:r w:rsidDel="00000000" w:rsidR="00000000" w:rsidRPr="00000000">
        <w:rPr>
          <w:rtl w:val="0"/>
        </w:rPr>
        <w:t xml:space="preserve"> through maintenance tunnels leading to the Keel train line. The other is a sprawling </w:t>
      </w:r>
      <w:r w:rsidDel="00000000" w:rsidR="00000000" w:rsidRPr="00000000">
        <w:rPr>
          <w:b w:val="1"/>
          <w:bCs w:val="1"/>
          <w:rtl w:val="0"/>
        </w:rPr>
        <w:t xml:space="preserve">water-diversion network</w:t>
      </w:r>
      <w:r w:rsidDel="00000000" w:rsidR="00000000" w:rsidRPr="00000000">
        <w:rPr>
          <w:rtl w:val="0"/>
        </w:rPr>
        <w:t xml:space="preserve">, revealing concealed pipes carrying water away from Keel toward industrial reserves and upper-city systems. Alex stands physically between the two projections, emphasizing the choice.</w:t>
      </w:r>
    </w:p>
    <w:p w:rsidR="00000000" w:rsidDel="00000000" w:rsidP="00000000" w:rsidRDefault="00000000" w:rsidRPr="00000000" w14:paraId="0000051A">
      <w:pPr>
        <w:spacing w:after="240" w:before="240" w:lineRule="auto"/>
        <w:rPr/>
      </w:pPr>
      <w:r w:rsidDel="00000000" w:rsidR="00000000" w:rsidRPr="00000000">
        <w:rPr>
          <w:rtl w:val="0"/>
        </w:rPr>
        <w:t xml:space="preserve">Behind them, Alpha’s dormant infrastructure begins waking: red security lights illuminate one by one and distant surveillance systems activate. A stark warning appears above the projections:</w:t>
      </w:r>
    </w:p>
    <w:p w:rsidR="00000000" w:rsidDel="00000000" w:rsidP="00000000" w:rsidRDefault="00000000" w:rsidRPr="00000000" w14:paraId="0000051B">
      <w:pPr>
        <w:spacing w:after="240" w:before="240" w:lineRule="auto"/>
        <w:rPr/>
      </w:pPr>
      <w:r w:rsidDel="00000000" w:rsidR="00000000" w:rsidRPr="00000000">
        <w:rPr>
          <w:b w:val="1"/>
          <w:bCs w:val="1"/>
          <w:rtl w:val="0"/>
        </w:rPr>
        <w:t xml:space="preserve">LEGACY BREACH DETECTED</w:t>
        <w:br w:type="textWrapping"/>
        <w:t xml:space="preserve">TRACE INITIATED: 00:43</w:t>
      </w: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b w:val="1"/>
          <w:bCs w:val="1"/>
          <w:rtl w:val="0"/>
        </w:rPr>
        <w:t xml:space="preserve">Dialogue</w:t>
      </w:r>
    </w:p>
    <w:p w:rsidR="00000000" w:rsidDel="00000000" w:rsidP="00000000" w:rsidRDefault="00000000" w:rsidRPr="00000000" w14:paraId="0000051D">
      <w:pPr>
        <w:rPr>
          <w:b w:val="1"/>
          <w:bCs w:val="1"/>
        </w:rPr>
      </w:pPr>
      <w:r w:rsidDel="00000000" w:rsidR="00000000" w:rsidRPr="00000000">
        <w:rPr>
          <w:b w:val="1"/>
          <w:bCs w:val="1"/>
          <w:rtl w:val="0"/>
        </w:rPr>
        <w:t xml:space="preserve">Bi11bot</w:t>
      </w:r>
    </w:p>
    <w:p w:rsidR="00000000" w:rsidDel="00000000" w:rsidP="00000000" w:rsidRDefault="00000000" w:rsidRPr="00000000" w14:paraId="0000051E">
      <w:pPr>
        <w:rPr/>
      </w:pPr>
      <w:r w:rsidDel="00000000" w:rsidR="00000000" w:rsidRPr="00000000">
        <w:rPr>
          <w:rtl w:val="0"/>
        </w:rPr>
        <w:t xml:space="preserve">“Proof still requires someone willing to act.”</w:t>
      </w:r>
    </w:p>
    <w:p w:rsidR="00000000" w:rsidDel="00000000" w:rsidP="00000000" w:rsidRDefault="00000000" w:rsidRPr="00000000" w14:paraId="0000051F">
      <w:pPr>
        <w:spacing w:after="240" w:before="240" w:lineRule="auto"/>
        <w:rPr>
          <w:i w:val="1"/>
          <w:iCs w:val="1"/>
        </w:rPr>
      </w:pPr>
      <w:r w:rsidDel="00000000" w:rsidR="00000000" w:rsidRPr="00000000">
        <w:rPr>
          <w:i w:val="1"/>
          <w:iCs w:val="1"/>
          <w:rtl w:val="0"/>
        </w:rPr>
        <w:t xml:space="preserve">Alex activates the Measure. The escape route to the train appears.</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521">
      <w:pPr>
        <w:spacing w:after="240" w:before="240" w:lineRule="auto"/>
        <w:ind w:left="0" w:right="600" w:firstLine="0"/>
        <w:rPr/>
      </w:pPr>
      <w:r w:rsidDel="00000000" w:rsidR="00000000" w:rsidRPr="00000000">
        <w:rPr>
          <w:rtl w:val="0"/>
        </w:rPr>
        <w:t xml:space="preserve">“There. A way out.”</w:t>
      </w:r>
    </w:p>
    <w:p w:rsidR="00000000" w:rsidDel="00000000" w:rsidP="00000000" w:rsidRDefault="00000000" w:rsidRPr="00000000" w14:paraId="00000522">
      <w:pPr>
        <w:spacing w:after="240" w:before="240" w:lineRule="auto"/>
        <w:rPr>
          <w:i w:val="1"/>
          <w:iCs w:val="1"/>
        </w:rPr>
      </w:pPr>
      <w:r w:rsidDel="00000000" w:rsidR="00000000" w:rsidRPr="00000000">
        <w:rPr>
          <w:i w:val="1"/>
          <w:iCs w:val="1"/>
          <w:rtl w:val="0"/>
        </w:rPr>
        <w:t xml:space="preserve">A warning flashes: </w:t>
      </w:r>
      <w:r w:rsidDel="00000000" w:rsidR="00000000" w:rsidRPr="00000000">
        <w:rPr>
          <w:b w:val="1"/>
          <w:bCs w:val="1"/>
          <w:i w:val="1"/>
          <w:iCs w:val="1"/>
          <w:rtl w:val="0"/>
        </w:rPr>
        <w:t xml:space="preserve">LEGACY BREACH DETECTED — TRACE INITIATED — 00:43</w:t>
      </w:r>
      <w:r w:rsidDel="00000000" w:rsidR="00000000" w:rsidRPr="00000000">
        <w:rPr>
          <w:i w:val="1"/>
          <w:iCs w:val="1"/>
          <w:rtl w:val="0"/>
        </w:rPr>
        <w:t xml:space="preserve">.</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524">
      <w:pPr>
        <w:spacing w:after="240" w:before="240" w:lineRule="auto"/>
        <w:ind w:left="0" w:right="600" w:firstLine="0"/>
        <w:rPr/>
      </w:pPr>
      <w:r w:rsidDel="00000000" w:rsidR="00000000" w:rsidRPr="00000000">
        <w:rPr>
          <w:rtl w:val="0"/>
        </w:rPr>
        <w:t xml:space="preserve">“And now Alpha knows the Measure is active.”</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526">
      <w:pPr>
        <w:spacing w:after="240" w:before="240" w:lineRule="auto"/>
        <w:ind w:left="0" w:right="600" w:firstLine="0"/>
        <w:rPr/>
      </w:pPr>
      <w:r w:rsidDel="00000000" w:rsidR="00000000" w:rsidRPr="00000000">
        <w:rPr>
          <w:rtl w:val="0"/>
        </w:rPr>
        <w:t xml:space="preserve">“How long?”</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528">
      <w:pPr>
        <w:spacing w:after="240" w:before="240" w:lineRule="auto"/>
        <w:ind w:left="0" w:right="600" w:firstLine="0"/>
        <w:rPr/>
      </w:pPr>
      <w:r w:rsidDel="00000000" w:rsidR="00000000" w:rsidRPr="00000000">
        <w:rPr>
          <w:rtl w:val="0"/>
        </w:rPr>
        <w:t xml:space="preserve">“Long enough to broadcast one truth before it finds us.”</w:t>
      </w:r>
    </w:p>
    <w:p w:rsidR="00000000" w:rsidDel="00000000" w:rsidP="00000000" w:rsidRDefault="00000000" w:rsidRPr="00000000" w14:paraId="00000529">
      <w:pPr>
        <w:spacing w:after="240" w:before="240" w:lineRule="auto"/>
        <w:rPr>
          <w:i w:val="1"/>
          <w:iCs w:val="1"/>
        </w:rPr>
      </w:pPr>
      <w:r w:rsidDel="00000000" w:rsidR="00000000" w:rsidRPr="00000000">
        <w:rPr>
          <w:i w:val="1"/>
          <w:iCs w:val="1"/>
          <w:rtl w:val="0"/>
        </w:rPr>
        <w:t xml:space="preserve">The Measure offers two targets: </w:t>
      </w:r>
      <w:r w:rsidDel="00000000" w:rsidR="00000000" w:rsidRPr="00000000">
        <w:rPr>
          <w:b w:val="1"/>
          <w:bCs w:val="1"/>
          <w:i w:val="1"/>
          <w:iCs w:val="1"/>
          <w:rtl w:val="0"/>
        </w:rPr>
        <w:t xml:space="preserve">ESCAPE ROUTE</w:t>
      </w:r>
      <w:r w:rsidDel="00000000" w:rsidR="00000000" w:rsidRPr="00000000">
        <w:rPr>
          <w:i w:val="1"/>
          <w:iCs w:val="1"/>
          <w:rtl w:val="0"/>
        </w:rPr>
        <w:t xml:space="preserve"> / </w:t>
      </w:r>
      <w:r w:rsidDel="00000000" w:rsidR="00000000" w:rsidRPr="00000000">
        <w:rPr>
          <w:b w:val="1"/>
          <w:bCs w:val="1"/>
          <w:i w:val="1"/>
          <w:iCs w:val="1"/>
          <w:rtl w:val="0"/>
        </w:rPr>
        <w:t xml:space="preserve">WATER DIVERSION</w:t>
      </w:r>
      <w:r w:rsidDel="00000000" w:rsidR="00000000" w:rsidRPr="00000000">
        <w:rPr>
          <w:i w:val="1"/>
          <w:iCs w:val="1"/>
          <w:rtl w:val="0"/>
        </w:rPr>
        <w:t xml:space="preserve">.</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52B">
      <w:pPr>
        <w:spacing w:after="240" w:before="240" w:lineRule="auto"/>
        <w:ind w:left="0" w:right="600" w:firstLine="0"/>
        <w:rPr/>
      </w:pPr>
      <w:r w:rsidDel="00000000" w:rsidR="00000000" w:rsidRPr="00000000">
        <w:rPr>
          <w:rtl w:val="0"/>
        </w:rPr>
        <w:t xml:space="preserve">“My way out…or where Keel’s water went.”</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52D">
      <w:pPr>
        <w:spacing w:after="240" w:before="240" w:lineRule="auto"/>
        <w:ind w:left="0" w:right="600" w:firstLine="0"/>
        <w:rPr/>
      </w:pPr>
      <w:r w:rsidDel="00000000" w:rsidR="00000000" w:rsidRPr="00000000">
        <w:rPr>
          <w:rtl w:val="0"/>
        </w:rPr>
        <w:t xml:space="preserve">“One gets you out. The other gives Keel something worth staying for.”</w:t>
      </w:r>
    </w:p>
    <w:p w:rsidR="00000000" w:rsidDel="00000000" w:rsidP="00000000" w:rsidRDefault="00000000" w:rsidRPr="00000000" w14:paraId="0000052E">
      <w:pPr>
        <w:rPr/>
      </w:pPr>
      <w:r w:rsidDel="00000000" w:rsidR="00000000" w:rsidRPr="00000000">
        <w:br w:type="page"/>
      </w:r>
      <w:r w:rsidDel="00000000" w:rsidR="00000000" w:rsidRPr="00000000">
        <w:rPr>
          <w:rtl w:val="0"/>
        </w:rPr>
      </w:r>
    </w:p>
    <w:p w:rsidR="00000000" w:rsidDel="00000000" w:rsidP="00000000" w:rsidRDefault="00000000" w:rsidRPr="00000000" w14:paraId="0000052F">
      <w:pPr>
        <w:rPr>
          <w:b w:val="1"/>
          <w:bCs w:val="1"/>
        </w:rPr>
      </w:pPr>
      <w:sdt>
        <w:sdtPr>
          <w:id w:val="-991244403"/>
          <w:tag w:val="goog_rdk_52"/>
        </w:sdtPr>
        <w:sdtContent>
          <w:commentRangeStart w:id="33"/>
        </w:sdtContent>
      </w:sdt>
      <w:r w:rsidDel="00000000" w:rsidR="00000000" w:rsidRPr="00000000">
        <w:rPr>
          <w:b w:val="1"/>
          <w:bCs w:val="1"/>
          <w:rtl w:val="0"/>
        </w:rPr>
        <w:t xml:space="preserve">Page 4: What Keel Gives Back</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Page Function</w:t>
      </w:r>
    </w:p>
    <w:p w:rsidR="00000000" w:rsidDel="00000000" w:rsidP="00000000" w:rsidRDefault="00000000" w:rsidRPr="00000000" w14:paraId="00000531">
      <w:pPr>
        <w:rPr/>
      </w:pPr>
      <w:r w:rsidDel="00000000" w:rsidR="00000000" w:rsidRPr="00000000">
        <w:rPr>
          <w:rtl w:val="0"/>
        </w:rPr>
        <w:t xml:space="preserve">Complete Alex’s first judgment test. He sacrifices his hidden escape route to expose the water diversion. Keel’s underground resistance and ordinary citizens act on the truth and create another way for him to leave.</w:t>
      </w:r>
    </w:p>
    <w:p w:rsidR="00000000" w:rsidDel="00000000" w:rsidP="00000000" w:rsidRDefault="00000000" w:rsidRPr="00000000" w14:paraId="00000532">
      <w:pPr>
        <w:rPr>
          <w:b w:val="1"/>
          <w:bCs w:val="1"/>
        </w:rPr>
      </w:pPr>
      <w:r w:rsidDel="00000000" w:rsidR="00000000" w:rsidRPr="00000000">
        <w:rPr>
          <w:b w:val="1"/>
          <w:bCs w:val="1"/>
          <w:rtl w:val="0"/>
        </w:rPr>
        <w:t xml:space="preserve">Characters</w:t>
      </w:r>
    </w:p>
    <w:p w:rsidR="00000000" w:rsidDel="00000000" w:rsidP="00000000" w:rsidRDefault="00000000" w:rsidRPr="00000000" w14:paraId="00000533">
      <w:pPr>
        <w:numPr>
          <w:ilvl w:val="0"/>
          <w:numId w:val="26"/>
        </w:numPr>
        <w:ind w:left="720" w:hanging="360"/>
        <w:rPr/>
      </w:pPr>
      <w:r w:rsidDel="00000000" w:rsidR="00000000" w:rsidRPr="00000000">
        <w:rPr>
          <w:rtl w:val="0"/>
        </w:rPr>
        <w:t xml:space="preserve">Alex </w:t>
      </w:r>
    </w:p>
    <w:p w:rsidR="00000000" w:rsidDel="00000000" w:rsidP="00000000" w:rsidRDefault="00000000" w:rsidRPr="00000000" w14:paraId="00000534">
      <w:pPr>
        <w:numPr>
          <w:ilvl w:val="0"/>
          <w:numId w:val="26"/>
        </w:numPr>
        <w:ind w:left="720" w:hanging="360"/>
        <w:rPr/>
      </w:pPr>
      <w:r w:rsidDel="00000000" w:rsidR="00000000" w:rsidRPr="00000000">
        <w:rPr>
          <w:rtl w:val="0"/>
        </w:rPr>
        <w:t xml:space="preserve">Ada </w:t>
      </w:r>
    </w:p>
    <w:p w:rsidR="00000000" w:rsidDel="00000000" w:rsidP="00000000" w:rsidRDefault="00000000" w:rsidRPr="00000000" w14:paraId="00000535">
      <w:pPr>
        <w:numPr>
          <w:ilvl w:val="0"/>
          <w:numId w:val="26"/>
        </w:numPr>
        <w:ind w:left="720" w:hanging="360"/>
        <w:rPr/>
      </w:pPr>
      <w:r w:rsidDel="00000000" w:rsidR="00000000" w:rsidRPr="00000000">
        <w:rPr>
          <w:rtl w:val="0"/>
        </w:rPr>
        <w:t xml:space="preserve">Bi11bot </w:t>
      </w:r>
    </w:p>
    <w:p w:rsidR="00000000" w:rsidDel="00000000" w:rsidP="00000000" w:rsidRDefault="00000000" w:rsidRPr="00000000" w14:paraId="00000536">
      <w:pPr>
        <w:numPr>
          <w:ilvl w:val="0"/>
          <w:numId w:val="26"/>
        </w:numPr>
        <w:ind w:left="720" w:hanging="360"/>
        <w:rPr/>
      </w:pPr>
      <w:r w:rsidDel="00000000" w:rsidR="00000000" w:rsidRPr="00000000">
        <w:rPr>
          <w:rtl w:val="0"/>
        </w:rPr>
        <w:t xml:space="preserve">Tomas </w:t>
      </w:r>
    </w:p>
    <w:p w:rsidR="00000000" w:rsidDel="00000000" w:rsidP="00000000" w:rsidRDefault="00000000" w:rsidRPr="00000000" w14:paraId="00000537">
      <w:pPr>
        <w:numPr>
          <w:ilvl w:val="0"/>
          <w:numId w:val="26"/>
        </w:numPr>
        <w:ind w:left="720" w:hanging="360"/>
        <w:rPr/>
      </w:pPr>
      <w:r w:rsidDel="00000000" w:rsidR="00000000" w:rsidRPr="00000000">
        <w:rPr>
          <w:rtl w:val="0"/>
        </w:rPr>
        <w:t xml:space="preserve">Grandmother </w:t>
      </w:r>
    </w:p>
    <w:p w:rsidR="00000000" w:rsidDel="00000000" w:rsidP="00000000" w:rsidRDefault="00000000" w:rsidRPr="00000000" w14:paraId="00000538">
      <w:pPr>
        <w:numPr>
          <w:ilvl w:val="0"/>
          <w:numId w:val="26"/>
        </w:numPr>
        <w:ind w:left="720" w:hanging="360"/>
        <w:rPr/>
      </w:pPr>
      <w:r w:rsidDel="00000000" w:rsidR="00000000" w:rsidRPr="00000000">
        <w:rPr>
          <w:rtl w:val="0"/>
        </w:rPr>
        <w:t xml:space="preserve">Keel miners and residents </w:t>
      </w:r>
    </w:p>
    <w:p w:rsidR="00000000" w:rsidDel="00000000" w:rsidP="00000000" w:rsidRDefault="00000000" w:rsidRPr="00000000" w14:paraId="00000539">
      <w:pPr>
        <w:numPr>
          <w:ilvl w:val="0"/>
          <w:numId w:val="26"/>
        </w:numPr>
        <w:ind w:left="720" w:hanging="360"/>
        <w:rPr/>
      </w:pPr>
      <w:r w:rsidDel="00000000" w:rsidR="00000000" w:rsidRPr="00000000">
        <w:rPr>
          <w:rtl w:val="0"/>
        </w:rPr>
        <w:t xml:space="preserve">Foreman-7 </w:t>
      </w:r>
    </w:p>
    <w:p w:rsidR="00000000" w:rsidDel="00000000" w:rsidP="00000000" w:rsidRDefault="00000000" w:rsidRPr="00000000" w14:paraId="0000053A">
      <w:pPr>
        <w:numPr>
          <w:ilvl w:val="0"/>
          <w:numId w:val="26"/>
        </w:numPr>
        <w:ind w:left="720" w:hanging="360"/>
        <w:rPr/>
      </w:pPr>
      <w:r w:rsidDel="00000000" w:rsidR="00000000" w:rsidRPr="00000000">
        <w:rPr>
          <w:rtl w:val="0"/>
        </w:rPr>
        <w:t xml:space="preserve">Security drones </w:t>
      </w:r>
    </w:p>
    <w:p w:rsidR="00000000" w:rsidDel="00000000" w:rsidP="00000000" w:rsidRDefault="00000000" w:rsidRPr="00000000" w14:paraId="0000053B">
      <w:pPr>
        <w:numPr>
          <w:ilvl w:val="0"/>
          <w:numId w:val="26"/>
        </w:numPr>
        <w:ind w:left="720" w:hanging="360"/>
        <w:rPr/>
      </w:pPr>
      <w:r w:rsidDel="00000000" w:rsidR="00000000" w:rsidRPr="00000000">
        <w:rPr>
          <w:rtl w:val="0"/>
        </w:rPr>
        <w:t xml:space="preserve">Silent follower </w:t>
      </w:r>
    </w:p>
    <w:p w:rsidR="00000000" w:rsidDel="00000000" w:rsidP="00000000" w:rsidRDefault="00000000" w:rsidRPr="00000000" w14:paraId="0000053C">
      <w:pPr>
        <w:numPr>
          <w:ilvl w:val="0"/>
          <w:numId w:val="26"/>
        </w:numPr>
        <w:ind w:left="720" w:hanging="360"/>
        <w:rPr/>
      </w:pPr>
      <w:r w:rsidDel="00000000" w:rsidR="00000000" w:rsidRPr="00000000">
        <w:rPr>
          <w:rtl w:val="0"/>
        </w:rPr>
        <w:t xml:space="preserve">Mera, indirectly </w:t>
      </w:r>
    </w:p>
    <w:p w:rsidR="00000000" w:rsidDel="00000000" w:rsidP="00000000" w:rsidRDefault="00000000" w:rsidRPr="00000000" w14:paraId="0000053D">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53E">
      <w:pPr>
        <w:rPr/>
      </w:pPr>
      <w:r w:rsidDel="00000000" w:rsidR="00000000" w:rsidRPr="00000000">
        <w:rPr>
          <w:rtl w:val="0"/>
        </w:rPr>
        <w:t xml:space="preserve">Alex can protect his personal escape or reveal the truth that could change life in Keel.</w:t>
      </w:r>
    </w:p>
    <w:p w:rsidR="00000000" w:rsidDel="00000000" w:rsidP="00000000" w:rsidRDefault="00000000" w:rsidRPr="00000000" w14:paraId="0000053F">
      <w:pPr>
        <w:rPr>
          <w:b w:val="1"/>
          <w:bCs w:val="1"/>
        </w:rPr>
      </w:pPr>
      <w:r w:rsidDel="00000000" w:rsidR="00000000" w:rsidRPr="00000000">
        <w:rPr>
          <w:b w:val="1"/>
          <w:bCs w:val="1"/>
          <w:rtl w:val="0"/>
        </w:rPr>
        <w:t xml:space="preserve">Decision</w:t>
      </w:r>
    </w:p>
    <w:p w:rsidR="00000000" w:rsidDel="00000000" w:rsidP="00000000" w:rsidRDefault="00000000" w:rsidRPr="00000000" w14:paraId="00000540">
      <w:pPr>
        <w:rPr/>
      </w:pPr>
      <w:r w:rsidDel="00000000" w:rsidR="00000000" w:rsidRPr="00000000">
        <w:rPr>
          <w:rtl w:val="0"/>
        </w:rPr>
        <w:t xml:space="preserve">Alex publishes the diversion.</w:t>
      </w:r>
    </w:p>
    <w:p w:rsidR="00000000" w:rsidDel="00000000" w:rsidP="00000000" w:rsidRDefault="00000000" w:rsidRPr="00000000" w14:paraId="00000541">
      <w:pPr>
        <w:rPr>
          <w:b w:val="1"/>
          <w:bCs w:val="1"/>
        </w:rPr>
      </w:pPr>
      <w:r w:rsidDel="00000000" w:rsidR="00000000" w:rsidRPr="00000000">
        <w:rPr>
          <w:b w:val="1"/>
          <w:bCs w:val="1"/>
          <w:rtl w:val="0"/>
        </w:rPr>
        <w:t xml:space="preserve">Price</w:t>
      </w:r>
    </w:p>
    <w:p w:rsidR="00000000" w:rsidDel="00000000" w:rsidP="00000000" w:rsidRDefault="00000000" w:rsidRPr="00000000" w14:paraId="00000542">
      <w:pPr>
        <w:rPr/>
      </w:pPr>
      <w:r w:rsidDel="00000000" w:rsidR="00000000" w:rsidRPr="00000000">
        <w:rPr>
          <w:rtl w:val="0"/>
        </w:rPr>
        <w:t xml:space="preserve">He reveals his location, triggers a detention order, and loses the hidden route identified by the Measure.</w:t>
      </w:r>
    </w:p>
    <w:p w:rsidR="00000000" w:rsidDel="00000000" w:rsidP="00000000" w:rsidRDefault="00000000" w:rsidRPr="00000000" w14:paraId="00000543">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544">
      <w:pPr>
        <w:numPr>
          <w:ilvl w:val="0"/>
          <w:numId w:val="27"/>
        </w:numPr>
        <w:ind w:left="720" w:hanging="360"/>
        <w:rPr/>
      </w:pPr>
      <w:r w:rsidDel="00000000" w:rsidR="00000000" w:rsidRPr="00000000">
        <w:rPr>
          <w:rtl w:val="0"/>
        </w:rPr>
        <w:t xml:space="preserve">Can the people of Keel protect Alex? </w:t>
      </w:r>
    </w:p>
    <w:p w:rsidR="00000000" w:rsidDel="00000000" w:rsidP="00000000" w:rsidRDefault="00000000" w:rsidRPr="00000000" w14:paraId="00000545">
      <w:pPr>
        <w:numPr>
          <w:ilvl w:val="0"/>
          <w:numId w:val="27"/>
        </w:numPr>
        <w:ind w:left="720" w:hanging="360"/>
        <w:rPr/>
      </w:pPr>
      <w:r w:rsidDel="00000000" w:rsidR="00000000" w:rsidRPr="00000000">
        <w:rPr>
          <w:rtl w:val="0"/>
        </w:rPr>
        <w:t xml:space="preserve">Did Adrian help create the underground resistance? </w:t>
      </w:r>
    </w:p>
    <w:p w:rsidR="00000000" w:rsidDel="00000000" w:rsidP="00000000" w:rsidRDefault="00000000" w:rsidRPr="00000000" w14:paraId="00000546">
      <w:pPr>
        <w:numPr>
          <w:ilvl w:val="0"/>
          <w:numId w:val="27"/>
        </w:numPr>
        <w:ind w:left="720" w:hanging="360"/>
        <w:rPr/>
      </w:pPr>
      <w:r w:rsidDel="00000000" w:rsidR="00000000" w:rsidRPr="00000000">
        <w:rPr>
          <w:rtl w:val="0"/>
        </w:rPr>
        <w:t xml:space="preserve">Who allows the train to leave? </w:t>
      </w:r>
    </w:p>
    <w:p w:rsidR="00000000" w:rsidDel="00000000" w:rsidP="00000000" w:rsidRDefault="00000000" w:rsidRPr="00000000" w14:paraId="00000547">
      <w:pPr>
        <w:numPr>
          <w:ilvl w:val="0"/>
          <w:numId w:val="27"/>
        </w:numPr>
        <w:ind w:left="720" w:hanging="360"/>
        <w:rPr/>
      </w:pPr>
      <w:r w:rsidDel="00000000" w:rsidR="00000000" w:rsidRPr="00000000">
        <w:rPr>
          <w:rtl w:val="0"/>
        </w:rPr>
        <w:t xml:space="preserve">Who is following Alex? </w:t>
      </w:r>
    </w:p>
    <w:p w:rsidR="00000000" w:rsidDel="00000000" w:rsidP="00000000" w:rsidRDefault="00000000" w:rsidRPr="00000000" w14:paraId="00000548">
      <w:pPr>
        <w:numPr>
          <w:ilvl w:val="0"/>
          <w:numId w:val="27"/>
        </w:numPr>
        <w:ind w:left="720" w:hanging="360"/>
        <w:rPr/>
      </w:pPr>
      <w:r w:rsidDel="00000000" w:rsidR="00000000" w:rsidRPr="00000000">
        <w:rPr>
          <w:rtl w:val="0"/>
        </w:rPr>
        <w:t xml:space="preserve">What is waiting in Halyard? </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rPr>
          <w:b w:val="1"/>
          <w:bCs w:val="1"/>
        </w:rPr>
      </w:pPr>
      <w:r w:rsidDel="00000000" w:rsidR="00000000" w:rsidRPr="00000000">
        <w:rPr>
          <w:b w:val="1"/>
          <w:bCs w:val="1"/>
          <w:rtl w:val="0"/>
        </w:rPr>
        <w:t xml:space="preserve">Panel 1</w:t>
      </w:r>
    </w:p>
    <w:p w:rsidR="00000000" w:rsidDel="00000000" w:rsidP="00000000" w:rsidRDefault="00000000" w:rsidRPr="00000000" w14:paraId="0000054B">
      <w:pPr>
        <w:rPr>
          <w:b w:val="1"/>
          <w:bCs w:val="1"/>
        </w:rPr>
      </w:pPr>
      <w:r w:rsidDel="00000000" w:rsidR="00000000" w:rsidRPr="00000000">
        <w:rPr>
          <w:b w:val="1"/>
          <w:bCs w:val="1"/>
          <w:rtl w:val="0"/>
        </w:rPr>
        <w:t xml:space="preserve">Scene function</w:t>
      </w:r>
    </w:p>
    <w:p w:rsidR="00000000" w:rsidDel="00000000" w:rsidP="00000000" w:rsidRDefault="00000000" w:rsidRPr="00000000" w14:paraId="0000054C">
      <w:pPr>
        <w:rPr/>
      </w:pPr>
      <w:r w:rsidDel="00000000" w:rsidR="00000000" w:rsidRPr="00000000">
        <w:rPr>
          <w:rtl w:val="0"/>
        </w:rPr>
        <w:t xml:space="preserve">Make the judgment test intimate and decisive.</w:t>
      </w:r>
    </w:p>
    <w:p w:rsidR="00000000" w:rsidDel="00000000" w:rsidP="00000000" w:rsidRDefault="00000000" w:rsidRPr="00000000" w14:paraId="0000054D">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54E">
      <w:pPr>
        <w:rPr/>
      </w:pPr>
      <w:r w:rsidDel="00000000" w:rsidR="00000000" w:rsidRPr="00000000">
        <w:rPr>
          <w:rtl w:val="0"/>
        </w:rPr>
        <w:t xml:space="preserve">Alex holds the Measure as the countdown falls. One projection shows the hidden escape route. The other shows thousands of homes in Keel receiving less water than Alpha’s reports claim. Bi11bot stands beside him. Ada is visible on a small communicator screen.</w:t>
      </w:r>
    </w:p>
    <w:p w:rsidR="00000000" w:rsidDel="00000000" w:rsidP="00000000" w:rsidRDefault="00000000" w:rsidRPr="00000000" w14:paraId="0000054F">
      <w:pPr>
        <w:rPr>
          <w:b w:val="1"/>
          <w:bCs w:val="1"/>
        </w:rPr>
      </w:pPr>
      <w:r w:rsidDel="00000000" w:rsidR="00000000" w:rsidRPr="00000000">
        <w:rPr>
          <w:b w:val="1"/>
          <w:bCs w:val="1"/>
          <w:rtl w:val="0"/>
        </w:rPr>
        <w:t xml:space="preserve">Dialogue</w:t>
      </w:r>
    </w:p>
    <w:p w:rsidR="00000000" w:rsidDel="00000000" w:rsidP="00000000" w:rsidRDefault="00000000" w:rsidRPr="00000000" w14:paraId="00000550">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“If I preserve the route, we can leave before anyone knows.”</w:t>
      </w:r>
    </w:p>
    <w:p w:rsidR="00000000" w:rsidDel="00000000" w:rsidP="00000000" w:rsidRDefault="00000000" w:rsidRPr="00000000" w14:paraId="00000552">
      <w:pPr>
        <w:rPr/>
      </w:pPr>
      <w:sdt>
        <w:sdtPr>
          <w:id w:val="194201895"/>
          <w:tag w:val="goog_rdk_53"/>
        </w:sdtPr>
        <w:sdtContent>
          <w:commentRangeStart w:id="34"/>
        </w:sdtContent>
      </w:sdt>
      <w:r w:rsidDel="00000000" w:rsidR="00000000" w:rsidRPr="00000000">
        <w:rPr>
          <w:b w:val="1"/>
          <w:bCs w:val="1"/>
          <w:rtl w:val="0"/>
        </w:rPr>
        <w:t xml:space="preserve">Ada</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“And tomorrow Keel still pays the same price.”</w:t>
      </w:r>
    </w:p>
    <w:p w:rsidR="00000000" w:rsidDel="00000000" w:rsidP="00000000" w:rsidRDefault="00000000" w:rsidRPr="00000000" w14:paraId="00000554">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 Measure does not choose what matters.”</w:t>
      </w:r>
    </w:p>
    <w:p w:rsidR="00000000" w:rsidDel="00000000" w:rsidP="00000000" w:rsidRDefault="00000000" w:rsidRPr="00000000" w14:paraId="00000556">
      <w:pPr>
        <w:rPr/>
      </w:pPr>
      <w:r w:rsidDel="00000000" w:rsidR="00000000" w:rsidRPr="00000000">
        <w:rPr>
          <w:rtl w:val="0"/>
        </w:rPr>
        <w:t xml:space="preserve">“You do.”</w:t>
      </w:r>
    </w:p>
    <w:p w:rsidR="00000000" w:rsidDel="00000000" w:rsidP="00000000" w:rsidRDefault="00000000" w:rsidRPr="00000000" w14:paraId="00000557">
      <w:pPr>
        <w:rPr/>
      </w:pPr>
      <w:r w:rsidDel="00000000" w:rsidR="00000000" w:rsidRPr="00000000">
        <w:rPr>
          <w:rtl w:val="0"/>
        </w:rPr>
        <w:t xml:space="preserve">Alex looks at the hidden route one final time.</w:t>
      </w:r>
    </w:p>
    <w:p w:rsidR="00000000" w:rsidDel="00000000" w:rsidP="00000000" w:rsidRDefault="00000000" w:rsidRPr="00000000" w14:paraId="00000558">
      <w:pPr>
        <w:rPr/>
      </w:pPr>
      <w:r w:rsidDel="00000000" w:rsidR="00000000" w:rsidRPr="00000000">
        <w:rPr>
          <w:rtl w:val="0"/>
        </w:rPr>
        <w:t xml:space="preserve">Then selects:</w:t>
      </w:r>
    </w:p>
    <w:p w:rsidR="00000000" w:rsidDel="00000000" w:rsidP="00000000" w:rsidRDefault="00000000" w:rsidRPr="00000000" w14:paraId="00000559">
      <w:pPr>
        <w:rPr/>
      </w:pPr>
      <w:r w:rsidDel="00000000" w:rsidR="00000000" w:rsidRPr="00000000">
        <w:rPr>
          <w:b w:val="1"/>
          <w:bCs w:val="1"/>
          <w:rtl w:val="0"/>
        </w:rPr>
        <w:t xml:space="preserve">PUBLISH TRUE WATER ALLOCATION</w:t>
      </w:r>
      <w:r w:rsidDel="00000000" w:rsidR="00000000" w:rsidRPr="00000000">
        <w:rPr>
          <w:rtl w:val="0"/>
        </w:rPr>
      </w:r>
    </w:p>
    <w:p w:rsidR="00000000" w:rsidDel="00000000" w:rsidP="00000000" w:rsidRDefault="00000000" w:rsidRPr="00000000" w14:paraId="0000055A">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“Then they should know what they’re paying for.”</w:t>
      </w:r>
    </w:p>
    <w:p w:rsidR="00000000" w:rsidDel="00000000" w:rsidP="00000000" w:rsidRDefault="00000000" w:rsidRPr="00000000" w14:paraId="0000055C">
      <w:pPr>
        <w:rPr>
          <w:b w:val="1"/>
          <w:bCs w:val="1"/>
        </w:rPr>
      </w:pPr>
      <w:r w:rsidDel="00000000" w:rsidR="00000000" w:rsidRPr="00000000">
        <w:rPr>
          <w:rtl w:val="0"/>
        </w:rPr>
      </w:r>
    </w:p>
    <w:p w:rsidR="00000000" w:rsidDel="00000000" w:rsidP="00000000" w:rsidRDefault="00000000" w:rsidRPr="00000000" w14:paraId="0000055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5E">
      <w:pPr>
        <w:rPr>
          <w:b w:val="1"/>
          <w:bCs w:val="1"/>
        </w:rPr>
      </w:pPr>
      <w:r w:rsidDel="00000000" w:rsidR="00000000" w:rsidRPr="00000000">
        <w:rPr>
          <w:b w:val="1"/>
          <w:bCs w:val="1"/>
          <w:rtl w:val="0"/>
        </w:rPr>
        <w:t xml:space="preserve">Panel 2</w:t>
      </w:r>
    </w:p>
    <w:p w:rsidR="00000000" w:rsidDel="00000000" w:rsidP="00000000" w:rsidRDefault="00000000" w:rsidRPr="00000000" w14:paraId="0000055F">
      <w:pPr>
        <w:rPr>
          <w:b w:val="1"/>
          <w:bCs w:val="1"/>
        </w:rPr>
      </w:pPr>
      <w:r w:rsidDel="00000000" w:rsidR="00000000" w:rsidRPr="00000000">
        <w:rPr>
          <w:b w:val="1"/>
          <w:bCs w:val="1"/>
          <w:rtl w:val="0"/>
        </w:rPr>
        <w:t xml:space="preserve">Scene function</w:t>
      </w:r>
    </w:p>
    <w:p w:rsidR="00000000" w:rsidDel="00000000" w:rsidP="00000000" w:rsidRDefault="00000000" w:rsidRPr="00000000" w14:paraId="00000560">
      <w:pPr>
        <w:rPr/>
      </w:pPr>
      <w:r w:rsidDel="00000000" w:rsidR="00000000" w:rsidRPr="00000000">
        <w:rPr>
          <w:rtl w:val="0"/>
        </w:rPr>
        <w:t xml:space="preserve">Expose the truth clearly and define who Alpha is addressing.</w:t>
      </w:r>
    </w:p>
    <w:p w:rsidR="00000000" w:rsidDel="00000000" w:rsidP="00000000" w:rsidRDefault="00000000" w:rsidRPr="00000000" w14:paraId="00000561">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562">
      <w:pPr>
        <w:rPr/>
      </w:pPr>
      <w:r w:rsidDel="00000000" w:rsidR="00000000" w:rsidRPr="00000000">
        <w:rPr>
          <w:rtl w:val="0"/>
        </w:rPr>
        <w:t xml:space="preserve">Public terminals, ration stations, mine displays, household walls, and transit boards throughout Keel all switch to the same visual report. It compares </w:t>
      </w:r>
      <w:r w:rsidDel="00000000" w:rsidR="00000000" w:rsidRPr="00000000">
        <w:rPr>
          <w:b w:val="1"/>
          <w:bCs w:val="1"/>
          <w:rtl w:val="0"/>
        </w:rPr>
        <w:t xml:space="preserve">REPORTED WATER ALLOCATION</w:t>
      </w:r>
      <w:r w:rsidDel="00000000" w:rsidR="00000000" w:rsidRPr="00000000">
        <w:rPr>
          <w:rtl w:val="0"/>
        </w:rPr>
        <w:t xml:space="preserve"> with </w:t>
      </w:r>
      <w:r w:rsidDel="00000000" w:rsidR="00000000" w:rsidRPr="00000000">
        <w:rPr>
          <w:b w:val="1"/>
          <w:bCs w:val="1"/>
          <w:rtl w:val="0"/>
        </w:rPr>
        <w:t xml:space="preserve">ACTUAL WATER RECEIVED</w:t>
      </w:r>
      <w:r w:rsidDel="00000000" w:rsidR="00000000" w:rsidRPr="00000000">
        <w:rPr>
          <w:rtl w:val="0"/>
        </w:rPr>
        <w:t xml:space="preserve">. The discrepancy is unmistakable. Alpha’s response appears first privately on Alex’s Measure and then as a public system warning across Keel.</w:t>
      </w:r>
    </w:p>
    <w:p w:rsidR="00000000" w:rsidDel="00000000" w:rsidP="00000000" w:rsidRDefault="00000000" w:rsidRPr="00000000" w14:paraId="00000563">
      <w:pPr>
        <w:rPr>
          <w:b w:val="1"/>
          <w:bCs w:val="1"/>
        </w:rPr>
      </w:pPr>
      <w:r w:rsidDel="00000000" w:rsidR="00000000" w:rsidRPr="00000000">
        <w:rPr>
          <w:b w:val="1"/>
          <w:bCs w:val="1"/>
          <w:rtl w:val="0"/>
        </w:rPr>
        <w:t xml:space="preserve">Text-box</w:t>
      </w:r>
    </w:p>
    <w:p w:rsidR="00000000" w:rsidDel="00000000" w:rsidP="00000000" w:rsidRDefault="00000000" w:rsidRPr="00000000" w14:paraId="00000564">
      <w:pPr>
        <w:rPr/>
      </w:pPr>
      <w:r w:rsidDel="00000000" w:rsidR="00000000" w:rsidRPr="00000000">
        <w:rPr>
          <w:b w:val="1"/>
          <w:bCs w:val="1"/>
          <w:rtl w:val="0"/>
        </w:rPr>
        <w:t xml:space="preserve">THE TRUTH HAD ALWAYS BEEN THERE.</w:t>
      </w:r>
      <w:r w:rsidDel="00000000" w:rsidR="00000000" w:rsidRPr="00000000">
        <w:rPr>
          <w:rtl w:val="0"/>
        </w:rPr>
        <w:t xml:space="preserve">  </w:t>
      </w:r>
      <w:r w:rsidDel="00000000" w:rsidR="00000000" w:rsidRPr="00000000">
        <w:rPr>
          <w:b w:val="1"/>
          <w:bCs w:val="1"/>
          <w:rtl w:val="0"/>
        </w:rPr>
        <w:t xml:space="preserve">NOW IT BELONGED TO EVERYONE.</w:t>
      </w: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b w:val="1"/>
          <w:bCs w:val="1"/>
          <w:rtl w:val="0"/>
        </w:rPr>
        <w:t xml:space="preserve">Dialogue</w:t>
      </w:r>
    </w:p>
    <w:p w:rsidR="00000000" w:rsidDel="00000000" w:rsidP="00000000" w:rsidRDefault="00000000" w:rsidRPr="00000000" w14:paraId="00000566">
      <w:pPr>
        <w:rPr/>
      </w:pPr>
      <w:r w:rsidDel="00000000" w:rsidR="00000000" w:rsidRPr="00000000">
        <w:rPr>
          <w:b w:val="1"/>
          <w:bCs w:val="1"/>
          <w:rtl w:val="0"/>
        </w:rPr>
        <w:t xml:space="preserve">Public screens</w:t>
      </w:r>
      <w:r w:rsidDel="00000000" w:rsidR="00000000" w:rsidRPr="00000000">
        <w:rPr>
          <w:rtl w:val="0"/>
        </w:rPr>
      </w:r>
    </w:p>
    <w:p w:rsidR="00000000" w:rsidDel="00000000" w:rsidP="00000000" w:rsidRDefault="00000000" w:rsidRPr="00000000" w14:paraId="00000567">
      <w:pPr>
        <w:rPr/>
      </w:pPr>
      <w:r w:rsidDel="00000000" w:rsidR="00000000" w:rsidRPr="00000000">
        <w:rPr>
          <w:b w:val="1"/>
          <w:bCs w:val="1"/>
          <w:rtl w:val="0"/>
        </w:rPr>
        <w:t xml:space="preserve">REPORTED TO KEEL: 62%</w:t>
      </w: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DELIVERED TO KEEL: 18%</w:t>
      </w: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Alpha, public system announcement</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“Unverified allocation data has entered the public network.”</w:t>
      </w:r>
    </w:p>
    <w:p w:rsidR="00000000" w:rsidDel="00000000" w:rsidP="00000000" w:rsidRDefault="00000000" w:rsidRPr="00000000" w14:paraId="0000056B">
      <w:pPr>
        <w:rPr/>
      </w:pPr>
      <w:r w:rsidDel="00000000" w:rsidR="00000000" w:rsidRPr="00000000">
        <w:rPr>
          <w:rtl w:val="0"/>
        </w:rPr>
        <w:t xml:space="preserve">“Citizens must not act on unauthorized information.”</w:t>
      </w:r>
    </w:p>
    <w:p w:rsidR="00000000" w:rsidDel="00000000" w:rsidP="00000000" w:rsidRDefault="00000000" w:rsidRPr="00000000" w14:paraId="0000056C">
      <w:pPr>
        <w:rPr/>
      </w:pPr>
      <w:r w:rsidDel="00000000" w:rsidR="00000000" w:rsidRPr="00000000">
        <w:rPr>
          <w:rtl w:val="0"/>
        </w:rPr>
        <w:t xml:space="preserve">On Alex’s Measure, a private message appears:</w:t>
      </w:r>
    </w:p>
    <w:p w:rsidR="00000000" w:rsidDel="00000000" w:rsidP="00000000" w:rsidRDefault="00000000" w:rsidRPr="00000000" w14:paraId="0000056D">
      <w:pPr>
        <w:rPr/>
      </w:pPr>
      <w:r w:rsidDel="00000000" w:rsidR="00000000" w:rsidRPr="00000000">
        <w:rPr>
          <w:b w:val="1"/>
          <w:bCs w:val="1"/>
          <w:rtl w:val="0"/>
        </w:rPr>
        <w:t xml:space="preserve">ALEX PHANTUM: REMAIN IN PLACE FOR DETENTION.</w:t>
      </w: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t>
      </w:r>
      <w:sdt>
        <w:sdtPr>
          <w:id w:val="-1602548398"/>
          <w:tag w:val="goog_rdk_54"/>
        </w:sdtPr>
        <w:sdtContent>
          <w:commentRangeStart w:id="35"/>
        </w:sdtContent>
      </w:sdt>
      <w:r w:rsidDel="00000000" w:rsidR="00000000" w:rsidRPr="00000000">
        <w:rPr>
          <w:rtl w:val="0"/>
        </w:rPr>
        <w:t xml:space="preserve">Truth doesn't need authorization.</w:t>
      </w:r>
      <w:commentRangeEnd w:id="35"/>
      <w:r w:rsidDel="00000000" w:rsidR="00000000" w:rsidRPr="00000000">
        <w:commentReference w:id="35"/>
      </w:r>
      <w:r w:rsidDel="00000000" w:rsidR="00000000" w:rsidRPr="00000000">
        <w:rPr>
          <w:rtl w:val="0"/>
        </w:rPr>
        <w:t xml:space="preserve">”</w:t>
      </w:r>
    </w:p>
    <w:p w:rsidR="00000000" w:rsidDel="00000000" w:rsidP="00000000" w:rsidRDefault="00000000" w:rsidRPr="00000000" w14:paraId="0000057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Panel 3</w:t>
      </w:r>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b w:val="1"/>
          <w:bCs w:val="1"/>
          <w:rtl w:val="0"/>
        </w:rPr>
        <w:t xml:space="preserve">Scene function</w:t>
      </w:r>
    </w:p>
    <w:p w:rsidR="00000000" w:rsidDel="00000000" w:rsidP="00000000" w:rsidRDefault="00000000" w:rsidRPr="00000000" w14:paraId="00000573">
      <w:pPr>
        <w:rPr/>
      </w:pPr>
      <w:r w:rsidDel="00000000" w:rsidR="00000000" w:rsidRPr="00000000">
        <w:rPr>
          <w:rtl w:val="0"/>
        </w:rPr>
        <w:t xml:space="preserve">Bring the miners into the abandoned mine, show collective action, and raise the consequence beyond losing a job.</w:t>
      </w:r>
    </w:p>
    <w:p w:rsidR="00000000" w:rsidDel="00000000" w:rsidP="00000000" w:rsidRDefault="00000000" w:rsidRPr="00000000" w14:paraId="00000574">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575">
      <w:pPr>
        <w:rPr/>
      </w:pPr>
      <w:r w:rsidDel="00000000" w:rsidR="00000000" w:rsidRPr="00000000">
        <w:rPr>
          <w:rtl w:val="0"/>
        </w:rPr>
        <w:t xml:space="preserve">Tomas leads miners through the maintenance entrance into the hidden diversion chamber. They see the real pipes and the false regulator. Some begin manually opening the residential valves. Others block security drones with mining equipment. Foreman-7 arrives with a detention order.</w:t>
      </w:r>
    </w:p>
    <w:p w:rsidR="00000000" w:rsidDel="00000000" w:rsidP="00000000" w:rsidRDefault="00000000" w:rsidRPr="00000000" w14:paraId="00000576">
      <w:pPr>
        <w:rPr>
          <w:b w:val="1"/>
          <w:bCs w:val="1"/>
        </w:rPr>
      </w:pPr>
      <w:r w:rsidDel="00000000" w:rsidR="00000000" w:rsidRPr="00000000">
        <w:rPr>
          <w:b w:val="1"/>
          <w:bCs w:val="1"/>
          <w:rtl w:val="0"/>
        </w:rPr>
        <w:t xml:space="preserve">Dialogue</w:t>
      </w:r>
    </w:p>
    <w:p w:rsidR="00000000" w:rsidDel="00000000" w:rsidP="00000000" w:rsidRDefault="00000000" w:rsidRPr="00000000" w14:paraId="00000577">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“We saw the numbers.”</w:t>
      </w:r>
    </w:p>
    <w:p w:rsidR="00000000" w:rsidDel="00000000" w:rsidP="00000000" w:rsidRDefault="00000000" w:rsidRPr="00000000" w14:paraId="00000579">
      <w:pPr>
        <w:rPr/>
      </w:pPr>
      <w:r w:rsidDel="00000000" w:rsidR="00000000" w:rsidRPr="00000000">
        <w:rPr>
          <w:rtl w:val="0"/>
        </w:rPr>
        <w:t xml:space="preserve">He looks at the pipes.</w:t>
      </w:r>
    </w:p>
    <w:p w:rsidR="00000000" w:rsidDel="00000000" w:rsidP="00000000" w:rsidRDefault="00000000" w:rsidRPr="00000000" w14:paraId="0000057A">
      <w:pPr>
        <w:rPr/>
      </w:pPr>
      <w:r w:rsidDel="00000000" w:rsidR="00000000" w:rsidRPr="00000000">
        <w:rPr>
          <w:rtl w:val="0"/>
        </w:rPr>
        <w:t xml:space="preserve">“Now we see the reason.”</w:t>
      </w:r>
    </w:p>
    <w:p w:rsidR="00000000" w:rsidDel="00000000" w:rsidP="00000000" w:rsidRDefault="00000000" w:rsidRPr="00000000" w14:paraId="0000057B">
      <w:pPr>
        <w:rPr/>
      </w:pPr>
      <w:r w:rsidDel="00000000" w:rsidR="00000000" w:rsidRPr="00000000">
        <w:rPr>
          <w:rtl w:val="0"/>
        </w:rPr>
        <w:t xml:space="preserve">The miners open the Keel residential valve. Water surges through the neglected line.</w:t>
      </w:r>
    </w:p>
    <w:p w:rsidR="00000000" w:rsidDel="00000000" w:rsidP="00000000" w:rsidRDefault="00000000" w:rsidRPr="00000000" w14:paraId="0000057C">
      <w:pPr>
        <w:rPr/>
      </w:pPr>
      <w:r w:rsidDel="00000000" w:rsidR="00000000" w:rsidRPr="00000000">
        <w:rPr>
          <w:b w:val="1"/>
          <w:bCs w:val="1"/>
          <w:rtl w:val="0"/>
        </w:rPr>
        <w:t xml:space="preserve">FOREMAN-7</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“Alex Phantum.”</w:t>
      </w:r>
    </w:p>
    <w:p w:rsidR="00000000" w:rsidDel="00000000" w:rsidP="00000000" w:rsidRDefault="00000000" w:rsidRPr="00000000" w14:paraId="0000057E">
      <w:pPr>
        <w:rPr/>
      </w:pPr>
      <w:r w:rsidDel="00000000" w:rsidR="00000000" w:rsidRPr="00000000">
        <w:rPr>
          <w:rtl w:val="0"/>
        </w:rPr>
        <w:t xml:space="preserve">“By authority of Alpha, you are placed under household detention.”</w:t>
      </w:r>
    </w:p>
    <w:p w:rsidR="00000000" w:rsidDel="00000000" w:rsidP="00000000" w:rsidRDefault="00000000" w:rsidRPr="00000000" w14:paraId="0000057F">
      <w:pPr>
        <w:rPr/>
      </w:pPr>
      <w:r w:rsidDel="00000000" w:rsidR="00000000" w:rsidRPr="00000000">
        <w:rPr>
          <w:rtl w:val="0"/>
        </w:rPr>
        <w:t xml:space="preserve">“Movement privileges permanently suspended.”</w:t>
      </w:r>
    </w:p>
    <w:p w:rsidR="00000000" w:rsidDel="00000000" w:rsidP="00000000" w:rsidRDefault="00000000" w:rsidRPr="00000000" w14:paraId="00000580">
      <w:pPr>
        <w:rPr/>
      </w:pPr>
      <w:r w:rsidDel="00000000" w:rsidR="00000000" w:rsidRPr="00000000">
        <w:rPr>
          <w:rtl w:val="0"/>
        </w:rPr>
        <w:t xml:space="preserve">“Associates subject to review.”</w:t>
      </w:r>
    </w:p>
    <w:p w:rsidR="00000000" w:rsidDel="00000000" w:rsidP="00000000" w:rsidRDefault="00000000" w:rsidRPr="00000000" w14:paraId="00000581">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“You hid water from an entire city.”</w:t>
      </w:r>
    </w:p>
    <w:p w:rsidR="00000000" w:rsidDel="00000000" w:rsidP="00000000" w:rsidRDefault="00000000" w:rsidRPr="00000000" w14:paraId="00000583">
      <w:pPr>
        <w:rPr/>
      </w:pPr>
      <w:r w:rsidDel="00000000" w:rsidR="00000000" w:rsidRPr="00000000">
        <w:rPr>
          <w:b w:val="1"/>
          <w:bCs w:val="1"/>
          <w:rtl w:val="0"/>
        </w:rPr>
        <w:t xml:space="preserve">FOREMAN-7</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“Allocation preserved regional stability.”</w:t>
      </w:r>
    </w:p>
    <w:p w:rsidR="00000000" w:rsidDel="00000000" w:rsidP="00000000" w:rsidRDefault="00000000" w:rsidRPr="00000000" w14:paraId="00000585">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“Then stability can arrest all of us.”</w:t>
      </w:r>
    </w:p>
    <w:p w:rsidR="00000000" w:rsidDel="00000000" w:rsidP="00000000" w:rsidRDefault="00000000" w:rsidRPr="00000000" w14:paraId="00000587">
      <w:pPr>
        <w:rPr/>
      </w:pPr>
      <w:r w:rsidDel="00000000" w:rsidR="00000000" w:rsidRPr="00000000">
        <w:rPr>
          <w:rtl w:val="0"/>
        </w:rPr>
        <w:t xml:space="preserve">The miners close ranks between Alex and the bot.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b w:val="1"/>
          <w:bCs w:val="1"/>
          <w:rtl w:val="0"/>
        </w:rPr>
        <w:t xml:space="preserve">Panel 4</w:t>
      </w: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b w:val="1"/>
          <w:bCs w:val="1"/>
          <w:rtl w:val="0"/>
        </w:rPr>
        <w:t xml:space="preserve">Scene function</w:t>
      </w:r>
    </w:p>
    <w:p w:rsidR="00000000" w:rsidDel="00000000" w:rsidP="00000000" w:rsidRDefault="00000000" w:rsidRPr="00000000" w14:paraId="0000058B">
      <w:pPr>
        <w:rPr/>
      </w:pPr>
      <w:r w:rsidDel="00000000" w:rsidR="00000000" w:rsidRPr="00000000">
        <w:rPr>
          <w:rtl w:val="0"/>
        </w:rPr>
        <w:t xml:space="preserve">Show reciprocal community action without contradicting Adrian’s public reputation.</w:t>
      </w:r>
    </w:p>
    <w:p w:rsidR="00000000" w:rsidDel="00000000" w:rsidP="00000000" w:rsidRDefault="00000000" w:rsidRPr="00000000" w14:paraId="0000058C">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58D">
      <w:pPr>
        <w:rPr/>
      </w:pPr>
      <w:r w:rsidDel="00000000" w:rsidR="00000000" w:rsidRPr="00000000">
        <w:rPr>
          <w:rtl w:val="0"/>
        </w:rPr>
        <w:t xml:space="preserve">Rapid sequence across one wide panel. Keel residents respond in small but coordinated ways. A transit worker opens an old service gate. A mechanic disables a tracking beacon. A vendor contributes food. Tomas supplies an underground route. Someone transfers an unregistered train token. Ada receives Alex’s packed bag from a neighbor. The acts feel decentralized and improvised -- not a grand public ceremony.</w:t>
      </w:r>
    </w:p>
    <w:p w:rsidR="00000000" w:rsidDel="00000000" w:rsidP="00000000" w:rsidRDefault="00000000" w:rsidRPr="00000000" w14:paraId="0000058E">
      <w:pPr>
        <w:rPr>
          <w:b w:val="1"/>
          <w:bCs w:val="1"/>
        </w:rPr>
      </w:pPr>
      <w:r w:rsidDel="00000000" w:rsidR="00000000" w:rsidRPr="00000000">
        <w:rPr>
          <w:b w:val="1"/>
          <w:bCs w:val="1"/>
          <w:rtl w:val="0"/>
        </w:rPr>
        <w:t xml:space="preserve">Dialogue</w:t>
      </w:r>
    </w:p>
    <w:p w:rsidR="00000000" w:rsidDel="00000000" w:rsidP="00000000" w:rsidRDefault="00000000" w:rsidRPr="00000000" w14:paraId="0000058F">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“Why are they doing this?”</w:t>
      </w:r>
    </w:p>
    <w:p w:rsidR="00000000" w:rsidDel="00000000" w:rsidP="00000000" w:rsidRDefault="00000000" w:rsidRPr="00000000" w14:paraId="00000591">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“Because you gave Keel the truth.”</w:t>
      </w:r>
    </w:p>
    <w:p w:rsidR="00000000" w:rsidDel="00000000" w:rsidP="00000000" w:rsidRDefault="00000000" w:rsidRPr="00000000" w14:paraId="00000593">
      <w:pPr>
        <w:rPr/>
      </w:pPr>
      <w:r w:rsidDel="00000000" w:rsidR="00000000" w:rsidRPr="00000000">
        <w:rPr>
          <w:rtl w:val="0"/>
        </w:rPr>
        <w:t xml:space="preserve">A transit worker hands Alex an old token.</w:t>
      </w:r>
    </w:p>
    <w:p w:rsidR="00000000" w:rsidDel="00000000" w:rsidP="00000000" w:rsidRDefault="00000000" w:rsidRPr="00000000" w14:paraId="00000594">
      <w:pPr>
        <w:rPr/>
      </w:pPr>
      <w:r w:rsidDel="00000000" w:rsidR="00000000" w:rsidRPr="00000000">
        <w:rPr>
          <w:b w:val="1"/>
          <w:bCs w:val="1"/>
          <w:rtl w:val="0"/>
        </w:rPr>
        <w:t xml:space="preserve">Transit worker</w:t>
      </w: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“One person can’t buy freedom here.”</w:t>
      </w:r>
    </w:p>
    <w:p w:rsidR="00000000" w:rsidDel="00000000" w:rsidP="00000000" w:rsidRDefault="00000000" w:rsidRPr="00000000" w14:paraId="00000596">
      <w:pPr>
        <w:rPr/>
      </w:pPr>
      <w:r w:rsidDel="00000000" w:rsidR="00000000" w:rsidRPr="00000000">
        <w:rPr>
          <w:rtl w:val="0"/>
        </w:rPr>
        <w:t xml:space="preserve">“But a city can create a window of hope.”</w:t>
      </w:r>
    </w:p>
    <w:p w:rsidR="00000000" w:rsidDel="00000000" w:rsidP="00000000" w:rsidRDefault="00000000" w:rsidRPr="00000000" w14:paraId="00000597">
      <w:pPr>
        <w:rPr/>
      </w:pPr>
      <w:r w:rsidDel="00000000" w:rsidR="00000000" w:rsidRPr="00000000">
        <w:rPr>
          <w:rtl w:val="0"/>
        </w:rPr>
        <w:t xml:space="preserve">A mechanic removes Alex’s tracking band.</w:t>
      </w:r>
    </w:p>
    <w:p w:rsidR="00000000" w:rsidDel="00000000" w:rsidP="00000000" w:rsidRDefault="00000000" w:rsidRPr="00000000" w14:paraId="00000598">
      <w:pPr>
        <w:rPr/>
      </w:pPr>
      <w:r w:rsidDel="00000000" w:rsidR="00000000" w:rsidRPr="00000000">
        <w:rPr>
          <w:b w:val="1"/>
          <w:bCs w:val="1"/>
          <w:rtl w:val="0"/>
        </w:rPr>
        <w:t xml:space="preserve">Mechanic</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“You have sixty minutes before Alpha notices this signal stopped moving.”</w:t>
      </w:r>
    </w:p>
    <w:p w:rsidR="00000000" w:rsidDel="00000000" w:rsidP="00000000" w:rsidRDefault="00000000" w:rsidRPr="00000000" w14:paraId="0000059A">
      <w:pPr>
        <w:rPr>
          <w:b w:val="1"/>
          <w:bCs w:val="1"/>
        </w:rPr>
      </w:pPr>
      <w:r w:rsidDel="00000000" w:rsidR="00000000" w:rsidRPr="00000000">
        <w:rPr>
          <w:b w:val="1"/>
          <w:bCs w:val="1"/>
          <w:rtl w:val="0"/>
        </w:rPr>
        <w:t xml:space="preserve">Alex</w:t>
      </w:r>
    </w:p>
    <w:p w:rsidR="00000000" w:rsidDel="00000000" w:rsidP="00000000" w:rsidRDefault="00000000" w:rsidRPr="00000000" w14:paraId="0000059B">
      <w:pPr>
        <w:rPr/>
      </w:pPr>
      <w:sdt>
        <w:sdtPr>
          <w:id w:val="2067951469"/>
          <w:tag w:val="goog_rdk_55"/>
        </w:sdtPr>
        <w:sdtContent>
          <w:commentRangeStart w:id="36"/>
        </w:sdtContent>
      </w:sdt>
      <w:r w:rsidDel="00000000" w:rsidR="00000000" w:rsidRPr="00000000">
        <w:rPr>
          <w:rtl w:val="0"/>
        </w:rPr>
        <w:t xml:space="preserve">“Enough for a final goodbye”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9E">
      <w:pPr>
        <w:rPr/>
      </w:pPr>
      <w:r w:rsidDel="00000000" w:rsidR="00000000" w:rsidRPr="00000000">
        <w:rPr>
          <w:b w:val="1"/>
          <w:bCs w:val="1"/>
          <w:rtl w:val="0"/>
        </w:rPr>
        <w:t xml:space="preserve">Panel 5 and 6</w:t>
      </w:r>
      <w:r w:rsidDel="00000000" w:rsidR="00000000" w:rsidRPr="00000000">
        <w:rPr>
          <w:rtl w:val="0"/>
        </w:rPr>
      </w:r>
    </w:p>
    <w:p w:rsidR="00000000" w:rsidDel="00000000" w:rsidP="00000000" w:rsidRDefault="00000000" w:rsidRPr="00000000" w14:paraId="0000059F">
      <w:pPr>
        <w:rPr>
          <w:b w:val="1"/>
          <w:bCs w:val="1"/>
        </w:rPr>
      </w:pPr>
      <w:r w:rsidDel="00000000" w:rsidR="00000000" w:rsidRPr="00000000">
        <w:rPr>
          <w:b w:val="1"/>
          <w:bCs w:val="1"/>
          <w:rtl w:val="0"/>
        </w:rPr>
        <w:t xml:space="preserve">Scene function</w:t>
      </w:r>
    </w:p>
    <w:p w:rsidR="00000000" w:rsidDel="00000000" w:rsidP="00000000" w:rsidRDefault="00000000" w:rsidRPr="00000000" w14:paraId="000005A0">
      <w:pPr>
        <w:rPr/>
      </w:pPr>
      <w:r w:rsidDel="00000000" w:rsidR="00000000" w:rsidRPr="00000000">
        <w:rPr>
          <w:rtl w:val="0"/>
        </w:rPr>
        <w:t xml:space="preserve">Give Alex an emotional farewell with Grandmother and establish Ada’s reason for joining.</w:t>
      </w:r>
    </w:p>
    <w:p w:rsidR="00000000" w:rsidDel="00000000" w:rsidP="00000000" w:rsidRDefault="00000000" w:rsidRPr="00000000" w14:paraId="000005A1">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5A2">
      <w:pPr>
        <w:rPr/>
      </w:pPr>
      <w:r w:rsidDel="00000000" w:rsidR="00000000" w:rsidRPr="00000000">
        <w:rPr>
          <w:rtl w:val="0"/>
        </w:rPr>
        <w:t xml:space="preserve">Back at Alex’s home briefly before departure. The bookshelf remains open, revealing the workshop. Grandmother sits near the entrance. Alex kneels beside her while Ada secures a small travel pack. Bi11bot now carries the Measure integrated into a protected compartment in his chest.</w:t>
      </w:r>
    </w:p>
    <w:p w:rsidR="00000000" w:rsidDel="00000000" w:rsidP="00000000" w:rsidRDefault="00000000" w:rsidRPr="00000000" w14:paraId="000005A3">
      <w:pPr>
        <w:rPr>
          <w:b w:val="1"/>
          <w:bCs w:val="1"/>
        </w:rPr>
      </w:pPr>
      <w:r w:rsidDel="00000000" w:rsidR="00000000" w:rsidRPr="00000000">
        <w:rPr>
          <w:b w:val="1"/>
          <w:bCs w:val="1"/>
          <w:rtl w:val="0"/>
        </w:rPr>
        <w:t xml:space="preserve">Grandmother dialogue</w:t>
      </w:r>
    </w:p>
    <w:p w:rsidR="00000000" w:rsidDel="00000000" w:rsidP="00000000" w:rsidRDefault="00000000" w:rsidRPr="00000000" w14:paraId="000005A4">
      <w:pPr>
        <w:rPr/>
      </w:pPr>
      <w:r w:rsidDel="00000000" w:rsidR="00000000" w:rsidRPr="00000000">
        <w:rPr>
          <w:b w:val="1"/>
          <w:bCs w:val="1"/>
          <w:rtl w:val="0"/>
        </w:rPr>
        <w:t xml:space="preserve">Grandmother</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“You found him.”</w:t>
      </w:r>
    </w:p>
    <w:p w:rsidR="00000000" w:rsidDel="00000000" w:rsidP="00000000" w:rsidRDefault="00000000" w:rsidRPr="00000000" w14:paraId="000005A6">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“I found something he hid.”</w:t>
      </w:r>
    </w:p>
    <w:p w:rsidR="00000000" w:rsidDel="00000000" w:rsidP="00000000" w:rsidRDefault="00000000" w:rsidRPr="00000000" w14:paraId="000005A8">
      <w:pPr>
        <w:rPr/>
      </w:pPr>
      <w:r w:rsidDel="00000000" w:rsidR="00000000" w:rsidRPr="00000000">
        <w:rPr>
          <w:b w:val="1"/>
          <w:bCs w:val="1"/>
          <w:rtl w:val="0"/>
        </w:rPr>
        <w:t xml:space="preserve">Grandmother</w:t>
      </w: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“Your father hid many things.”</w:t>
      </w:r>
    </w:p>
    <w:p w:rsidR="00000000" w:rsidDel="00000000" w:rsidP="00000000" w:rsidRDefault="00000000" w:rsidRPr="00000000" w14:paraId="000005AA">
      <w:pPr>
        <w:rPr/>
      </w:pPr>
      <w:r w:rsidDel="00000000" w:rsidR="00000000" w:rsidRPr="00000000">
        <w:rPr>
          <w:rtl w:val="0"/>
        </w:rPr>
        <w:t xml:space="preserve">“Not all of them from you.”</w:t>
      </w:r>
    </w:p>
    <w:p w:rsidR="00000000" w:rsidDel="00000000" w:rsidP="00000000" w:rsidRDefault="00000000" w:rsidRPr="00000000" w14:paraId="000005AB">
      <w:pPr>
        <w:rPr>
          <w:b w:val="1"/>
          <w:bCs w:val="1"/>
        </w:rPr>
      </w:pPr>
      <w:r w:rsidDel="00000000" w:rsidR="00000000" w:rsidRPr="00000000">
        <w:rPr>
          <w:rtl w:val="0"/>
        </w:rPr>
      </w:r>
    </w:p>
    <w:p w:rsidR="00000000" w:rsidDel="00000000" w:rsidP="00000000" w:rsidRDefault="00000000" w:rsidRPr="00000000" w14:paraId="000005AC">
      <w:pPr>
        <w:rPr>
          <w:b w:val="1"/>
          <w:bCs w:val="1"/>
        </w:rPr>
      </w:pPr>
      <w:r w:rsidDel="00000000" w:rsidR="00000000" w:rsidRPr="00000000">
        <w:rPr>
          <w:b w:val="1"/>
          <w:bCs w:val="1"/>
          <w:rtl w:val="0"/>
        </w:rPr>
        <w:t xml:space="preserve">Panel 6</w:t>
      </w:r>
    </w:p>
    <w:p w:rsidR="00000000" w:rsidDel="00000000" w:rsidP="00000000" w:rsidRDefault="00000000" w:rsidRPr="00000000" w14:paraId="000005AD">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“You followed a false map into an abandoned mine.”</w:t>
      </w:r>
    </w:p>
    <w:p w:rsidR="00000000" w:rsidDel="00000000" w:rsidP="00000000" w:rsidRDefault="00000000" w:rsidRPr="00000000" w14:paraId="000005AF">
      <w:pPr>
        <w:rPr/>
      </w:pPr>
      <w:r w:rsidDel="00000000" w:rsidR="00000000" w:rsidRPr="00000000">
        <w:rPr>
          <w:rtl w:val="0"/>
        </w:rPr>
        <w:t xml:space="preserve">“Someone should come along who knows when the map is lying.”</w:t>
      </w:r>
    </w:p>
    <w:p w:rsidR="00000000" w:rsidDel="00000000" w:rsidP="00000000" w:rsidRDefault="00000000" w:rsidRPr="00000000" w14:paraId="000005B0">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“What about Keel?”</w:t>
      </w:r>
    </w:p>
    <w:p w:rsidR="00000000" w:rsidDel="00000000" w:rsidP="00000000" w:rsidRDefault="00000000" w:rsidRPr="00000000" w14:paraId="000005B2">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“I’m not leaving Keel behind.”</w:t>
      </w:r>
    </w:p>
    <w:p w:rsidR="00000000" w:rsidDel="00000000" w:rsidP="00000000" w:rsidRDefault="00000000" w:rsidRPr="00000000" w14:paraId="000005B4">
      <w:pPr>
        <w:rPr/>
      </w:pPr>
      <w:r w:rsidDel="00000000" w:rsidR="00000000" w:rsidRPr="00000000">
        <w:rPr>
          <w:rtl w:val="0"/>
        </w:rPr>
        <w:t xml:space="preserve">“I’m finding out who decided it had to stay this way.”</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b w:val="1"/>
          <w:bCs w:val="1"/>
          <w:rtl w:val="0"/>
        </w:rPr>
        <w:t xml:space="preserve">Panel 7, 8. 9</w:t>
      </w:r>
      <w:r w:rsidDel="00000000" w:rsidR="00000000" w:rsidRPr="00000000">
        <w:rPr>
          <w:rtl w:val="0"/>
        </w:rPr>
      </w:r>
    </w:p>
    <w:p w:rsidR="00000000" w:rsidDel="00000000" w:rsidP="00000000" w:rsidRDefault="00000000" w:rsidRPr="00000000" w14:paraId="000005B7">
      <w:pPr>
        <w:rPr>
          <w:b w:val="1"/>
          <w:bCs w:val="1"/>
        </w:rPr>
      </w:pPr>
      <w:r w:rsidDel="00000000" w:rsidR="00000000" w:rsidRPr="00000000">
        <w:rPr>
          <w:b w:val="1"/>
          <w:bCs w:val="1"/>
          <w:rtl w:val="0"/>
        </w:rPr>
        <w:t xml:space="preserve">Scene function</w:t>
      </w:r>
    </w:p>
    <w:p w:rsidR="00000000" w:rsidDel="00000000" w:rsidP="00000000" w:rsidRDefault="00000000" w:rsidRPr="00000000" w14:paraId="000005B8">
      <w:pPr>
        <w:rPr/>
      </w:pPr>
      <w:r w:rsidDel="00000000" w:rsidR="00000000" w:rsidRPr="00000000">
        <w:rPr>
          <w:rtl w:val="0"/>
        </w:rPr>
        <w:t xml:space="preserve">End the chapter with a clear emotional reflection, clues about Halyard, and the follower.</w:t>
      </w:r>
    </w:p>
    <w:p w:rsidR="00000000" w:rsidDel="00000000" w:rsidP="00000000" w:rsidRDefault="00000000" w:rsidRPr="00000000" w14:paraId="000005B9">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5BA">
      <w:pPr>
        <w:rPr/>
      </w:pPr>
      <w:r w:rsidDel="00000000" w:rsidR="00000000" w:rsidRPr="00000000">
        <w:rPr>
          <w:rtl w:val="0"/>
        </w:rPr>
        <w:t xml:space="preserve">An old industrial train climbs from Keel toward Halyard. Through the window, Keel’s dark mine towers and newly flowing water lines recede below. Inside, Alex carries Adrian’s notebook, Ada carries the altered map, and Bi11bot carries the Measure. Several rows behind them, a silent passenger watches their reflection in the glass. Halyard appears ahead as a vast city of workshops, factories, ownership marks, cargo cranes, and maker guild symbols.</w:t>
      </w:r>
    </w:p>
    <w:p w:rsidR="00000000" w:rsidDel="00000000" w:rsidP="00000000" w:rsidRDefault="00000000" w:rsidRPr="00000000" w14:paraId="000005BB">
      <w:pPr>
        <w:rPr>
          <w:b w:val="1"/>
          <w:bCs w:val="1"/>
        </w:rPr>
      </w:pPr>
      <w:r w:rsidDel="00000000" w:rsidR="00000000" w:rsidRPr="00000000">
        <w:rPr>
          <w:b w:val="1"/>
          <w:bCs w:val="1"/>
          <w:rtl w:val="0"/>
        </w:rPr>
        <w:t xml:space="preserve">Text Box:</w:t>
      </w:r>
    </w:p>
    <w:p w:rsidR="00000000" w:rsidDel="00000000" w:rsidP="00000000" w:rsidRDefault="00000000" w:rsidRPr="00000000" w14:paraId="000005BC">
      <w:pPr>
        <w:rPr/>
      </w:pPr>
      <w:r w:rsidDel="00000000" w:rsidR="00000000" w:rsidRPr="00000000">
        <w:rPr>
          <w:b w:val="1"/>
          <w:bCs w:val="1"/>
          <w:rtl w:val="0"/>
        </w:rPr>
        <w:t xml:space="preserve">I LEFT KEEL WITH MY FATHER’S DEBT STILL ATTACHED TO MY NAME.</w:t>
      </w:r>
      <w:r w:rsidDel="00000000" w:rsidR="00000000" w:rsidRPr="00000000">
        <w:rPr>
          <w:rtl w:val="0"/>
        </w:rPr>
      </w:r>
    </w:p>
    <w:p w:rsidR="00000000" w:rsidDel="00000000" w:rsidP="00000000" w:rsidRDefault="00000000" w:rsidRPr="00000000" w14:paraId="000005BD">
      <w:pPr>
        <w:rPr/>
      </w:pPr>
      <w:r w:rsidDel="00000000" w:rsidR="00000000" w:rsidRPr="00000000">
        <w:rPr>
          <w:b w:val="1"/>
          <w:bCs w:val="1"/>
          <w:rtl w:val="0"/>
        </w:rPr>
        <w:t xml:space="preserve">BUT FOR THE FIRST TIME, I WAS ALSO CARRYING SOMETHING HE MEANT ME TO INHERIT.</w:t>
      </w: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rtl w:val="0"/>
        </w:rPr>
      </w:r>
    </w:p>
    <w:p w:rsidR="00000000" w:rsidDel="00000000" w:rsidP="00000000" w:rsidRDefault="00000000" w:rsidRPr="00000000" w14:paraId="000005BF">
      <w:pPr>
        <w:rPr>
          <w:b w:val="1"/>
          <w:bCs w:val="1"/>
        </w:rPr>
      </w:pPr>
      <w:r w:rsidDel="00000000" w:rsidR="00000000" w:rsidRPr="00000000">
        <w:rPr>
          <w:b w:val="1"/>
          <w:bCs w:val="1"/>
          <w:rtl w:val="0"/>
        </w:rPr>
        <w:t xml:space="preserve">Panel 8</w:t>
      </w:r>
    </w:p>
    <w:p w:rsidR="00000000" w:rsidDel="00000000" w:rsidP="00000000" w:rsidRDefault="00000000" w:rsidRPr="00000000" w14:paraId="000005C0">
      <w:pPr>
        <w:rPr>
          <w:b w:val="1"/>
          <w:bCs w:val="1"/>
        </w:rPr>
      </w:pPr>
      <w:r w:rsidDel="00000000" w:rsidR="00000000" w:rsidRPr="00000000">
        <w:rPr>
          <w:b w:val="1"/>
          <w:bCs w:val="1"/>
          <w:rtl w:val="0"/>
        </w:rPr>
        <w:t xml:space="preserve">Dialogue</w:t>
      </w:r>
    </w:p>
    <w:p w:rsidR="00000000" w:rsidDel="00000000" w:rsidP="00000000" w:rsidRDefault="00000000" w:rsidRPr="00000000" w14:paraId="000005C1">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“Adrian’s map marks three places in Halyard.”</w:t>
      </w:r>
    </w:p>
    <w:p w:rsidR="00000000" w:rsidDel="00000000" w:rsidP="00000000" w:rsidRDefault="00000000" w:rsidRPr="00000000" w14:paraId="000005C3">
      <w:pPr>
        <w:rPr/>
      </w:pPr>
      <w:r w:rsidDel="00000000" w:rsidR="00000000" w:rsidRPr="00000000">
        <w:rPr>
          <w:rtl w:val="0"/>
        </w:rPr>
        <w:t xml:space="preserve">She points to symbols:</w:t>
      </w:r>
    </w:p>
    <w:p w:rsidR="00000000" w:rsidDel="00000000" w:rsidP="00000000" w:rsidRDefault="00000000" w:rsidRPr="00000000" w14:paraId="000005C4">
      <w:pPr>
        <w:numPr>
          <w:ilvl w:val="0"/>
          <w:numId w:val="28"/>
        </w:numPr>
        <w:ind w:left="720" w:hanging="360"/>
        <w:rPr/>
      </w:pPr>
      <w:r w:rsidDel="00000000" w:rsidR="00000000" w:rsidRPr="00000000">
        <w:rPr>
          <w:rtl w:val="0"/>
        </w:rPr>
        <w:t xml:space="preserve">a maker district; </w:t>
      </w:r>
    </w:p>
    <w:p w:rsidR="00000000" w:rsidDel="00000000" w:rsidP="00000000" w:rsidRDefault="00000000" w:rsidRPr="00000000" w14:paraId="000005C5">
      <w:pPr>
        <w:numPr>
          <w:ilvl w:val="0"/>
          <w:numId w:val="28"/>
        </w:numPr>
        <w:ind w:left="720" w:hanging="360"/>
        <w:rPr/>
      </w:pPr>
      <w:r w:rsidDel="00000000" w:rsidR="00000000" w:rsidRPr="00000000">
        <w:rPr>
          <w:rtl w:val="0"/>
        </w:rPr>
        <w:t xml:space="preserve">an abandoned patent exchange; </w:t>
      </w:r>
    </w:p>
    <w:p w:rsidR="00000000" w:rsidDel="00000000" w:rsidP="00000000" w:rsidRDefault="00000000" w:rsidRPr="00000000" w14:paraId="000005C6">
      <w:pPr>
        <w:numPr>
          <w:ilvl w:val="0"/>
          <w:numId w:val="28"/>
        </w:numPr>
        <w:ind w:left="720" w:hanging="360"/>
        <w:rPr/>
      </w:pPr>
      <w:r w:rsidDel="00000000" w:rsidR="00000000" w:rsidRPr="00000000">
        <w:rPr>
          <w:rtl w:val="0"/>
        </w:rPr>
        <w:t xml:space="preserve">a workers’ ownership archive. </w:t>
      </w:r>
    </w:p>
    <w:p w:rsidR="00000000" w:rsidDel="00000000" w:rsidP="00000000" w:rsidRDefault="00000000" w:rsidRPr="00000000" w14:paraId="000005C7">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“Which one holds the Maker’s Seal?”</w:t>
      </w:r>
    </w:p>
    <w:p w:rsidR="00000000" w:rsidDel="00000000" w:rsidP="00000000" w:rsidRDefault="00000000" w:rsidRPr="00000000" w14:paraId="000005C9">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“None of them.”</w:t>
      </w:r>
    </w:p>
    <w:p w:rsidR="00000000" w:rsidDel="00000000" w:rsidP="00000000" w:rsidRDefault="00000000" w:rsidRPr="00000000" w14:paraId="000005CB">
      <w:pPr>
        <w:rPr/>
      </w:pPr>
      <w:r w:rsidDel="00000000" w:rsidR="00000000" w:rsidRPr="00000000">
        <w:rPr>
          <w:rtl w:val="0"/>
        </w:rPr>
        <w:t xml:space="preserve">Alex and Ada look at him.</w:t>
      </w:r>
    </w:p>
    <w:p w:rsidR="00000000" w:rsidDel="00000000" w:rsidP="00000000" w:rsidRDefault="00000000" w:rsidRPr="00000000" w14:paraId="000005CC">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“They are the last three places it was recorded.”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Panel 9</w:t>
      </w:r>
    </w:p>
    <w:p w:rsidR="00000000" w:rsidDel="00000000" w:rsidP="00000000" w:rsidRDefault="00000000" w:rsidRPr="00000000" w14:paraId="000005D0">
      <w:pPr>
        <w:rPr/>
      </w:pPr>
      <w:r w:rsidDel="00000000" w:rsidR="00000000" w:rsidRPr="00000000">
        <w:rPr>
          <w:rtl w:val="0"/>
        </w:rPr>
        <w:t xml:space="preserve">Behind them, the silent passenger sends a message:</w:t>
      </w:r>
    </w:p>
    <w:p w:rsidR="00000000" w:rsidDel="00000000" w:rsidP="00000000" w:rsidRDefault="00000000" w:rsidRPr="00000000" w14:paraId="000005D1">
      <w:pPr>
        <w:rPr/>
      </w:pPr>
      <w:r w:rsidDel="00000000" w:rsidR="00000000" w:rsidRPr="00000000">
        <w:rPr>
          <w:b w:val="1"/>
          <w:bCs w:val="1"/>
          <w:rtl w:val="0"/>
        </w:rPr>
        <w:t xml:space="preserve">THE BOY HAS THE MEASURE.</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A reply appears:</w:t>
      </w:r>
    </w:p>
    <w:p w:rsidR="00000000" w:rsidDel="00000000" w:rsidP="00000000" w:rsidRDefault="00000000" w:rsidRPr="00000000" w14:paraId="000005D3">
      <w:pPr>
        <w:rPr/>
      </w:pPr>
      <w:r w:rsidDel="00000000" w:rsidR="00000000" w:rsidRPr="00000000">
        <w:rPr>
          <w:b w:val="1"/>
          <w:bCs w:val="1"/>
          <w:rtl w:val="0"/>
        </w:rPr>
        <w:t xml:space="preserve">FOLLOW HIM. DO NOT TAKE IT YET.</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Final image:</w:t>
      </w:r>
    </w:p>
    <w:p w:rsidR="00000000" w:rsidDel="00000000" w:rsidP="00000000" w:rsidRDefault="00000000" w:rsidRPr="00000000" w14:paraId="000005D5">
      <w:pPr>
        <w:rPr/>
      </w:pPr>
      <w:r w:rsidDel="00000000" w:rsidR="00000000" w:rsidRPr="00000000">
        <w:rPr>
          <w:rtl w:val="0"/>
        </w:rPr>
        <w:t xml:space="preserve">Halyard fills the window.</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b w:val="1"/>
          <w:bCs w:val="1"/>
          <w:rtl w:val="0"/>
        </w:rPr>
        <w:t xml:space="preserve">Revised Chapter Two Mission Link</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Chapter Two now embeds financial-literacy concepts through story choices rather than explicit instruction:</w:t>
      </w:r>
    </w:p>
    <w:p w:rsidR="00000000" w:rsidDel="00000000" w:rsidP="00000000" w:rsidRDefault="00000000" w:rsidRPr="00000000" w14:paraId="000005D9">
      <w:pPr>
        <w:numPr>
          <w:ilvl w:val="0"/>
          <w:numId w:val="30"/>
        </w:numPr>
        <w:ind w:left="720" w:hanging="360"/>
        <w:rPr/>
      </w:pPr>
      <w:r w:rsidDel="00000000" w:rsidR="00000000" w:rsidRPr="00000000">
        <w:rPr>
          <w:rtl w:val="0"/>
        </w:rPr>
        <w:t xml:space="preserve">Alex identifies a concrete goal. </w:t>
      </w:r>
    </w:p>
    <w:p w:rsidR="00000000" w:rsidDel="00000000" w:rsidP="00000000" w:rsidRDefault="00000000" w:rsidRPr="00000000" w14:paraId="000005DA">
      <w:pPr>
        <w:numPr>
          <w:ilvl w:val="0"/>
          <w:numId w:val="30"/>
        </w:numPr>
        <w:ind w:left="720" w:hanging="360"/>
        <w:rPr/>
      </w:pPr>
      <w:r w:rsidDel="00000000" w:rsidR="00000000" w:rsidRPr="00000000">
        <w:rPr>
          <w:rtl w:val="0"/>
        </w:rPr>
        <w:t xml:space="preserve">He prioritizes medicine before his own passage. </w:t>
      </w:r>
    </w:p>
    <w:p w:rsidR="00000000" w:rsidDel="00000000" w:rsidP="00000000" w:rsidRDefault="00000000" w:rsidRPr="00000000" w14:paraId="000005DB">
      <w:pPr>
        <w:numPr>
          <w:ilvl w:val="0"/>
          <w:numId w:val="30"/>
        </w:numPr>
        <w:ind w:left="720" w:hanging="360"/>
        <w:rPr/>
      </w:pPr>
      <w:r w:rsidDel="00000000" w:rsidR="00000000" w:rsidRPr="00000000">
        <w:rPr>
          <w:rtl w:val="0"/>
        </w:rPr>
        <w:t xml:space="preserve">He accepts a final shift to acquire necessary resources. </w:t>
      </w:r>
    </w:p>
    <w:p w:rsidR="00000000" w:rsidDel="00000000" w:rsidP="00000000" w:rsidRDefault="00000000" w:rsidRPr="00000000" w14:paraId="000005DC">
      <w:pPr>
        <w:numPr>
          <w:ilvl w:val="0"/>
          <w:numId w:val="30"/>
        </w:numPr>
        <w:ind w:left="720" w:hanging="360"/>
        <w:rPr/>
      </w:pPr>
      <w:r w:rsidDel="00000000" w:rsidR="00000000" w:rsidRPr="00000000">
        <w:rPr>
          <w:rtl w:val="0"/>
        </w:rPr>
        <w:t xml:space="preserve">He gives up his best access opportunity to save Tomas. </w:t>
      </w:r>
    </w:p>
    <w:p w:rsidR="00000000" w:rsidDel="00000000" w:rsidP="00000000" w:rsidRDefault="00000000" w:rsidRPr="00000000" w14:paraId="000005DD">
      <w:pPr>
        <w:numPr>
          <w:ilvl w:val="0"/>
          <w:numId w:val="30"/>
        </w:numPr>
        <w:ind w:left="720" w:hanging="360"/>
        <w:rPr/>
      </w:pPr>
      <w:r w:rsidDel="00000000" w:rsidR="00000000" w:rsidRPr="00000000">
        <w:rPr>
          <w:rtl w:val="0"/>
        </w:rPr>
        <w:t xml:space="preserve">Tomas reciprocates by enabling entry to the abandoned mine. </w:t>
      </w:r>
    </w:p>
    <w:p w:rsidR="00000000" w:rsidDel="00000000" w:rsidP="00000000" w:rsidRDefault="00000000" w:rsidRPr="00000000" w14:paraId="000005DE">
      <w:pPr>
        <w:numPr>
          <w:ilvl w:val="0"/>
          <w:numId w:val="30"/>
        </w:numPr>
        <w:ind w:left="720" w:hanging="360"/>
        <w:rPr/>
      </w:pPr>
      <w:r w:rsidDel="00000000" w:rsidR="00000000" w:rsidRPr="00000000">
        <w:rPr>
          <w:rtl w:val="0"/>
        </w:rPr>
        <w:t xml:space="preserve">Alex sacrifices his private escape route to disclose the water diversion. </w:t>
      </w:r>
    </w:p>
    <w:p w:rsidR="00000000" w:rsidDel="00000000" w:rsidP="00000000" w:rsidRDefault="00000000" w:rsidRPr="00000000" w14:paraId="000005DF">
      <w:pPr>
        <w:numPr>
          <w:ilvl w:val="0"/>
          <w:numId w:val="30"/>
        </w:numPr>
        <w:ind w:left="720" w:hanging="360"/>
        <w:rPr/>
      </w:pPr>
      <w:r w:rsidDel="00000000" w:rsidR="00000000" w:rsidRPr="00000000">
        <w:rPr>
          <w:rtl w:val="0"/>
        </w:rPr>
        <w:t xml:space="preserve">Keel converts trust and reciprocal value into the resources needed for his departure. </w:t>
      </w:r>
    </w:p>
    <w:p w:rsidR="00000000" w:rsidDel="00000000" w:rsidP="00000000" w:rsidRDefault="00000000" w:rsidRPr="00000000" w14:paraId="000005E0">
      <w:pPr>
        <w:rPr/>
      </w:pPr>
      <w:r w:rsidDel="00000000" w:rsidR="00000000" w:rsidRPr="00000000">
        <w:rPr>
          <w:rtl w:val="0"/>
        </w:rPr>
        <w:t xml:space="preserve">These choices align with the mission sequence’s emphasis on understanding community challenges, connecting those challenges to personal purpose, prioritizing limited resources, and moving from individual insight to collective action. </w:t>
      </w:r>
    </w:p>
    <w:p w:rsidR="00000000" w:rsidDel="00000000" w:rsidP="00000000" w:rsidRDefault="00000000" w:rsidRPr="00000000" w14:paraId="000005E1">
      <w:pPr>
        <w:rPr/>
      </w:pPr>
      <w:r w:rsidDel="00000000" w:rsidR="00000000" w:rsidRPr="00000000">
        <w:br w:type="page"/>
      </w:r>
      <w:r w:rsidDel="00000000" w:rsidR="00000000" w:rsidRPr="00000000">
        <w:rPr>
          <w:rtl w:val="0"/>
        </w:rPr>
      </w:r>
    </w:p>
    <w:p w:rsidR="00000000" w:rsidDel="00000000" w:rsidP="00000000" w:rsidRDefault="00000000" w:rsidRPr="00000000" w14:paraId="000005E2">
      <w:pPr>
        <w:jc w:val="center"/>
        <w:rPr>
          <w:b w:val="1"/>
          <w:bCs w:val="1"/>
          <w:sz w:val="28"/>
          <w:szCs w:val="28"/>
        </w:rPr>
      </w:pPr>
      <w:r w:rsidDel="00000000" w:rsidR="00000000" w:rsidRPr="00000000">
        <w:rPr>
          <w:b w:val="1"/>
          <w:bCs w:val="1"/>
          <w:sz w:val="28"/>
          <w:szCs w:val="28"/>
          <w:rtl w:val="0"/>
        </w:rPr>
        <w:t xml:space="preserve">CHAPTER 3</w:t>
      </w:r>
    </w:p>
    <w:p w:rsidR="00000000" w:rsidDel="00000000" w:rsidP="00000000" w:rsidRDefault="00000000" w:rsidRPr="00000000" w14:paraId="000005E3">
      <w:pPr>
        <w:jc w:val="center"/>
        <w:rPr>
          <w:b w:val="1"/>
          <w:bCs w:val="1"/>
          <w:sz w:val="28"/>
          <w:szCs w:val="28"/>
        </w:rPr>
      </w:pPr>
      <w:r w:rsidDel="00000000" w:rsidR="00000000" w:rsidRPr="00000000">
        <w:rPr>
          <w:b w:val="1"/>
          <w:bCs w:val="1"/>
          <w:sz w:val="28"/>
          <w:szCs w:val="28"/>
          <w:rtl w:val="0"/>
        </w:rPr>
        <w:t xml:space="preserve">THE PRICE OF OWNERSHIP</w:t>
      </w:r>
    </w:p>
    <w:p w:rsidR="00000000" w:rsidDel="00000000" w:rsidP="00000000" w:rsidRDefault="00000000" w:rsidRPr="00000000" w14:paraId="000005E4">
      <w:pPr>
        <w:rPr>
          <w:b w:val="1"/>
          <w:bCs w:val="1"/>
        </w:rPr>
      </w:pPr>
      <w:r w:rsidDel="00000000" w:rsidR="00000000" w:rsidRPr="00000000">
        <w:rPr>
          <w:b w:val="1"/>
          <w:bCs w:val="1"/>
          <w:rtl w:val="0"/>
        </w:rPr>
        <w:t xml:space="preserve">Chapter Function</w:t>
      </w:r>
    </w:p>
    <w:p w:rsidR="00000000" w:rsidDel="00000000" w:rsidP="00000000" w:rsidRDefault="00000000" w:rsidRPr="00000000" w14:paraId="000005E5">
      <w:pPr>
        <w:rPr/>
      </w:pPr>
      <w:r w:rsidDel="00000000" w:rsidR="00000000" w:rsidRPr="00000000">
        <w:rPr>
          <w:rtl w:val="0"/>
        </w:rPr>
        <w:t xml:space="preserve">Alex, Ada, and Bi11bot arrive in Halyard, a city built on invention but controlled by three family-owned Charter Houses. Alex discovers that Adrian left behind a valuable intellectual estate – but that the patents are incomplete and cannot be understood without the people who helped create them. To find the stolen Maker’s Seal, Alex must reunite Adrian’s former collaborators and complete a new water-purification system. He is then forced to choose between personal freedom and restoring rightful ownership to everyone whose contribution has been erased.</w:t>
      </w:r>
    </w:p>
    <w:p w:rsidR="00000000" w:rsidDel="00000000" w:rsidP="00000000" w:rsidRDefault="00000000" w:rsidRPr="00000000" w14:paraId="000005E6">
      <w:pPr>
        <w:rPr>
          <w:b w:val="1"/>
          <w:bCs w:val="1"/>
        </w:rPr>
      </w:pPr>
      <w:r w:rsidDel="00000000" w:rsidR="00000000" w:rsidRPr="00000000">
        <w:rPr>
          <w:b w:val="1"/>
          <w:bCs w:val="1"/>
          <w:rtl w:val="0"/>
        </w:rPr>
        <w:t xml:space="preserve">Central Question</w:t>
      </w:r>
    </w:p>
    <w:p w:rsidR="00000000" w:rsidDel="00000000" w:rsidP="00000000" w:rsidRDefault="00000000" w:rsidRPr="00000000" w14:paraId="000005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Would you surrender ownership of your future to escape the burdens of your past?</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Prosperity Principle</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Prosperity grows when creators own both the value they create and the responsibility that comes with it.</w:t>
      </w:r>
      <w:r w:rsidDel="00000000" w:rsidR="00000000" w:rsidRPr="00000000">
        <w:rPr>
          <w:rtl w:val="0"/>
        </w:rPr>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C">
      <w:pPr>
        <w:rPr>
          <w:b w:val="1"/>
          <w:bCs w:val="1"/>
        </w:rPr>
      </w:pPr>
      <w:r w:rsidDel="00000000" w:rsidR="00000000" w:rsidRPr="00000000">
        <w:rPr>
          <w:b w:val="1"/>
          <w:bCs w:val="1"/>
          <w:rtl w:val="0"/>
        </w:rPr>
        <w:t xml:space="preserve">PAGE 1 — THE CITY OF MAKERS</w:t>
      </w:r>
    </w:p>
    <w:p w:rsidR="00000000" w:rsidDel="00000000" w:rsidP="00000000" w:rsidRDefault="00000000" w:rsidRPr="00000000" w14:paraId="000005ED">
      <w:pPr>
        <w:rPr>
          <w:b w:val="1"/>
          <w:bCs w:val="1"/>
        </w:rPr>
      </w:pPr>
      <w:r w:rsidDel="00000000" w:rsidR="00000000" w:rsidRPr="00000000">
        <w:rPr>
          <w:b w:val="1"/>
          <w:bCs w:val="1"/>
          <w:rtl w:val="0"/>
        </w:rPr>
        <w:t xml:space="preserve">Panel 1 — Arrival in Halyard</w:t>
      </w:r>
    </w:p>
    <w:p w:rsidR="00000000" w:rsidDel="00000000" w:rsidP="00000000" w:rsidRDefault="00000000" w:rsidRPr="00000000" w14:paraId="000005EE">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EF">
      <w:pPr>
        <w:rPr/>
      </w:pPr>
      <w:r w:rsidDel="00000000" w:rsidR="00000000" w:rsidRPr="00000000">
        <w:rPr>
          <w:rtl w:val="0"/>
        </w:rPr>
        <w:t xml:space="preserve">A sweeping establishing shot of Halyard at sunrise. The city rises around an enormous harbor and industrial canal system. Suspended rail lines pass between glass laboratories, fabrication towers, vertical farms, drone ports, foundries, and crowded maker districts. Giant illuminated insignias of the three Charter Houses dominate the skyline:</w:t>
      </w:r>
    </w:p>
    <w:p w:rsidR="00000000" w:rsidDel="00000000" w:rsidP="00000000" w:rsidRDefault="00000000" w:rsidRPr="00000000" w14:paraId="000005F0">
      <w:pPr>
        <w:numPr>
          <w:ilvl w:val="0"/>
          <w:numId w:val="31"/>
        </w:numPr>
        <w:ind w:left="720" w:hanging="360"/>
        <w:rPr/>
      </w:pPr>
      <w:r w:rsidDel="00000000" w:rsidR="00000000" w:rsidRPr="00000000">
        <w:rPr>
          <w:rtl w:val="0"/>
        </w:rPr>
        <w:t xml:space="preserve">House Aqualis: water and biosystems </w:t>
      </w:r>
    </w:p>
    <w:p w:rsidR="00000000" w:rsidDel="00000000" w:rsidP="00000000" w:rsidRDefault="00000000" w:rsidRPr="00000000" w14:paraId="000005F1">
      <w:pPr>
        <w:numPr>
          <w:ilvl w:val="0"/>
          <w:numId w:val="31"/>
        </w:numPr>
        <w:ind w:left="720" w:hanging="360"/>
        <w:rPr/>
      </w:pPr>
      <w:r w:rsidDel="00000000" w:rsidR="00000000" w:rsidRPr="00000000">
        <w:rPr>
          <w:rtl w:val="0"/>
        </w:rPr>
        <w:t xml:space="preserve">House Helion: energy and compute </w:t>
      </w:r>
    </w:p>
    <w:p w:rsidR="00000000" w:rsidDel="00000000" w:rsidP="00000000" w:rsidRDefault="00000000" w:rsidRPr="00000000" w14:paraId="000005F2">
      <w:pPr>
        <w:numPr>
          <w:ilvl w:val="0"/>
          <w:numId w:val="31"/>
        </w:numPr>
        <w:ind w:left="720" w:hanging="360"/>
        <w:rPr/>
      </w:pPr>
      <w:r w:rsidDel="00000000" w:rsidR="00000000" w:rsidRPr="00000000">
        <w:rPr>
          <w:rtl w:val="0"/>
        </w:rPr>
        <w:t xml:space="preserve">House Astra: space, materials, and mobility </w:t>
      </w:r>
    </w:p>
    <w:p w:rsidR="00000000" w:rsidDel="00000000" w:rsidP="00000000" w:rsidRDefault="00000000" w:rsidRPr="00000000" w14:paraId="000005F3">
      <w:pPr>
        <w:rPr/>
      </w:pPr>
      <w:r w:rsidDel="00000000" w:rsidR="00000000" w:rsidRPr="00000000">
        <w:rPr>
          <w:rtl w:val="0"/>
        </w:rPr>
        <w:t xml:space="preserve">Below the polished towers, thousands of workers stream through security gates wearing uniforms marked with the insignia of their Charter House. Small independent workshops appear boarded up or absorbed into larger complexes.</w:t>
      </w:r>
    </w:p>
    <w:p w:rsidR="00000000" w:rsidDel="00000000" w:rsidP="00000000" w:rsidRDefault="00000000" w:rsidRPr="00000000" w14:paraId="000005F4">
      <w:pPr>
        <w:rPr>
          <w:b w:val="1"/>
          <w:bCs w:val="1"/>
        </w:rPr>
      </w:pPr>
      <w:r w:rsidDel="00000000" w:rsidR="00000000" w:rsidRPr="00000000">
        <w:rPr>
          <w:b w:val="1"/>
          <w:bCs w:val="1"/>
          <w:rtl w:val="0"/>
        </w:rPr>
        <w:t xml:space="preserve">Alex Narration</w:t>
      </w:r>
    </w:p>
    <w:p w:rsidR="00000000" w:rsidDel="00000000" w:rsidP="00000000" w:rsidRDefault="00000000" w:rsidRPr="00000000" w14:paraId="000005F5">
      <w:pPr>
        <w:rPr/>
      </w:pPr>
      <w:r w:rsidDel="00000000" w:rsidR="00000000" w:rsidRPr="00000000">
        <w:rPr>
          <w:rtl w:val="0"/>
        </w:rPr>
        <w:t xml:space="preserve">Halyard was supposed to be the city where the future was invented.</w:t>
      </w:r>
    </w:p>
    <w:p w:rsidR="00000000" w:rsidDel="00000000" w:rsidP="00000000" w:rsidRDefault="00000000" w:rsidRPr="00000000" w14:paraId="000005F6">
      <w:pPr>
        <w:rPr/>
      </w:pPr>
      <w:r w:rsidDel="00000000" w:rsidR="00000000" w:rsidRPr="00000000">
        <w:rPr>
          <w:rtl w:val="0"/>
        </w:rPr>
        <w:t xml:space="preserve">From the train, it looked like that might even be true.</w:t>
      </w:r>
    </w:p>
    <w:p w:rsidR="00000000" w:rsidDel="00000000" w:rsidP="00000000" w:rsidRDefault="00000000" w:rsidRPr="00000000" w14:paraId="000005F7">
      <w:pPr>
        <w:rPr/>
      </w:pPr>
      <w:r w:rsidDel="00000000" w:rsidR="00000000" w:rsidRPr="00000000">
        <w:rPr>
          <w:rtl w:val="0"/>
        </w:rPr>
        <w:t xml:space="preserve">Every building promised a breakthrough.</w:t>
      </w:r>
    </w:p>
    <w:p w:rsidR="00000000" w:rsidDel="00000000" w:rsidP="00000000" w:rsidRDefault="00000000" w:rsidRPr="00000000" w14:paraId="000005F8">
      <w:pPr>
        <w:rPr/>
      </w:pPr>
      <w:r w:rsidDel="00000000" w:rsidR="00000000" w:rsidRPr="00000000">
        <w:rPr>
          <w:rtl w:val="0"/>
        </w:rPr>
        <w:t xml:space="preserve">Every screen celebrated a new creator.</w:t>
      </w:r>
    </w:p>
    <w:p w:rsidR="00000000" w:rsidDel="00000000" w:rsidP="00000000" w:rsidRDefault="00000000" w:rsidRPr="00000000" w14:paraId="000005F9">
      <w:pPr>
        <w:rPr/>
      </w:pPr>
      <w:r w:rsidDel="00000000" w:rsidR="00000000" w:rsidRPr="00000000">
        <w:rPr>
          <w:rtl w:val="0"/>
        </w:rPr>
        <w:t xml:space="preserve">Every creator seemed to work for someone else.</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rPr>
          <w:b w:val="1"/>
          <w:bCs w:val="1"/>
        </w:rPr>
      </w:pPr>
      <w:r w:rsidDel="00000000" w:rsidR="00000000" w:rsidRPr="00000000">
        <w:rPr>
          <w:b w:val="1"/>
          <w:bCs w:val="1"/>
          <w:rtl w:val="0"/>
        </w:rPr>
        <w:t xml:space="preserve">Panel 2 — The Three Houses</w:t>
      </w:r>
    </w:p>
    <w:p w:rsidR="00000000" w:rsidDel="00000000" w:rsidP="00000000" w:rsidRDefault="00000000" w:rsidRPr="00000000" w14:paraId="000005FC">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FD">
      <w:pPr>
        <w:rPr/>
      </w:pPr>
      <w:r w:rsidDel="00000000" w:rsidR="00000000" w:rsidRPr="00000000">
        <w:rPr>
          <w:rtl w:val="0"/>
        </w:rPr>
        <w:t xml:space="preserve">Alex, Ada, and Bi11bot move through a crowded transit concourse. Above them, three enormous holographic advertisements compete for attention.</w:t>
      </w:r>
    </w:p>
    <w:p w:rsidR="00000000" w:rsidDel="00000000" w:rsidP="00000000" w:rsidRDefault="00000000" w:rsidRPr="00000000" w14:paraId="000005FE">
      <w:pPr>
        <w:rPr/>
      </w:pPr>
      <w:r w:rsidDel="00000000" w:rsidR="00000000" w:rsidRPr="00000000">
        <w:rPr>
          <w:rtl w:val="0"/>
        </w:rPr>
        <w:t xml:space="preserve">House Aqualis shows clean rivers, engineered crops, and atmospheric water towers.</w:t>
      </w:r>
    </w:p>
    <w:p w:rsidR="00000000" w:rsidDel="00000000" w:rsidP="00000000" w:rsidRDefault="00000000" w:rsidRPr="00000000" w14:paraId="000005FF">
      <w:pPr>
        <w:rPr/>
      </w:pPr>
      <w:r w:rsidDel="00000000" w:rsidR="00000000" w:rsidRPr="00000000">
        <w:rPr>
          <w:rtl w:val="0"/>
        </w:rPr>
        <w:t xml:space="preserve">House Helion shows fusion grids, AI systems, and glowing compute centers.</w:t>
      </w:r>
    </w:p>
    <w:p w:rsidR="00000000" w:rsidDel="00000000" w:rsidP="00000000" w:rsidRDefault="00000000" w:rsidRPr="00000000" w14:paraId="00000600">
      <w:pPr>
        <w:rPr/>
      </w:pPr>
      <w:r w:rsidDel="00000000" w:rsidR="00000000" w:rsidRPr="00000000">
        <w:rPr>
          <w:rtl w:val="0"/>
        </w:rPr>
        <w:t xml:space="preserve">House Astra shows orbital stations, advanced materials, and autonomous transport.</w:t>
      </w:r>
    </w:p>
    <w:p w:rsidR="00000000" w:rsidDel="00000000" w:rsidP="00000000" w:rsidRDefault="00000000" w:rsidRPr="00000000" w14:paraId="00000601">
      <w:pPr>
        <w:rPr/>
      </w:pPr>
      <w:r w:rsidDel="00000000" w:rsidR="00000000" w:rsidRPr="00000000">
        <w:rPr>
          <w:rtl w:val="0"/>
        </w:rPr>
        <w:t xml:space="preserve">Each advertisement features a smiling member of the founding family and the phrase:</w:t>
      </w:r>
    </w:p>
    <w:p w:rsidR="00000000" w:rsidDel="00000000" w:rsidP="00000000" w:rsidRDefault="00000000" w:rsidRPr="00000000" w14:paraId="00000602">
      <w:pPr>
        <w:rPr/>
      </w:pPr>
      <w:r w:rsidDel="00000000" w:rsidR="00000000" w:rsidRPr="00000000">
        <w:rPr>
          <w:b w:val="1"/>
          <w:bCs w:val="1"/>
          <w:rtl w:val="0"/>
        </w:rPr>
        <w:t xml:space="preserve">CREATION REQUIRES SCALE. SCALE REQUIRES ORDER.</w:t>
      </w:r>
      <w:r w:rsidDel="00000000" w:rsidR="00000000" w:rsidRPr="00000000">
        <w:rPr>
          <w:rtl w:val="0"/>
        </w:rPr>
      </w:r>
    </w:p>
    <w:p w:rsidR="00000000" w:rsidDel="00000000" w:rsidP="00000000" w:rsidRDefault="00000000" w:rsidRPr="00000000" w14:paraId="00000603">
      <w:pPr>
        <w:rPr>
          <w:b w:val="1"/>
          <w:bCs w:val="1"/>
        </w:rPr>
      </w:pPr>
      <w:r w:rsidDel="00000000" w:rsidR="00000000" w:rsidRPr="00000000">
        <w:rPr>
          <w:b w:val="1"/>
          <w:bCs w:val="1"/>
          <w:rtl w:val="0"/>
        </w:rPr>
        <w:t xml:space="preserve">Ada</w:t>
      </w:r>
    </w:p>
    <w:p w:rsidR="00000000" w:rsidDel="00000000" w:rsidP="00000000" w:rsidRDefault="00000000" w:rsidRPr="00000000" w14:paraId="00000604">
      <w:pPr>
        <w:rPr/>
      </w:pPr>
      <w:r w:rsidDel="00000000" w:rsidR="00000000" w:rsidRPr="00000000">
        <w:rPr>
          <w:rtl w:val="0"/>
        </w:rPr>
        <w:t xml:space="preserve">Three families.</w:t>
      </w:r>
    </w:p>
    <w:p w:rsidR="00000000" w:rsidDel="00000000" w:rsidP="00000000" w:rsidRDefault="00000000" w:rsidRPr="00000000" w14:paraId="00000605">
      <w:pPr>
        <w:rPr/>
      </w:pPr>
      <w:r w:rsidDel="00000000" w:rsidR="00000000" w:rsidRPr="00000000">
        <w:rPr>
          <w:rtl w:val="0"/>
        </w:rPr>
        <w:t xml:space="preserve">Three companies.</w:t>
      </w:r>
    </w:p>
    <w:p w:rsidR="00000000" w:rsidDel="00000000" w:rsidP="00000000" w:rsidRDefault="00000000" w:rsidRPr="00000000" w14:paraId="00000606">
      <w:pPr>
        <w:rPr/>
      </w:pPr>
      <w:r w:rsidDel="00000000" w:rsidR="00000000" w:rsidRPr="00000000">
        <w:rPr>
          <w:rtl w:val="0"/>
        </w:rPr>
        <w:t xml:space="preserve">Run almost everything in Halyard.</w:t>
      </w:r>
    </w:p>
    <w:p w:rsidR="00000000" w:rsidDel="00000000" w:rsidP="00000000" w:rsidRDefault="00000000" w:rsidRPr="00000000" w14:paraId="00000607">
      <w:pPr>
        <w:rPr>
          <w:b w:val="1"/>
          <w:bCs w:val="1"/>
        </w:rPr>
      </w:pPr>
      <w:r w:rsidDel="00000000" w:rsidR="00000000" w:rsidRPr="00000000">
        <w:rPr>
          <w:b w:val="1"/>
          <w:bCs w:val="1"/>
          <w:rtl w:val="0"/>
        </w:rPr>
        <w:t xml:space="preserve">Alex</w:t>
      </w:r>
    </w:p>
    <w:p w:rsidR="00000000" w:rsidDel="00000000" w:rsidP="00000000" w:rsidRDefault="00000000" w:rsidRPr="00000000" w14:paraId="00000608">
      <w:pPr>
        <w:rPr/>
      </w:pPr>
      <w:r w:rsidDel="00000000" w:rsidR="00000000" w:rsidRPr="00000000">
        <w:rPr>
          <w:rtl w:val="0"/>
        </w:rPr>
        <w:t xml:space="preserve">Alpha allowed that?</w:t>
      </w:r>
    </w:p>
    <w:p w:rsidR="00000000" w:rsidDel="00000000" w:rsidP="00000000" w:rsidRDefault="00000000" w:rsidRPr="00000000" w14:paraId="00000609">
      <w:pPr>
        <w:rPr>
          <w:b w:val="1"/>
          <w:bCs w:val="1"/>
        </w:rPr>
      </w:pPr>
      <w:r w:rsidDel="00000000" w:rsidR="00000000" w:rsidRPr="00000000">
        <w:rPr>
          <w:b w:val="1"/>
          <w:bCs w:val="1"/>
          <w:rtl w:val="0"/>
        </w:rPr>
        <w:t xml:space="preserve">Bi11bot</w:t>
      </w:r>
    </w:p>
    <w:p w:rsidR="00000000" w:rsidDel="00000000" w:rsidP="00000000" w:rsidRDefault="00000000" w:rsidRPr="00000000" w14:paraId="0000060A">
      <w:pPr>
        <w:rPr/>
      </w:pPr>
      <w:r w:rsidDel="00000000" w:rsidR="00000000" w:rsidRPr="00000000">
        <w:rPr>
          <w:rtl w:val="0"/>
        </w:rPr>
        <w:t xml:space="preserve">Allowed it?</w:t>
      </w:r>
    </w:p>
    <w:p w:rsidR="00000000" w:rsidDel="00000000" w:rsidP="00000000" w:rsidRDefault="00000000" w:rsidRPr="00000000" w14:paraId="0000060B">
      <w:pPr>
        <w:rPr/>
      </w:pPr>
      <w:r w:rsidDel="00000000" w:rsidR="00000000" w:rsidRPr="00000000">
        <w:rPr>
          <w:rtl w:val="0"/>
        </w:rPr>
        <w:t xml:space="preserve">Alpha recommended it.</w:t>
      </w:r>
    </w:p>
    <w:p w:rsidR="00000000" w:rsidDel="00000000" w:rsidP="00000000" w:rsidRDefault="00000000" w:rsidRPr="00000000" w14:paraId="0000060C">
      <w:pPr>
        <w:rPr>
          <w:b w:val="1"/>
          <w:bCs w:val="1"/>
        </w:rPr>
      </w:pPr>
      <w:r w:rsidDel="00000000" w:rsidR="00000000" w:rsidRPr="00000000">
        <w:rPr>
          <w:b w:val="1"/>
          <w:bCs w:val="1"/>
          <w:rtl w:val="0"/>
        </w:rPr>
        <w:t xml:space="preserve">Ada</w:t>
      </w:r>
    </w:p>
    <w:p w:rsidR="00000000" w:rsidDel="00000000" w:rsidP="00000000" w:rsidRDefault="00000000" w:rsidRPr="00000000" w14:paraId="0000060D">
      <w:pPr>
        <w:rPr/>
      </w:pPr>
      <w:r w:rsidDel="00000000" w:rsidR="00000000" w:rsidRPr="00000000">
        <w:rPr>
          <w:rtl w:val="0"/>
        </w:rPr>
        <w:t xml:space="preserve">Why?</w:t>
      </w:r>
    </w:p>
    <w:p w:rsidR="00000000" w:rsidDel="00000000" w:rsidP="00000000" w:rsidRDefault="00000000" w:rsidRPr="00000000" w14:paraId="0000060E">
      <w:pPr>
        <w:rPr>
          <w:b w:val="1"/>
          <w:bCs w:val="1"/>
        </w:rPr>
      </w:pPr>
      <w:r w:rsidDel="00000000" w:rsidR="00000000" w:rsidRPr="00000000">
        <w:rPr>
          <w:b w:val="1"/>
          <w:bCs w:val="1"/>
          <w:rtl w:val="0"/>
        </w:rPr>
        <w:t xml:space="preserve">Bi11bot</w:t>
      </w:r>
    </w:p>
    <w:p w:rsidR="00000000" w:rsidDel="00000000" w:rsidP="00000000" w:rsidRDefault="00000000" w:rsidRPr="00000000" w14:paraId="0000060F">
      <w:pPr>
        <w:rPr/>
      </w:pPr>
      <w:r w:rsidDel="00000000" w:rsidR="00000000" w:rsidRPr="00000000">
        <w:rPr>
          <w:rtl w:val="0"/>
        </w:rPr>
        <w:t xml:space="preserve">Efficiency.</w:t>
      </w:r>
    </w:p>
    <w:p w:rsidR="00000000" w:rsidDel="00000000" w:rsidP="00000000" w:rsidRDefault="00000000" w:rsidRPr="00000000" w14:paraId="00000610">
      <w:pPr>
        <w:rPr/>
      </w:pPr>
      <w:r w:rsidDel="00000000" w:rsidR="00000000" w:rsidRPr="00000000">
        <w:rPr>
          <w:rtl w:val="0"/>
        </w:rPr>
        <w:t xml:space="preserve">Less competition.</w:t>
      </w:r>
    </w:p>
    <w:p w:rsidR="00000000" w:rsidDel="00000000" w:rsidP="00000000" w:rsidRDefault="00000000" w:rsidRPr="00000000" w14:paraId="00000611">
      <w:pPr>
        <w:rPr/>
      </w:pPr>
      <w:r w:rsidDel="00000000" w:rsidR="00000000" w:rsidRPr="00000000">
        <w:rPr>
          <w:rtl w:val="0"/>
        </w:rPr>
        <w:t xml:space="preserve">Less duplication.</w:t>
      </w:r>
    </w:p>
    <w:p w:rsidR="00000000" w:rsidDel="00000000" w:rsidP="00000000" w:rsidRDefault="00000000" w:rsidRPr="00000000" w14:paraId="00000612">
      <w:pPr>
        <w:rPr/>
      </w:pPr>
      <w:r w:rsidDel="00000000" w:rsidR="00000000" w:rsidRPr="00000000">
        <w:rPr>
          <w:rtl w:val="0"/>
        </w:rPr>
        <w:t xml:space="preserve">Less risk.</w:t>
      </w:r>
    </w:p>
    <w:p w:rsidR="00000000" w:rsidDel="00000000" w:rsidP="00000000" w:rsidRDefault="00000000" w:rsidRPr="00000000" w14:paraId="00000613">
      <w:pPr>
        <w:rPr>
          <w:b w:val="1"/>
          <w:bCs w:val="1"/>
        </w:rPr>
      </w:pPr>
      <w:r w:rsidDel="00000000" w:rsidR="00000000" w:rsidRPr="00000000">
        <w:rPr>
          <w:b w:val="1"/>
          <w:bCs w:val="1"/>
          <w:rtl w:val="0"/>
        </w:rPr>
        <w:t xml:space="preserve">Bi11bot</w:t>
      </w:r>
    </w:p>
    <w:p w:rsidR="00000000" w:rsidDel="00000000" w:rsidP="00000000" w:rsidRDefault="00000000" w:rsidRPr="00000000" w14:paraId="00000614">
      <w:pPr>
        <w:rPr/>
      </w:pPr>
      <w:r w:rsidDel="00000000" w:rsidR="00000000" w:rsidRPr="00000000">
        <w:rPr>
          <w:rtl w:val="0"/>
        </w:rPr>
        <w:t xml:space="preserve">Also fewer people asking who owns what.</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b w:val="1"/>
          <w:bCs w:val="1"/>
          <w:rtl w:val="0"/>
        </w:rPr>
        <w:t xml:space="preserve">Panel 3 — The Workers’ Cage</w:t>
      </w:r>
    </w:p>
    <w:p w:rsidR="00000000" w:rsidDel="00000000" w:rsidP="00000000" w:rsidRDefault="00000000" w:rsidRPr="00000000" w14:paraId="00000617">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18">
      <w:pPr>
        <w:rPr/>
      </w:pPr>
      <w:r w:rsidDel="00000000" w:rsidR="00000000" w:rsidRPr="00000000">
        <w:rPr>
          <w:rtl w:val="0"/>
        </w:rPr>
        <w:t xml:space="preserve">A street-level view beneath the towers. Workers queue at contribution kiosks where their inventions, designs, and research are scanned into corporate systems. A young engineer submits a mechanical component. The screen displays:</w:t>
      </w:r>
    </w:p>
    <w:p w:rsidR="00000000" w:rsidDel="00000000" w:rsidP="00000000" w:rsidRDefault="00000000" w:rsidRPr="00000000" w14:paraId="00000619">
      <w:pPr>
        <w:rPr/>
      </w:pPr>
      <w:r w:rsidDel="00000000" w:rsidR="00000000" w:rsidRPr="00000000">
        <w:rPr>
          <w:b w:val="1"/>
          <w:bCs w:val="1"/>
          <w:rtl w:val="0"/>
        </w:rPr>
        <w:t xml:space="preserve">CONTRIBUTION ACCEPTED</w:t>
      </w:r>
      <w:r w:rsidDel="00000000" w:rsidR="00000000" w:rsidRPr="00000000">
        <w:rPr>
          <w:rtl w:val="0"/>
        </w:rPr>
        <w:br w:type="textWrapping"/>
      </w:r>
      <w:r w:rsidDel="00000000" w:rsidR="00000000" w:rsidRPr="00000000">
        <w:rPr>
          <w:b w:val="1"/>
          <w:bCs w:val="1"/>
          <w:rtl w:val="0"/>
        </w:rPr>
        <w:t xml:space="preserve">OWNERSHIP: HOUSE HELION</w:t>
      </w:r>
      <w:r w:rsidDel="00000000" w:rsidR="00000000" w:rsidRPr="00000000">
        <w:rPr>
          <w:rtl w:val="0"/>
        </w:rPr>
        <w:br w:type="textWrapping"/>
      </w:r>
      <w:r w:rsidDel="00000000" w:rsidR="00000000" w:rsidRPr="00000000">
        <w:rPr>
          <w:b w:val="1"/>
          <w:bCs w:val="1"/>
          <w:rtl w:val="0"/>
        </w:rPr>
        <w:t xml:space="preserve">CREATOR BONUS: 14 CREDITS</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Nearby, a faded sign over a closed independent workshop reads:</w:t>
      </w:r>
    </w:p>
    <w:p w:rsidR="00000000" w:rsidDel="00000000" w:rsidP="00000000" w:rsidRDefault="00000000" w:rsidRPr="00000000" w14:paraId="0000061B">
      <w:pPr>
        <w:rPr/>
      </w:pPr>
      <w:r w:rsidDel="00000000" w:rsidR="00000000" w:rsidRPr="00000000">
        <w:rPr>
          <w:b w:val="1"/>
          <w:bCs w:val="1"/>
          <w:rtl w:val="0"/>
        </w:rPr>
        <w:t xml:space="preserve">MORROW &amp; SONS — INVENTORS SINCE 2024</w:t>
      </w: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The Charter House insignia has been stamped over it.</w:t>
      </w:r>
    </w:p>
    <w:p w:rsidR="00000000" w:rsidDel="00000000" w:rsidP="00000000" w:rsidRDefault="00000000" w:rsidRPr="00000000" w14:paraId="0000061D">
      <w:pPr>
        <w:spacing w:after="240" w:before="240" w:lineRule="auto"/>
        <w:rPr>
          <w:b w:val="1"/>
          <w:bCs w:val="1"/>
        </w:rPr>
      </w:pPr>
      <w:sdt>
        <w:sdtPr>
          <w:id w:val="303553033"/>
          <w:tag w:val="goog_rdk_56"/>
        </w:sdtPr>
        <w:sdtContent>
          <w:commentRangeStart w:id="37"/>
        </w:sdtContent>
      </w:sdt>
      <w:r w:rsidDel="00000000" w:rsidR="00000000" w:rsidRPr="00000000">
        <w:rPr>
          <w:b w:val="1"/>
          <w:bCs w:val="1"/>
          <w:rtl w:val="0"/>
        </w:rPr>
        <w:t xml:space="preserve">Dialogue</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1F">
      <w:pPr>
        <w:spacing w:after="240" w:before="240" w:lineRule="auto"/>
        <w:ind w:left="0" w:right="600" w:firstLine="0"/>
        <w:rPr/>
      </w:pPr>
      <w:r w:rsidDel="00000000" w:rsidR="00000000" w:rsidRPr="00000000">
        <w:rPr>
          <w:rtl w:val="0"/>
        </w:rPr>
        <w:t xml:space="preserve">“She made it. The House owns it?”</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21">
      <w:pPr>
        <w:spacing w:after="240" w:before="240" w:lineRule="auto"/>
        <w:ind w:left="0" w:right="600" w:firstLine="0"/>
        <w:rPr/>
      </w:pPr>
      <w:r w:rsidDel="00000000" w:rsidR="00000000" w:rsidRPr="00000000">
        <w:rPr>
          <w:rtl w:val="0"/>
        </w:rPr>
        <w:t xml:space="preserve">“The House paid for her time. It claims what she made with it.”</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23">
      <w:pPr>
        <w:spacing w:after="240" w:before="240" w:lineRule="auto"/>
        <w:ind w:left="0" w:right="600" w:firstLine="0"/>
        <w:rPr/>
      </w:pPr>
      <w:r w:rsidDel="00000000" w:rsidR="00000000" w:rsidRPr="00000000">
        <w:rPr>
          <w:rtl w:val="0"/>
        </w:rPr>
        <w:t xml:space="preserve">“And if she leaves?”</w:t>
      </w:r>
    </w:p>
    <w:p w:rsidR="00000000" w:rsidDel="00000000" w:rsidP="00000000" w:rsidRDefault="00000000" w:rsidRPr="00000000" w14:paraId="00000624">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25">
      <w:pPr>
        <w:spacing w:after="240" w:before="240" w:lineRule="auto"/>
        <w:ind w:left="0" w:right="600" w:firstLine="0"/>
        <w:rPr/>
      </w:pPr>
      <w:r w:rsidDel="00000000" w:rsidR="00000000" w:rsidRPr="00000000">
        <w:rPr>
          <w:rtl w:val="0"/>
        </w:rPr>
        <w:t xml:space="preserve">“She keeps the experience. They keep everything else.”</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627">
      <w:pPr>
        <w:spacing w:after="240" w:before="240" w:lineRule="auto"/>
        <w:ind w:left="0" w:right="600" w:firstLine="0"/>
        <w:rPr/>
      </w:pPr>
      <w:r w:rsidDel="00000000" w:rsidR="00000000" w:rsidRPr="00000000">
        <w:rPr>
          <w:rtl w:val="0"/>
        </w:rPr>
        <w:t xml:space="preserve">“Keel trapped your body. Halyard could trap your ideas.”</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rPr>
          <w:b w:val="1"/>
          <w:bCs w:val="1"/>
        </w:rPr>
      </w:pPr>
      <w:r w:rsidDel="00000000" w:rsidR="00000000" w:rsidRPr="00000000">
        <w:rPr>
          <w:b w:val="1"/>
          <w:bCs w:val="1"/>
          <w:rtl w:val="0"/>
        </w:rPr>
        <w:t xml:space="preserve">Panel 4 — Adrian’s Name</w:t>
      </w:r>
    </w:p>
    <w:p w:rsidR="00000000" w:rsidDel="00000000" w:rsidP="00000000" w:rsidRDefault="00000000" w:rsidRPr="00000000" w14:paraId="0000062A">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2B">
      <w:pPr>
        <w:rPr/>
      </w:pPr>
      <w:r w:rsidDel="00000000" w:rsidR="00000000" w:rsidRPr="00000000">
        <w:rPr>
          <w:rtl w:val="0"/>
        </w:rPr>
        <w:t xml:space="preserve">The group enters a public registry hall filled with vertical glass screens listing patents, ownership records, and commercial licenses. Alex places his inherited identity band near a terminal. The system freezes, then floods with warnings.</w:t>
      </w:r>
    </w:p>
    <w:p w:rsidR="00000000" w:rsidDel="00000000" w:rsidP="00000000" w:rsidRDefault="00000000" w:rsidRPr="00000000" w14:paraId="0000062C">
      <w:pPr>
        <w:rPr/>
      </w:pPr>
      <w:r w:rsidDel="00000000" w:rsidR="00000000" w:rsidRPr="00000000">
        <w:rPr>
          <w:rtl w:val="0"/>
        </w:rPr>
        <w:t xml:space="preserve">A large screen displays:</w:t>
      </w:r>
    </w:p>
    <w:p w:rsidR="00000000" w:rsidDel="00000000" w:rsidP="00000000" w:rsidRDefault="00000000" w:rsidRPr="00000000" w14:paraId="0000062D">
      <w:pPr>
        <w:rPr/>
      </w:pPr>
      <w:r w:rsidDel="00000000" w:rsidR="00000000" w:rsidRPr="00000000">
        <w:rPr>
          <w:b w:val="1"/>
          <w:bCs w:val="1"/>
          <w:rtl w:val="0"/>
        </w:rPr>
        <w:t xml:space="preserve">PHANTUM, ADRIAN</w:t>
      </w:r>
      <w:r w:rsidDel="00000000" w:rsidR="00000000" w:rsidRPr="00000000">
        <w:rPr>
          <w:rtl w:val="0"/>
        </w:rPr>
        <w:br w:type="textWrapping"/>
      </w:r>
      <w:r w:rsidDel="00000000" w:rsidR="00000000" w:rsidRPr="00000000">
        <w:rPr>
          <w:b w:val="1"/>
          <w:bCs w:val="1"/>
          <w:rtl w:val="0"/>
        </w:rPr>
        <w:t xml:space="preserve">INTELLECTUAL ESTATE: ACTIVE</w:t>
      </w:r>
      <w:r w:rsidDel="00000000" w:rsidR="00000000" w:rsidRPr="00000000">
        <w:rPr>
          <w:rtl w:val="0"/>
        </w:rPr>
        <w:br w:type="textWrapping"/>
      </w:r>
      <w:r w:rsidDel="00000000" w:rsidR="00000000" w:rsidRPr="00000000">
        <w:rPr>
          <w:b w:val="1"/>
          <w:bCs w:val="1"/>
          <w:rtl w:val="0"/>
        </w:rPr>
        <w:t xml:space="preserve">CLAIMANT DETECTED: ALEX PHANTUM</w:t>
      </w:r>
      <w:r w:rsidDel="00000000" w:rsidR="00000000" w:rsidRPr="00000000">
        <w:rPr>
          <w:rtl w:val="0"/>
        </w:rPr>
        <w:br w:type="textWrapping"/>
      </w:r>
      <w:r w:rsidDel="00000000" w:rsidR="00000000" w:rsidRPr="00000000">
        <w:rPr>
          <w:b w:val="1"/>
          <w:bCs w:val="1"/>
          <w:rtl w:val="0"/>
        </w:rPr>
        <w:t xml:space="preserve">312 PATENTS / 47 RESTRICTED / 19 DISPUTED</w:t>
      </w: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Alex stares in disbelief.</w:t>
      </w:r>
    </w:p>
    <w:p w:rsidR="00000000" w:rsidDel="00000000" w:rsidP="00000000" w:rsidRDefault="00000000" w:rsidRPr="00000000" w14:paraId="0000062F">
      <w:pPr>
        <w:rPr>
          <w:b w:val="1"/>
          <w:bCs w:val="1"/>
        </w:rPr>
      </w:pPr>
      <w:r w:rsidDel="00000000" w:rsidR="00000000" w:rsidRPr="00000000">
        <w:rPr>
          <w:b w:val="1"/>
          <w:bCs w:val="1"/>
          <w:rtl w:val="0"/>
        </w:rPr>
        <w:t xml:space="preserve">Alex</w:t>
      </w:r>
    </w:p>
    <w:p w:rsidR="00000000" w:rsidDel="00000000" w:rsidP="00000000" w:rsidRDefault="00000000" w:rsidRPr="00000000" w14:paraId="00000630">
      <w:pPr>
        <w:rPr/>
      </w:pPr>
      <w:r w:rsidDel="00000000" w:rsidR="00000000" w:rsidRPr="00000000">
        <w:rPr>
          <w:rtl w:val="0"/>
        </w:rPr>
        <w:t xml:space="preserve">Three hundred and twelve?</w:t>
      </w:r>
    </w:p>
    <w:p w:rsidR="00000000" w:rsidDel="00000000" w:rsidP="00000000" w:rsidRDefault="00000000" w:rsidRPr="00000000" w14:paraId="00000631">
      <w:pPr>
        <w:rPr>
          <w:b w:val="1"/>
          <w:bCs w:val="1"/>
        </w:rPr>
      </w:pPr>
      <w:r w:rsidDel="00000000" w:rsidR="00000000" w:rsidRPr="00000000">
        <w:rPr>
          <w:b w:val="1"/>
          <w:bCs w:val="1"/>
          <w:rtl w:val="0"/>
        </w:rPr>
        <w:t xml:space="preserve">Ada</w:t>
      </w:r>
    </w:p>
    <w:p w:rsidR="00000000" w:rsidDel="00000000" w:rsidP="00000000" w:rsidRDefault="00000000" w:rsidRPr="00000000" w14:paraId="00000632">
      <w:pPr>
        <w:rPr/>
      </w:pPr>
      <w:r w:rsidDel="00000000" w:rsidR="00000000" w:rsidRPr="00000000">
        <w:rPr>
          <w:rtl w:val="0"/>
        </w:rPr>
        <w:t xml:space="preserve">You said your father left you nothing.</w:t>
      </w:r>
    </w:p>
    <w:p w:rsidR="00000000" w:rsidDel="00000000" w:rsidP="00000000" w:rsidRDefault="00000000" w:rsidRPr="00000000" w14:paraId="00000633">
      <w:pPr>
        <w:rPr>
          <w:b w:val="1"/>
          <w:bCs w:val="1"/>
        </w:rPr>
      </w:pPr>
      <w:r w:rsidDel="00000000" w:rsidR="00000000" w:rsidRPr="00000000">
        <w:rPr>
          <w:b w:val="1"/>
          <w:bCs w:val="1"/>
          <w:rtl w:val="0"/>
        </w:rPr>
        <w:t xml:space="preserve">Alex</w:t>
      </w:r>
    </w:p>
    <w:p w:rsidR="00000000" w:rsidDel="00000000" w:rsidP="00000000" w:rsidRDefault="00000000" w:rsidRPr="00000000" w14:paraId="00000634">
      <w:pPr>
        <w:rPr/>
      </w:pPr>
      <w:r w:rsidDel="00000000" w:rsidR="00000000" w:rsidRPr="00000000">
        <w:rPr>
          <w:rtl w:val="0"/>
        </w:rPr>
        <w:t xml:space="preserve">He left me debt.</w:t>
      </w:r>
    </w:p>
    <w:p w:rsidR="00000000" w:rsidDel="00000000" w:rsidP="00000000" w:rsidRDefault="00000000" w:rsidRPr="00000000" w14:paraId="00000635">
      <w:pPr>
        <w:rPr>
          <w:b w:val="1"/>
          <w:bCs w:val="1"/>
        </w:rPr>
      </w:pPr>
      <w:r w:rsidDel="00000000" w:rsidR="00000000" w:rsidRPr="00000000">
        <w:rPr>
          <w:b w:val="1"/>
          <w:bCs w:val="1"/>
          <w:rtl w:val="0"/>
        </w:rPr>
        <w:t xml:space="preserve">Bi11bot</w:t>
      </w:r>
    </w:p>
    <w:p w:rsidR="00000000" w:rsidDel="00000000" w:rsidP="00000000" w:rsidRDefault="00000000" w:rsidRPr="00000000" w14:paraId="00000636">
      <w:pPr>
        <w:rPr/>
      </w:pPr>
      <w:r w:rsidDel="00000000" w:rsidR="00000000" w:rsidRPr="00000000">
        <w:rPr>
          <w:rtl w:val="0"/>
        </w:rPr>
        <w:t xml:space="preserve">Your father left many things badly labeled.</w:t>
      </w:r>
    </w:p>
    <w:p w:rsidR="00000000" w:rsidDel="00000000" w:rsidP="00000000" w:rsidRDefault="00000000" w:rsidRPr="00000000" w14:paraId="00000637">
      <w:pPr>
        <w:rPr/>
      </w:pPr>
      <w:r w:rsidDel="00000000" w:rsidR="00000000" w:rsidRPr="00000000">
        <w:rPr>
          <w:rtl w:val="0"/>
        </w:rPr>
        <w:t xml:space="preserve">A new alert appears:</w:t>
      </w:r>
    </w:p>
    <w:p w:rsidR="00000000" w:rsidDel="00000000" w:rsidP="00000000" w:rsidRDefault="00000000" w:rsidRPr="00000000" w14:paraId="00000638">
      <w:pPr>
        <w:rPr/>
      </w:pPr>
      <w:r w:rsidDel="00000000" w:rsidR="00000000" w:rsidRPr="00000000">
        <w:rPr>
          <w:b w:val="1"/>
          <w:bCs w:val="1"/>
          <w:rtl w:val="0"/>
        </w:rPr>
        <w:t xml:space="preserve">CHARTER HOUSE REVIEW REQUIRED</w:t>
      </w:r>
      <w:r w:rsidDel="00000000" w:rsidR="00000000" w:rsidRPr="00000000">
        <w:rPr>
          <w:rtl w:val="0"/>
        </w:rPr>
      </w:r>
    </w:p>
    <w:p w:rsidR="00000000" w:rsidDel="00000000" w:rsidP="00000000" w:rsidRDefault="00000000" w:rsidRPr="00000000" w14:paraId="00000639">
      <w:pPr>
        <w:rPr>
          <w:b w:val="1"/>
          <w:bCs w:val="1"/>
        </w:rPr>
      </w:pPr>
      <w:r w:rsidDel="00000000" w:rsidR="00000000" w:rsidRPr="00000000">
        <w:rPr>
          <w:b w:val="1"/>
          <w:bCs w:val="1"/>
          <w:rtl w:val="0"/>
        </w:rPr>
        <w:t xml:space="preserve">Alex</w:t>
      </w:r>
    </w:p>
    <w:p w:rsidR="00000000" w:rsidDel="00000000" w:rsidP="00000000" w:rsidRDefault="00000000" w:rsidRPr="00000000" w14:paraId="0000063A">
      <w:pPr>
        <w:rPr/>
      </w:pPr>
      <w:r w:rsidDel="00000000" w:rsidR="00000000" w:rsidRPr="00000000">
        <w:rPr>
          <w:rtl w:val="0"/>
        </w:rPr>
        <w:t xml:space="preserve">What does “intellectual estate” mean?</w:t>
      </w:r>
    </w:p>
    <w:p w:rsidR="00000000" w:rsidDel="00000000" w:rsidP="00000000" w:rsidRDefault="00000000" w:rsidRPr="00000000" w14:paraId="0000063B">
      <w:pPr>
        <w:rPr>
          <w:b w:val="1"/>
          <w:bCs w:val="1"/>
        </w:rPr>
      </w:pPr>
      <w:r w:rsidDel="00000000" w:rsidR="00000000" w:rsidRPr="00000000">
        <w:rPr>
          <w:b w:val="1"/>
          <w:bCs w:val="1"/>
          <w:rtl w:val="0"/>
        </w:rPr>
        <w:t xml:space="preserve">Ada</w:t>
      </w:r>
    </w:p>
    <w:p w:rsidR="00000000" w:rsidDel="00000000" w:rsidP="00000000" w:rsidRDefault="00000000" w:rsidRPr="00000000" w14:paraId="0000063C">
      <w:pPr>
        <w:rPr/>
      </w:pPr>
      <w:r w:rsidDel="00000000" w:rsidR="00000000" w:rsidRPr="00000000">
        <w:rPr>
          <w:rtl w:val="0"/>
        </w:rPr>
        <w:t xml:space="preserve">It means whatever he created may now belong to you.  I guess he never worked for the Charter Houses.  </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Panel 5 — The Offer Arrives</w:t>
      </w:r>
    </w:p>
    <w:p w:rsidR="00000000" w:rsidDel="00000000" w:rsidP="00000000" w:rsidRDefault="00000000" w:rsidRPr="00000000" w14:paraId="0000063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40">
      <w:pPr>
        <w:rPr/>
      </w:pPr>
      <w:r w:rsidDel="00000000" w:rsidR="00000000" w:rsidRPr="00000000">
        <w:rPr>
          <w:rtl w:val="0"/>
        </w:rPr>
        <w:t xml:space="preserve">The registry hall becomes quiet as a group of sharply dressed Charter House representatives approaches. At their center is </w:t>
      </w:r>
      <w:r w:rsidDel="00000000" w:rsidR="00000000" w:rsidRPr="00000000">
        <w:rPr>
          <w:b w:val="1"/>
          <w:bCs w:val="1"/>
          <w:rtl w:val="0"/>
        </w:rPr>
        <w:t xml:space="preserve">Director Cassian Lock</w:t>
      </w:r>
      <w:r w:rsidDel="00000000" w:rsidR="00000000" w:rsidRPr="00000000">
        <w:rPr>
          <w:rtl w:val="0"/>
        </w:rPr>
        <w:t xml:space="preserve">, an elegant senior executive from House Aqualis. He is courteous, controlled, and not visibly threatening. His family crest is embedded discreetly in his collar.</w:t>
      </w:r>
    </w:p>
    <w:p w:rsidR="00000000" w:rsidDel="00000000" w:rsidP="00000000" w:rsidRDefault="00000000" w:rsidRPr="00000000" w14:paraId="00000641">
      <w:pPr>
        <w:rPr/>
      </w:pPr>
      <w:r w:rsidDel="00000000" w:rsidR="00000000" w:rsidRPr="00000000">
        <w:rPr>
          <w:rtl w:val="0"/>
        </w:rPr>
        <w:t xml:space="preserve">Behind him, Alpha-operated security drones remain at a respectful distance.</w:t>
      </w:r>
    </w:p>
    <w:p w:rsidR="00000000" w:rsidDel="00000000" w:rsidP="00000000" w:rsidRDefault="00000000" w:rsidRPr="00000000" w14:paraId="00000642">
      <w:pPr>
        <w:rPr>
          <w:b w:val="1"/>
          <w:bCs w:val="1"/>
        </w:rPr>
      </w:pPr>
      <w:r w:rsidDel="00000000" w:rsidR="00000000" w:rsidRPr="00000000">
        <w:rPr>
          <w:b w:val="1"/>
          <w:bCs w:val="1"/>
          <w:rtl w:val="0"/>
        </w:rPr>
        <w:t xml:space="preserve">Lock</w:t>
      </w:r>
    </w:p>
    <w:p w:rsidR="00000000" w:rsidDel="00000000" w:rsidP="00000000" w:rsidRDefault="00000000" w:rsidRPr="00000000" w14:paraId="00000643">
      <w:pPr>
        <w:rPr/>
      </w:pPr>
      <w:r w:rsidDel="00000000" w:rsidR="00000000" w:rsidRPr="00000000">
        <w:rPr>
          <w:rtl w:val="0"/>
        </w:rPr>
        <w:t xml:space="preserve">Alex Phantum.</w:t>
      </w:r>
    </w:p>
    <w:p w:rsidR="00000000" w:rsidDel="00000000" w:rsidP="00000000" w:rsidRDefault="00000000" w:rsidRPr="00000000" w14:paraId="00000644">
      <w:pPr>
        <w:rPr/>
      </w:pPr>
      <w:r w:rsidDel="00000000" w:rsidR="00000000" w:rsidRPr="00000000">
        <w:rPr>
          <w:rtl w:val="0"/>
        </w:rPr>
        <w:t xml:space="preserve">Halyard has been waiting a very long time for an heir.</w:t>
      </w:r>
    </w:p>
    <w:p w:rsidR="00000000" w:rsidDel="00000000" w:rsidP="00000000" w:rsidRDefault="00000000" w:rsidRPr="00000000" w14:paraId="00000645">
      <w:pPr>
        <w:rPr>
          <w:b w:val="1"/>
          <w:bCs w:val="1"/>
        </w:rPr>
      </w:pPr>
      <w:r w:rsidDel="00000000" w:rsidR="00000000" w:rsidRPr="00000000">
        <w:rPr>
          <w:b w:val="1"/>
          <w:bCs w:val="1"/>
          <w:rtl w:val="0"/>
        </w:rPr>
        <w:t xml:space="preserve">Alex</w:t>
      </w:r>
    </w:p>
    <w:p w:rsidR="00000000" w:rsidDel="00000000" w:rsidP="00000000" w:rsidRDefault="00000000" w:rsidRPr="00000000" w14:paraId="00000646">
      <w:pPr>
        <w:rPr/>
      </w:pPr>
      <w:r w:rsidDel="00000000" w:rsidR="00000000" w:rsidRPr="00000000">
        <w:rPr>
          <w:rtl w:val="0"/>
        </w:rPr>
        <w:t xml:space="preserve">I didn’t know I was one.</w:t>
      </w:r>
    </w:p>
    <w:p w:rsidR="00000000" w:rsidDel="00000000" w:rsidP="00000000" w:rsidRDefault="00000000" w:rsidRPr="00000000" w14:paraId="00000647">
      <w:pPr>
        <w:rPr>
          <w:b w:val="1"/>
          <w:bCs w:val="1"/>
        </w:rPr>
      </w:pPr>
      <w:r w:rsidDel="00000000" w:rsidR="00000000" w:rsidRPr="00000000">
        <w:rPr>
          <w:b w:val="1"/>
          <w:bCs w:val="1"/>
          <w:rtl w:val="0"/>
        </w:rPr>
        <w:t xml:space="preserve">Lock</w:t>
      </w:r>
    </w:p>
    <w:p w:rsidR="00000000" w:rsidDel="00000000" w:rsidP="00000000" w:rsidRDefault="00000000" w:rsidRPr="00000000" w14:paraId="00000648">
      <w:pPr>
        <w:rPr/>
      </w:pPr>
      <w:r w:rsidDel="00000000" w:rsidR="00000000" w:rsidRPr="00000000">
        <w:rPr>
          <w:rtl w:val="0"/>
        </w:rPr>
        <w:t xml:space="preserve">Most inheritances are discovered after someone has already decided their value.</w:t>
      </w:r>
    </w:p>
    <w:p w:rsidR="00000000" w:rsidDel="00000000" w:rsidP="00000000" w:rsidRDefault="00000000" w:rsidRPr="00000000" w14:paraId="00000649">
      <w:pPr>
        <w:rPr/>
      </w:pPr>
      <w:r w:rsidDel="00000000" w:rsidR="00000000" w:rsidRPr="00000000">
        <w:rPr>
          <w:rtl w:val="0"/>
        </w:rPr>
        <w:t xml:space="preserve">He gestures toward Adrian’s patent record.</w:t>
      </w:r>
    </w:p>
    <w:p w:rsidR="00000000" w:rsidDel="00000000" w:rsidP="00000000" w:rsidRDefault="00000000" w:rsidRPr="00000000" w14:paraId="0000064A">
      <w:pPr>
        <w:rPr>
          <w:b w:val="1"/>
          <w:bCs w:val="1"/>
        </w:rPr>
      </w:pPr>
      <w:r w:rsidDel="00000000" w:rsidR="00000000" w:rsidRPr="00000000">
        <w:rPr>
          <w:b w:val="1"/>
          <w:bCs w:val="1"/>
          <w:rtl w:val="0"/>
        </w:rPr>
        <w:t xml:space="preserve">Lock</w:t>
      </w:r>
    </w:p>
    <w:p w:rsidR="00000000" w:rsidDel="00000000" w:rsidP="00000000" w:rsidRDefault="00000000" w:rsidRPr="00000000" w14:paraId="0000064B">
      <w:pPr>
        <w:rPr/>
      </w:pPr>
      <w:r w:rsidDel="00000000" w:rsidR="00000000" w:rsidRPr="00000000">
        <w:rPr>
          <w:rtl w:val="0"/>
        </w:rPr>
        <w:t xml:space="preserve">Your father’s work could clear every debt attached to your name.</w:t>
      </w:r>
    </w:p>
    <w:p w:rsidR="00000000" w:rsidDel="00000000" w:rsidP="00000000" w:rsidRDefault="00000000" w:rsidRPr="00000000" w14:paraId="0000064C">
      <w:pPr>
        <w:rPr/>
      </w:pPr>
      <w:r w:rsidDel="00000000" w:rsidR="00000000" w:rsidRPr="00000000">
        <w:rPr>
          <w:rtl w:val="0"/>
        </w:rPr>
        <w:t xml:space="preserve">It could also secure you a position within House Aqualis.</w:t>
      </w:r>
    </w:p>
    <w:p w:rsidR="00000000" w:rsidDel="00000000" w:rsidP="00000000" w:rsidRDefault="00000000" w:rsidRPr="00000000" w14:paraId="0000064D">
      <w:pPr>
        <w:rPr>
          <w:b w:val="1"/>
          <w:bCs w:val="1"/>
        </w:rPr>
      </w:pPr>
      <w:r w:rsidDel="00000000" w:rsidR="00000000" w:rsidRPr="00000000">
        <w:rPr>
          <w:b w:val="1"/>
          <w:bCs w:val="1"/>
          <w:rtl w:val="0"/>
        </w:rPr>
        <w:t xml:space="preserve">Ada</w:t>
      </w:r>
    </w:p>
    <w:p w:rsidR="00000000" w:rsidDel="00000000" w:rsidP="00000000" w:rsidRDefault="00000000" w:rsidRPr="00000000" w14:paraId="0000064E">
      <w:pPr>
        <w:rPr/>
      </w:pPr>
      <w:r w:rsidDel="00000000" w:rsidR="00000000" w:rsidRPr="00000000">
        <w:rPr>
          <w:rtl w:val="0"/>
        </w:rPr>
        <w:t xml:space="preserve">In exchange for what?</w:t>
      </w:r>
    </w:p>
    <w:p w:rsidR="00000000" w:rsidDel="00000000" w:rsidP="00000000" w:rsidRDefault="00000000" w:rsidRPr="00000000" w14:paraId="0000064F">
      <w:pPr>
        <w:rPr>
          <w:b w:val="1"/>
          <w:bCs w:val="1"/>
        </w:rPr>
      </w:pPr>
      <w:r w:rsidDel="00000000" w:rsidR="00000000" w:rsidRPr="00000000">
        <w:rPr>
          <w:b w:val="1"/>
          <w:bCs w:val="1"/>
          <w:rtl w:val="0"/>
        </w:rPr>
        <w:t xml:space="preserve">Lock</w:t>
      </w:r>
    </w:p>
    <w:p w:rsidR="00000000" w:rsidDel="00000000" w:rsidP="00000000" w:rsidRDefault="00000000" w:rsidRPr="00000000" w14:paraId="00000650">
      <w:pPr>
        <w:rPr/>
      </w:pPr>
      <w:r w:rsidDel="00000000" w:rsidR="00000000" w:rsidRPr="00000000">
        <w:rPr>
          <w:rtl w:val="0"/>
        </w:rPr>
        <w:t xml:space="preserve">A simple assignment of rights.</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b w:val="1"/>
          <w:bCs w:val="1"/>
          <w:rtl w:val="0"/>
        </w:rPr>
        <w:t xml:space="preserve">Panel 6 — The Hidden Patent</w:t>
      </w:r>
    </w:p>
    <w:p w:rsidR="00000000" w:rsidDel="00000000" w:rsidP="00000000" w:rsidRDefault="00000000" w:rsidRPr="00000000" w14:paraId="0000065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54">
      <w:pPr>
        <w:rPr/>
      </w:pPr>
      <w:r w:rsidDel="00000000" w:rsidR="00000000" w:rsidRPr="00000000">
        <w:rPr>
          <w:rtl w:val="0"/>
        </w:rPr>
        <w:t xml:space="preserve">Later, in a cramped rented room above a noisy maker district, Bi11bot projects Adrian’s patent archive across the walls. Most files are encrypted or fragmented. One cluster glows differently: a series of water-related patents connected by incomplete diagrams.</w:t>
      </w:r>
    </w:p>
    <w:p w:rsidR="00000000" w:rsidDel="00000000" w:rsidP="00000000" w:rsidRDefault="00000000" w:rsidRPr="00000000" w14:paraId="00000655">
      <w:pPr>
        <w:rPr/>
      </w:pPr>
      <w:r w:rsidDel="00000000" w:rsidR="00000000" w:rsidRPr="00000000">
        <w:rPr>
          <w:rtl w:val="0"/>
        </w:rPr>
        <w:t xml:space="preserve">Visible fragments include:</w:t>
      </w:r>
    </w:p>
    <w:p w:rsidR="00000000" w:rsidDel="00000000" w:rsidP="00000000" w:rsidRDefault="00000000" w:rsidRPr="00000000" w14:paraId="00000656">
      <w:pPr>
        <w:numPr>
          <w:ilvl w:val="0"/>
          <w:numId w:val="32"/>
        </w:numPr>
        <w:ind w:left="720" w:hanging="360"/>
        <w:rPr/>
      </w:pPr>
      <w:r w:rsidDel="00000000" w:rsidR="00000000" w:rsidRPr="00000000">
        <w:rPr>
          <w:rtl w:val="0"/>
        </w:rPr>
        <w:t xml:space="preserve">catalytic membrane purification </w:t>
      </w:r>
    </w:p>
    <w:p w:rsidR="00000000" w:rsidDel="00000000" w:rsidP="00000000" w:rsidRDefault="00000000" w:rsidRPr="00000000" w14:paraId="00000657">
      <w:pPr>
        <w:numPr>
          <w:ilvl w:val="0"/>
          <w:numId w:val="32"/>
        </w:numPr>
        <w:ind w:left="720" w:hanging="360"/>
        <w:rPr/>
      </w:pPr>
      <w:r w:rsidDel="00000000" w:rsidR="00000000" w:rsidRPr="00000000">
        <w:rPr>
          <w:rtl w:val="0"/>
        </w:rPr>
        <w:t xml:space="preserve">atmospheric moisture capture </w:t>
      </w:r>
    </w:p>
    <w:p w:rsidR="00000000" w:rsidDel="00000000" w:rsidP="00000000" w:rsidRDefault="00000000" w:rsidRPr="00000000" w14:paraId="00000658">
      <w:pPr>
        <w:numPr>
          <w:ilvl w:val="0"/>
          <w:numId w:val="32"/>
        </w:numPr>
        <w:ind w:left="720" w:hanging="360"/>
        <w:rPr/>
      </w:pPr>
      <w:r w:rsidDel="00000000" w:rsidR="00000000" w:rsidRPr="00000000">
        <w:rPr>
          <w:rtl w:val="0"/>
        </w:rPr>
        <w:t xml:space="preserve">mineral recovery </w:t>
      </w:r>
    </w:p>
    <w:p w:rsidR="00000000" w:rsidDel="00000000" w:rsidP="00000000" w:rsidRDefault="00000000" w:rsidRPr="00000000" w14:paraId="00000659">
      <w:pPr>
        <w:numPr>
          <w:ilvl w:val="0"/>
          <w:numId w:val="32"/>
        </w:numPr>
        <w:ind w:left="720" w:hanging="360"/>
        <w:rPr/>
      </w:pPr>
      <w:r w:rsidDel="00000000" w:rsidR="00000000" w:rsidRPr="00000000">
        <w:rPr>
          <w:rtl w:val="0"/>
        </w:rPr>
        <w:t xml:space="preserve">living biofilter regulation </w:t>
      </w:r>
    </w:p>
    <w:p w:rsidR="00000000" w:rsidDel="00000000" w:rsidP="00000000" w:rsidRDefault="00000000" w:rsidRPr="00000000" w14:paraId="0000065A">
      <w:pPr>
        <w:numPr>
          <w:ilvl w:val="0"/>
          <w:numId w:val="32"/>
        </w:numPr>
        <w:ind w:left="720" w:hanging="360"/>
        <w:rPr/>
      </w:pPr>
      <w:r w:rsidDel="00000000" w:rsidR="00000000" w:rsidRPr="00000000">
        <w:rPr>
          <w:rtl w:val="0"/>
        </w:rPr>
        <w:t xml:space="preserve">distributed community water nodes </w:t>
      </w:r>
    </w:p>
    <w:p w:rsidR="00000000" w:rsidDel="00000000" w:rsidP="00000000" w:rsidRDefault="00000000" w:rsidRPr="00000000" w14:paraId="0000065B">
      <w:pPr>
        <w:rPr/>
      </w:pPr>
      <w:r w:rsidDel="00000000" w:rsidR="00000000" w:rsidRPr="00000000">
        <w:rPr>
          <w:rtl w:val="0"/>
        </w:rPr>
        <w:t xml:space="preserve">A hidden symbol pulses inside the patent architecture: the shape of the Maker’s Seal.</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5D">
      <w:pPr>
        <w:spacing w:after="240" w:before="240" w:lineRule="auto"/>
        <w:ind w:left="0" w:right="600" w:firstLine="0"/>
        <w:rPr/>
      </w:pPr>
      <w:r w:rsidDel="00000000" w:rsidR="00000000" w:rsidRPr="00000000">
        <w:rPr>
          <w:rtl w:val="0"/>
        </w:rPr>
        <w:t xml:space="preserve">“Your father expected someone to come looking.”</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5F">
      <w:pPr>
        <w:spacing w:after="240" w:before="240" w:lineRule="auto"/>
        <w:ind w:left="0" w:right="600" w:firstLine="0"/>
        <w:rPr/>
      </w:pPr>
      <w:r w:rsidDel="00000000" w:rsidR="00000000" w:rsidRPr="00000000">
        <w:rPr>
          <w:rtl w:val="0"/>
        </w:rPr>
        <w:t xml:space="preserve">“Can you open them?”</w:t>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61">
      <w:pPr>
        <w:spacing w:after="240" w:before="240" w:lineRule="auto"/>
        <w:ind w:left="0" w:right="600" w:firstLine="0"/>
        <w:rPr/>
      </w:pPr>
      <w:r w:rsidDel="00000000" w:rsidR="00000000" w:rsidRPr="00000000">
        <w:rPr>
          <w:rtl w:val="0"/>
        </w:rPr>
        <w:t xml:space="preserve">“The files, yes. The ideas? Not alone.”</w:t>
      </w:r>
    </w:p>
    <w:p w:rsidR="00000000" w:rsidDel="00000000" w:rsidP="00000000" w:rsidRDefault="00000000" w:rsidRPr="00000000" w14:paraId="00000662">
      <w:pPr>
        <w:spacing w:after="240" w:before="240" w:lineRule="auto"/>
        <w:rPr>
          <w:i w:val="1"/>
          <w:iCs w:val="1"/>
        </w:rPr>
      </w:pPr>
      <w:r w:rsidDel="00000000" w:rsidR="00000000" w:rsidRPr="00000000">
        <w:rPr>
          <w:i w:val="1"/>
          <w:iCs w:val="1"/>
          <w:rtl w:val="0"/>
        </w:rPr>
        <w:t xml:space="preserve">Names emerge from the patents.</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64">
      <w:pPr>
        <w:spacing w:after="240" w:before="240" w:lineRule="auto"/>
        <w:ind w:left="0" w:right="600" w:firstLine="0"/>
        <w:rPr/>
      </w:pPr>
      <w:r w:rsidDel="00000000" w:rsidR="00000000" w:rsidRPr="00000000">
        <w:rPr>
          <w:rtl w:val="0"/>
        </w:rPr>
        <w:t xml:space="preserve">“He built them with others.”</w:t>
      </w:r>
    </w:p>
    <w:p w:rsidR="00000000" w:rsidDel="00000000" w:rsidP="00000000" w:rsidRDefault="00000000" w:rsidRPr="00000000" w14:paraId="00000665">
      <w:pPr>
        <w:spacing w:after="240" w:before="240" w:lineRule="auto"/>
        <w:rPr>
          <w:i w:val="1"/>
          <w:iCs w:val="1"/>
        </w:rPr>
      </w:pPr>
      <w:r w:rsidDel="00000000" w:rsidR="00000000" w:rsidRPr="00000000">
        <w:rPr>
          <w:i w:val="1"/>
          <w:iCs w:val="1"/>
          <w:rtl w:val="0"/>
        </w:rPr>
        <w:t xml:space="preserve">The names divide beneath the three Charter House insignias.</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67">
      <w:pPr>
        <w:spacing w:after="240" w:before="240" w:lineRule="auto"/>
        <w:ind w:left="0" w:right="600" w:firstLine="0"/>
        <w:rPr/>
      </w:pPr>
      <w:r w:rsidDel="00000000" w:rsidR="00000000" w:rsidRPr="00000000">
        <w:rPr>
          <w:rtl w:val="0"/>
        </w:rPr>
        <w:t xml:space="preserve">“They’re all inside the Houses.”</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69">
      <w:pPr>
        <w:spacing w:after="240" w:before="240" w:lineRule="auto"/>
        <w:ind w:left="0" w:right="600" w:firstLine="0"/>
        <w:rPr/>
      </w:pPr>
      <w:r w:rsidDel="00000000" w:rsidR="00000000" w:rsidRPr="00000000">
        <w:rPr>
          <w:rtl w:val="0"/>
        </w:rPr>
        <w:t xml:space="preserve">“Exactly where Halyard puts everyone useful.”</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6D">
      <w:pPr>
        <w:rPr>
          <w:b w:val="1"/>
          <w:bCs w:val="1"/>
        </w:rPr>
      </w:pPr>
      <w:r w:rsidDel="00000000" w:rsidR="00000000" w:rsidRPr="00000000">
        <w:rPr>
          <w:b w:val="1"/>
          <w:bCs w:val="1"/>
          <w:rtl w:val="0"/>
        </w:rPr>
        <w:t xml:space="preserve">PAGE 2 — THE MISSING MINDS</w:t>
      </w:r>
    </w:p>
    <w:p w:rsidR="00000000" w:rsidDel="00000000" w:rsidP="00000000" w:rsidRDefault="00000000" w:rsidRPr="00000000" w14:paraId="0000066E">
      <w:pPr>
        <w:rPr>
          <w:b w:val="1"/>
          <w:bCs w:val="1"/>
        </w:rPr>
      </w:pPr>
      <w:r w:rsidDel="00000000" w:rsidR="00000000" w:rsidRPr="00000000">
        <w:rPr>
          <w:b w:val="1"/>
          <w:bCs w:val="1"/>
          <w:rtl w:val="0"/>
        </w:rPr>
        <w:t xml:space="preserve">Panel 1 — Adrian’s Fragmented Invention</w:t>
      </w:r>
    </w:p>
    <w:p w:rsidR="00000000" w:rsidDel="00000000" w:rsidP="00000000" w:rsidRDefault="00000000" w:rsidRPr="00000000" w14:paraId="0000066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70">
      <w:pPr>
        <w:rPr/>
      </w:pPr>
      <w:r w:rsidDel="00000000" w:rsidR="00000000" w:rsidRPr="00000000">
        <w:rPr>
          <w:rtl w:val="0"/>
        </w:rPr>
        <w:t xml:space="preserve">A worktable covered with projected blueprints. The patents form pieces of a larger machine but do not fully connect. One diagram shows contaminated water entering a compact purification chamber and emerging clean, while minerals are separated for reuse.</w:t>
      </w:r>
    </w:p>
    <w:p w:rsidR="00000000" w:rsidDel="00000000" w:rsidP="00000000" w:rsidRDefault="00000000" w:rsidRPr="00000000" w14:paraId="00000671">
      <w:pPr>
        <w:rPr/>
      </w:pPr>
      <w:r w:rsidDel="00000000" w:rsidR="00000000" w:rsidRPr="00000000">
        <w:rPr>
          <w:rtl w:val="0"/>
        </w:rPr>
        <w:t xml:space="preserve">Several crucial sections are blank.</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74">
      <w:pPr>
        <w:spacing w:after="240" w:before="240" w:lineRule="auto"/>
        <w:ind w:left="0" w:right="600" w:firstLine="0"/>
        <w:rPr/>
      </w:pPr>
      <w:r w:rsidDel="00000000" w:rsidR="00000000" w:rsidRPr="00000000">
        <w:rPr>
          <w:rtl w:val="0"/>
        </w:rPr>
        <w:t xml:space="preserve">“These aren’t complete.”</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76">
      <w:pPr>
        <w:spacing w:after="240" w:before="240" w:lineRule="auto"/>
        <w:ind w:left="0" w:right="600" w:firstLine="0"/>
        <w:rPr/>
      </w:pPr>
      <w:r w:rsidDel="00000000" w:rsidR="00000000" w:rsidRPr="00000000">
        <w:rPr>
          <w:rtl w:val="0"/>
        </w:rPr>
        <w:t xml:space="preserve">“They were never his alone.”</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78">
      <w:pPr>
        <w:spacing w:after="240" w:before="240" w:lineRule="auto"/>
        <w:ind w:left="0" w:right="600" w:firstLine="0"/>
        <w:rPr/>
      </w:pPr>
      <w:r w:rsidDel="00000000" w:rsidR="00000000" w:rsidRPr="00000000">
        <w:rPr>
          <w:rtl w:val="0"/>
        </w:rPr>
        <w:t xml:space="preserve">“So who has the missing pieces?”</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7A">
      <w:pPr>
        <w:spacing w:after="240" w:before="240" w:lineRule="auto"/>
        <w:ind w:left="0" w:right="600" w:firstLine="0"/>
        <w:rPr/>
      </w:pPr>
      <w:r w:rsidDel="00000000" w:rsidR="00000000" w:rsidRPr="00000000">
        <w:rPr>
          <w:rtl w:val="0"/>
        </w:rPr>
        <w:t xml:space="preserve">“The people who built them with him.”</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7C">
      <w:pPr>
        <w:spacing w:after="240" w:before="240" w:lineRule="auto"/>
        <w:ind w:left="0" w:right="600" w:firstLine="0"/>
        <w:rPr/>
      </w:pPr>
      <w:r w:rsidDel="00000000" w:rsidR="00000000" w:rsidRPr="00000000">
        <w:rPr>
          <w:rtl w:val="0"/>
        </w:rPr>
        <w:t xml:space="preserve">“That doesn’t sound like my father.”</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7E">
      <w:pPr>
        <w:spacing w:after="240" w:before="240" w:lineRule="auto"/>
        <w:ind w:left="0" w:right="600" w:firstLine="0"/>
        <w:rPr/>
      </w:pPr>
      <w:r w:rsidDel="00000000" w:rsidR="00000000" w:rsidRPr="00000000">
        <w:rPr>
          <w:rtl w:val="0"/>
        </w:rPr>
        <w:t xml:space="preserve">“You knew his reputation. I knew the man.”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rPr>
          <w:b w:val="1"/>
          <w:bCs w:val="1"/>
        </w:rPr>
      </w:pPr>
      <w:r w:rsidDel="00000000" w:rsidR="00000000" w:rsidRPr="00000000">
        <w:rPr>
          <w:b w:val="1"/>
          <w:bCs w:val="1"/>
          <w:rtl w:val="0"/>
        </w:rPr>
        <w:t xml:space="preserve">Panel 2 — The Collaborators</w:t>
      </w:r>
    </w:p>
    <w:p w:rsidR="00000000" w:rsidDel="00000000" w:rsidP="00000000" w:rsidRDefault="00000000" w:rsidRPr="00000000" w14:paraId="00000682">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83">
      <w:pPr>
        <w:rPr/>
      </w:pPr>
      <w:r w:rsidDel="00000000" w:rsidR="00000000" w:rsidRPr="00000000">
        <w:rPr>
          <w:rtl w:val="0"/>
        </w:rPr>
        <w:t xml:space="preserve">Bi11bot projects four people from Adrian’s past:</w:t>
      </w:r>
    </w:p>
    <w:p w:rsidR="00000000" w:rsidDel="00000000" w:rsidP="00000000" w:rsidRDefault="00000000" w:rsidRPr="00000000" w14:paraId="00000684">
      <w:pPr>
        <w:rPr/>
      </w:pPr>
      <w:r w:rsidDel="00000000" w:rsidR="00000000" w:rsidRPr="00000000">
        <w:rPr>
          <w:b w:val="1"/>
          <w:bCs w:val="1"/>
          <w:rtl w:val="0"/>
        </w:rPr>
        <w:t xml:space="preserve">Dr. Lina Vey — membrane chemist — House Aqualis</w:t>
      </w:r>
      <w:r w:rsidDel="00000000" w:rsidR="00000000" w:rsidRPr="00000000">
        <w:rPr>
          <w:rtl w:val="0"/>
        </w:rPr>
      </w:r>
    </w:p>
    <w:p w:rsidR="00000000" w:rsidDel="00000000" w:rsidP="00000000" w:rsidRDefault="00000000" w:rsidRPr="00000000" w14:paraId="00000685">
      <w:pPr>
        <w:rPr/>
      </w:pPr>
      <w:r w:rsidDel="00000000" w:rsidR="00000000" w:rsidRPr="00000000">
        <w:rPr>
          <w:b w:val="1"/>
          <w:bCs w:val="1"/>
          <w:rtl w:val="0"/>
        </w:rPr>
        <w:t xml:space="preserve">Tomas Reed — fabrication engineer — House Astra</w:t>
      </w:r>
      <w:r w:rsidDel="00000000" w:rsidR="00000000" w:rsidRPr="00000000">
        <w:rPr>
          <w:rtl w:val="0"/>
        </w:rPr>
      </w:r>
    </w:p>
    <w:p w:rsidR="00000000" w:rsidDel="00000000" w:rsidP="00000000" w:rsidRDefault="00000000" w:rsidRPr="00000000" w14:paraId="00000686">
      <w:pPr>
        <w:rPr/>
      </w:pPr>
      <w:r w:rsidDel="00000000" w:rsidR="00000000" w:rsidRPr="00000000">
        <w:rPr>
          <w:b w:val="1"/>
          <w:bCs w:val="1"/>
          <w:rtl w:val="0"/>
        </w:rPr>
        <w:t xml:space="preserve">Suri Anik — microbial systems researcher — House Aqualis</w:t>
      </w:r>
      <w:r w:rsidDel="00000000" w:rsidR="00000000" w:rsidRPr="00000000">
        <w:rPr>
          <w:rtl w:val="0"/>
        </w:rPr>
      </w:r>
    </w:p>
    <w:p w:rsidR="00000000" w:rsidDel="00000000" w:rsidP="00000000" w:rsidRDefault="00000000" w:rsidRPr="00000000" w14:paraId="00000687">
      <w:pPr>
        <w:rPr/>
      </w:pPr>
      <w:r w:rsidDel="00000000" w:rsidR="00000000" w:rsidRPr="00000000">
        <w:rPr>
          <w:b w:val="1"/>
          <w:bCs w:val="1"/>
          <w:rtl w:val="0"/>
        </w:rPr>
        <w:t xml:space="preserve">Jalen Orr — distributed systems architect — House Helion</w:t>
      </w: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Their historic images show them working alongside Adrian. Their current employment records show diminished roles, reassigned titles, and restricted access.</w:t>
      </w:r>
    </w:p>
    <w:p w:rsidR="00000000" w:rsidDel="00000000" w:rsidP="00000000" w:rsidRDefault="00000000" w:rsidRPr="00000000" w14:paraId="00000689">
      <w:pPr>
        <w:rPr>
          <w:b w:val="1"/>
          <w:bCs w:val="1"/>
        </w:rPr>
      </w:pPr>
      <w:r w:rsidDel="00000000" w:rsidR="00000000" w:rsidRPr="00000000">
        <w:rPr>
          <w:b w:val="1"/>
          <w:bCs w:val="1"/>
          <w:rtl w:val="0"/>
        </w:rPr>
        <w:t xml:space="preserve">Ada</w:t>
      </w:r>
    </w:p>
    <w:p w:rsidR="00000000" w:rsidDel="00000000" w:rsidP="00000000" w:rsidRDefault="00000000" w:rsidRPr="00000000" w14:paraId="0000068A">
      <w:pPr>
        <w:rPr/>
      </w:pPr>
      <w:r w:rsidDel="00000000" w:rsidR="00000000" w:rsidRPr="00000000">
        <w:rPr>
          <w:rtl w:val="0"/>
        </w:rPr>
        <w:t xml:space="preserve">These people co-authored the patents.</w:t>
      </w:r>
    </w:p>
    <w:p w:rsidR="00000000" w:rsidDel="00000000" w:rsidP="00000000" w:rsidRDefault="00000000" w:rsidRPr="00000000" w14:paraId="0000068B">
      <w:pPr>
        <w:rPr>
          <w:b w:val="1"/>
          <w:bCs w:val="1"/>
        </w:rPr>
      </w:pPr>
      <w:r w:rsidDel="00000000" w:rsidR="00000000" w:rsidRPr="00000000">
        <w:rPr>
          <w:b w:val="1"/>
          <w:bCs w:val="1"/>
          <w:rtl w:val="0"/>
        </w:rPr>
        <w:t xml:space="preserve">Alex</w:t>
      </w:r>
    </w:p>
    <w:p w:rsidR="00000000" w:rsidDel="00000000" w:rsidP="00000000" w:rsidRDefault="00000000" w:rsidRPr="00000000" w14:paraId="0000068C">
      <w:pPr>
        <w:rPr/>
      </w:pPr>
      <w:r w:rsidDel="00000000" w:rsidR="00000000" w:rsidRPr="00000000">
        <w:rPr>
          <w:rtl w:val="0"/>
        </w:rPr>
        <w:t xml:space="preserve">Then why aren’t their names on the estate?</w:t>
      </w:r>
    </w:p>
    <w:p w:rsidR="00000000" w:rsidDel="00000000" w:rsidP="00000000" w:rsidRDefault="00000000" w:rsidRPr="00000000" w14:paraId="0000068D">
      <w:pPr>
        <w:rPr>
          <w:b w:val="1"/>
          <w:bCs w:val="1"/>
        </w:rPr>
      </w:pPr>
      <w:r w:rsidDel="00000000" w:rsidR="00000000" w:rsidRPr="00000000">
        <w:rPr>
          <w:b w:val="1"/>
          <w:bCs w:val="1"/>
          <w:rtl w:val="0"/>
        </w:rPr>
        <w:t xml:space="preserve">Bi11bot</w:t>
      </w:r>
    </w:p>
    <w:p w:rsidR="00000000" w:rsidDel="00000000" w:rsidP="00000000" w:rsidRDefault="00000000" w:rsidRPr="00000000" w14:paraId="0000068E">
      <w:pPr>
        <w:rPr/>
      </w:pPr>
      <w:r w:rsidDel="00000000" w:rsidR="00000000" w:rsidRPr="00000000">
        <w:rPr>
          <w:rtl w:val="0"/>
        </w:rPr>
        <w:t xml:space="preserve">They were.  Until they weren’t</w:t>
      </w:r>
    </w:p>
    <w:p w:rsidR="00000000" w:rsidDel="00000000" w:rsidP="00000000" w:rsidRDefault="00000000" w:rsidRPr="00000000" w14:paraId="0000068F">
      <w:pPr>
        <w:rPr/>
      </w:pPr>
      <w:r w:rsidDel="00000000" w:rsidR="00000000" w:rsidRPr="00000000">
        <w:rPr>
          <w:rtl w:val="0"/>
        </w:rPr>
        <w:t xml:space="preserve">The screen flickers.</w:t>
      </w:r>
    </w:p>
    <w:p w:rsidR="00000000" w:rsidDel="00000000" w:rsidP="00000000" w:rsidRDefault="00000000" w:rsidRPr="00000000" w14:paraId="00000690">
      <w:pPr>
        <w:rPr/>
      </w:pPr>
      <w:r w:rsidDel="00000000" w:rsidR="00000000" w:rsidRPr="00000000">
        <w:rPr>
          <w:rtl w:val="0"/>
        </w:rPr>
        <w:t xml:space="preserve">Their names vanish one by one, replaced by Charter House ownership claims.</w:t>
      </w:r>
    </w:p>
    <w:p w:rsidR="00000000" w:rsidDel="00000000" w:rsidP="00000000" w:rsidRDefault="00000000" w:rsidRPr="00000000" w14:paraId="00000691">
      <w:pPr>
        <w:rPr>
          <w:b w:val="1"/>
          <w:bCs w:val="1"/>
        </w:rPr>
      </w:pPr>
      <w:r w:rsidDel="00000000" w:rsidR="00000000" w:rsidRPr="00000000">
        <w:rPr>
          <w:b w:val="1"/>
          <w:bCs w:val="1"/>
          <w:rtl w:val="0"/>
        </w:rPr>
        <w:t xml:space="preserve">Ada</w:t>
      </w:r>
    </w:p>
    <w:p w:rsidR="00000000" w:rsidDel="00000000" w:rsidP="00000000" w:rsidRDefault="00000000" w:rsidRPr="00000000" w14:paraId="00000692">
      <w:pPr>
        <w:rPr/>
      </w:pPr>
      <w:r w:rsidDel="00000000" w:rsidR="00000000" w:rsidRPr="00000000">
        <w:rPr>
          <w:rtl w:val="0"/>
        </w:rPr>
        <w:t xml:space="preserve">Three Houses control their employment, travel, records, and communications.</w:t>
      </w:r>
    </w:p>
    <w:p w:rsidR="00000000" w:rsidDel="00000000" w:rsidP="00000000" w:rsidRDefault="00000000" w:rsidRPr="00000000" w14:paraId="00000693">
      <w:pPr>
        <w:rPr>
          <w:b w:val="1"/>
          <w:bCs w:val="1"/>
        </w:rPr>
      </w:pPr>
      <w:r w:rsidDel="00000000" w:rsidR="00000000" w:rsidRPr="00000000">
        <w:rPr>
          <w:b w:val="1"/>
          <w:bCs w:val="1"/>
          <w:rtl w:val="0"/>
        </w:rPr>
        <w:t xml:space="preserve">Alex</w:t>
      </w:r>
    </w:p>
    <w:p w:rsidR="00000000" w:rsidDel="00000000" w:rsidP="00000000" w:rsidRDefault="00000000" w:rsidRPr="00000000" w14:paraId="00000694">
      <w:pPr>
        <w:rPr/>
      </w:pPr>
      <w:r w:rsidDel="00000000" w:rsidR="00000000" w:rsidRPr="00000000">
        <w:rPr>
          <w:rtl w:val="0"/>
        </w:rPr>
        <w:t xml:space="preserve">Then we start with the one who still wants to be found.</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rPr>
          <w:b w:val="1"/>
          <w:bCs w:val="1"/>
        </w:rPr>
      </w:pPr>
      <w:r w:rsidDel="00000000" w:rsidR="00000000" w:rsidRPr="00000000">
        <w:rPr>
          <w:b w:val="1"/>
          <w:bCs w:val="1"/>
          <w:rtl w:val="0"/>
        </w:rPr>
        <w:t xml:space="preserve">Panel 3 — Lina Vey</w:t>
      </w:r>
    </w:p>
    <w:p w:rsidR="00000000" w:rsidDel="00000000" w:rsidP="00000000" w:rsidRDefault="00000000" w:rsidRPr="00000000" w14:paraId="00000697">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98">
      <w:pPr>
        <w:rPr/>
      </w:pPr>
      <w:r w:rsidDel="00000000" w:rsidR="00000000" w:rsidRPr="00000000">
        <w:rPr>
          <w:rtl w:val="0"/>
        </w:rPr>
        <w:t xml:space="preserve">Inside a vast House Aqualis purification facility. Workers supervise enormous water-processing systems. Alex and Ada approach Dr. Lina Vey, now an older scientist wearing a low-ranking maintenance uniform despite her expertise.</w:t>
      </w:r>
    </w:p>
    <w:p w:rsidR="00000000" w:rsidDel="00000000" w:rsidP="00000000" w:rsidRDefault="00000000" w:rsidRPr="00000000" w14:paraId="00000699">
      <w:pPr>
        <w:rPr/>
      </w:pPr>
      <w:r w:rsidDel="00000000" w:rsidR="00000000" w:rsidRPr="00000000">
        <w:rPr>
          <w:rtl w:val="0"/>
        </w:rPr>
        <w:t xml:space="preserve">Behind her, a river of visibly contaminated water moves through industrial channels.</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69B">
      <w:pPr>
        <w:spacing w:after="240" w:before="240" w:lineRule="auto"/>
        <w:ind w:left="0" w:right="600" w:firstLine="0"/>
        <w:rPr/>
      </w:pPr>
      <w:r w:rsidDel="00000000" w:rsidR="00000000" w:rsidRPr="00000000">
        <w:rPr>
          <w:rtl w:val="0"/>
        </w:rPr>
        <w:t xml:space="preserve">“Adrian Phantum’s son.”</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9D">
      <w:pPr>
        <w:spacing w:after="240" w:before="240" w:lineRule="auto"/>
        <w:ind w:left="0" w:right="600" w:firstLine="0"/>
        <w:rPr/>
      </w:pPr>
      <w:r w:rsidDel="00000000" w:rsidR="00000000" w:rsidRPr="00000000">
        <w:rPr>
          <w:rtl w:val="0"/>
        </w:rPr>
        <w:t xml:space="preserve">“You knew him?”</w:t>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69F">
      <w:pPr>
        <w:spacing w:after="240" w:before="240" w:lineRule="auto"/>
        <w:ind w:left="0" w:right="600" w:firstLine="0"/>
        <w:rPr/>
      </w:pPr>
      <w:r w:rsidDel="00000000" w:rsidR="00000000" w:rsidRPr="00000000">
        <w:rPr>
          <w:rtl w:val="0"/>
        </w:rPr>
        <w:t xml:space="preserve">“I corrected him. Frequently.”</w:t>
      </w:r>
    </w:p>
    <w:p w:rsidR="00000000" w:rsidDel="00000000" w:rsidP="00000000" w:rsidRDefault="00000000" w:rsidRPr="00000000" w14:paraId="000006A0">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A1">
      <w:pPr>
        <w:spacing w:after="240" w:before="240" w:lineRule="auto"/>
        <w:ind w:left="0" w:right="600" w:firstLine="0"/>
        <w:rPr/>
      </w:pPr>
      <w:r w:rsidDel="00000000" w:rsidR="00000000" w:rsidRPr="00000000">
        <w:rPr>
          <w:rtl w:val="0"/>
        </w:rPr>
        <w:t xml:space="preserve">“Nearly continuously.”</w:t>
      </w:r>
    </w:p>
    <w:p w:rsidR="00000000" w:rsidDel="00000000" w:rsidP="00000000" w:rsidRDefault="00000000" w:rsidRPr="00000000" w14:paraId="000006A2">
      <w:pPr>
        <w:spacing w:after="240" w:before="240" w:lineRule="auto"/>
        <w:rPr>
          <w:i w:val="1"/>
          <w:iCs w:val="1"/>
        </w:rPr>
      </w:pPr>
      <w:r w:rsidDel="00000000" w:rsidR="00000000" w:rsidRPr="00000000">
        <w:rPr>
          <w:i w:val="1"/>
          <w:iCs w:val="1"/>
          <w:rtl w:val="0"/>
        </w:rPr>
        <w:t xml:space="preserve">Lina studies the patent, then notices the missing contributor names.</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6A4">
      <w:pPr>
        <w:spacing w:after="240" w:before="240" w:lineRule="auto"/>
        <w:ind w:left="0" w:right="600" w:firstLine="0"/>
        <w:rPr/>
      </w:pPr>
      <w:r w:rsidDel="00000000" w:rsidR="00000000" w:rsidRPr="00000000">
        <w:rPr>
          <w:rtl w:val="0"/>
        </w:rPr>
        <w:t xml:space="preserve">“You think he left this to you?”</w:t>
      </w:r>
    </w:p>
    <w:p w:rsidR="00000000" w:rsidDel="00000000" w:rsidP="00000000" w:rsidRDefault="00000000" w:rsidRPr="00000000" w14:paraId="000006A5">
      <w:pPr>
        <w:spacing w:after="240" w:before="240" w:lineRule="auto"/>
        <w:rPr>
          <w:i w:val="1"/>
          <w:iCs w:val="1"/>
        </w:rPr>
      </w:pPr>
      <w:r w:rsidDel="00000000" w:rsidR="00000000" w:rsidRPr="00000000">
        <w:rPr>
          <w:i w:val="1"/>
          <w:iCs w:val="1"/>
          <w:rtl w:val="0"/>
        </w:rPr>
        <w:t xml:space="preserve">She points to the erased names.</w:t>
      </w:r>
    </w:p>
    <w:p w:rsidR="00000000" w:rsidDel="00000000" w:rsidP="00000000" w:rsidRDefault="00000000" w:rsidRPr="00000000" w14:paraId="000006A6">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6A7">
      <w:pPr>
        <w:spacing w:after="240" w:before="240" w:lineRule="auto"/>
        <w:ind w:left="0" w:right="600" w:firstLine="0"/>
        <w:rPr/>
      </w:pPr>
      <w:r w:rsidDel="00000000" w:rsidR="00000000" w:rsidRPr="00000000">
        <w:rPr>
          <w:rtl w:val="0"/>
        </w:rPr>
        <w:t xml:space="preserve">“No. He left it to all of us.”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rPr>
          <w:b w:val="1"/>
          <w:bCs w:val="1"/>
        </w:rPr>
      </w:pPr>
      <w:r w:rsidDel="00000000" w:rsidR="00000000" w:rsidRPr="00000000">
        <w:rPr>
          <w:b w:val="1"/>
          <w:bCs w:val="1"/>
          <w:rtl w:val="0"/>
        </w:rPr>
        <w:t xml:space="preserve">Panel 4 — The Specific Water Crisis</w:t>
      </w:r>
    </w:p>
    <w:p w:rsidR="00000000" w:rsidDel="00000000" w:rsidP="00000000" w:rsidRDefault="00000000" w:rsidRPr="00000000" w14:paraId="000006A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AC">
      <w:pPr>
        <w:rPr/>
      </w:pPr>
      <w:r w:rsidDel="00000000" w:rsidR="00000000" w:rsidRPr="00000000">
        <w:rPr>
          <w:rtl w:val="0"/>
        </w:rPr>
        <w:t xml:space="preserve">Lina leads them to an observation window overlooking a contaminated feeder channel flowing toward Keel. Sensors show rising toxicity from mineral runoff, industrial residue, and unstable microbial contamination.</w:t>
      </w:r>
    </w:p>
    <w:p w:rsidR="00000000" w:rsidDel="00000000" w:rsidP="00000000" w:rsidRDefault="00000000" w:rsidRPr="00000000" w14:paraId="000006AD">
      <w:pPr>
        <w:rPr/>
      </w:pPr>
      <w:r w:rsidDel="00000000" w:rsidR="00000000" w:rsidRPr="00000000">
        <w:rPr>
          <w:rtl w:val="0"/>
        </w:rPr>
        <w:t xml:space="preserve">A system alert reads:</w:t>
      </w:r>
    </w:p>
    <w:p w:rsidR="00000000" w:rsidDel="00000000" w:rsidP="00000000" w:rsidRDefault="00000000" w:rsidRPr="00000000" w14:paraId="000006AE">
      <w:pPr>
        <w:rPr/>
      </w:pPr>
      <w:r w:rsidDel="00000000" w:rsidR="00000000" w:rsidRPr="00000000">
        <w:rPr>
          <w:b w:val="1"/>
          <w:bCs w:val="1"/>
          <w:rtl w:val="0"/>
        </w:rPr>
        <w:t xml:space="preserve">DOWNSTREAM PURIFICATION FAILURE</w:t>
      </w:r>
      <w:r w:rsidDel="00000000" w:rsidR="00000000" w:rsidRPr="00000000">
        <w:rPr>
          <w:rtl w:val="0"/>
        </w:rPr>
        <w:br w:type="textWrapping"/>
      </w:r>
      <w:r w:rsidDel="00000000" w:rsidR="00000000" w:rsidRPr="00000000">
        <w:rPr>
          <w:b w:val="1"/>
          <w:bCs w:val="1"/>
          <w:rtl w:val="0"/>
        </w:rPr>
        <w:t xml:space="preserve">PROJECTED IMPACT: KEEL WATER NETWORK</w:t>
      </w:r>
      <w:r w:rsidDel="00000000" w:rsidR="00000000" w:rsidRPr="00000000">
        <w:rPr>
          <w:rtl w:val="0"/>
        </w:rPr>
      </w:r>
    </w:p>
    <w:p w:rsidR="00000000" w:rsidDel="00000000" w:rsidP="00000000" w:rsidRDefault="00000000" w:rsidRPr="00000000" w14:paraId="000006AF">
      <w:pPr>
        <w:rPr>
          <w:b w:val="1"/>
          <w:bCs w:val="1"/>
        </w:rPr>
      </w:pPr>
      <w:r w:rsidDel="00000000" w:rsidR="00000000" w:rsidRPr="00000000">
        <w:rPr>
          <w:b w:val="1"/>
          <w:bCs w:val="1"/>
          <w:rtl w:val="0"/>
        </w:rPr>
        <w:t xml:space="preserve">Lina</w:t>
      </w:r>
    </w:p>
    <w:p w:rsidR="00000000" w:rsidDel="00000000" w:rsidP="00000000" w:rsidRDefault="00000000" w:rsidRPr="00000000" w14:paraId="000006B0">
      <w:pPr>
        <w:rPr/>
      </w:pPr>
      <w:r w:rsidDel="00000000" w:rsidR="00000000" w:rsidRPr="00000000">
        <w:rPr>
          <w:rtl w:val="0"/>
        </w:rPr>
        <w:t xml:space="preserve">The river feeding Keel is failing.</w:t>
      </w:r>
    </w:p>
    <w:p w:rsidR="00000000" w:rsidDel="00000000" w:rsidP="00000000" w:rsidRDefault="00000000" w:rsidRPr="00000000" w14:paraId="000006B1">
      <w:pPr>
        <w:rPr/>
      </w:pPr>
      <w:r w:rsidDel="00000000" w:rsidR="00000000" w:rsidRPr="00000000">
        <w:rPr>
          <w:rtl w:val="0"/>
        </w:rPr>
        <w:t xml:space="preserve">Aqualis can clean sections of it.</w:t>
      </w:r>
    </w:p>
    <w:p w:rsidR="00000000" w:rsidDel="00000000" w:rsidP="00000000" w:rsidRDefault="00000000" w:rsidRPr="00000000" w14:paraId="000006B2">
      <w:pPr>
        <w:rPr/>
      </w:pPr>
      <w:r w:rsidDel="00000000" w:rsidR="00000000" w:rsidRPr="00000000">
        <w:rPr>
          <w:rtl w:val="0"/>
        </w:rPr>
        <w:t xml:space="preserve">Not fast enough.</w:t>
      </w:r>
    </w:p>
    <w:p w:rsidR="00000000" w:rsidDel="00000000" w:rsidP="00000000" w:rsidRDefault="00000000" w:rsidRPr="00000000" w14:paraId="000006B3">
      <w:pPr>
        <w:rPr/>
      </w:pPr>
      <w:r w:rsidDel="00000000" w:rsidR="00000000" w:rsidRPr="00000000">
        <w:rPr>
          <w:rtl w:val="0"/>
        </w:rPr>
        <w:t xml:space="preserve">Not without shutting down half the production district.</w:t>
      </w:r>
    </w:p>
    <w:p w:rsidR="00000000" w:rsidDel="00000000" w:rsidP="00000000" w:rsidRDefault="00000000" w:rsidRPr="00000000" w14:paraId="000006B4">
      <w:pPr>
        <w:rPr>
          <w:b w:val="1"/>
          <w:bCs w:val="1"/>
        </w:rPr>
      </w:pPr>
      <w:r w:rsidDel="00000000" w:rsidR="00000000" w:rsidRPr="00000000">
        <w:rPr>
          <w:b w:val="1"/>
          <w:bCs w:val="1"/>
          <w:rtl w:val="0"/>
        </w:rPr>
        <w:t xml:space="preserve">Alex</w:t>
      </w:r>
    </w:p>
    <w:p w:rsidR="00000000" w:rsidDel="00000000" w:rsidP="00000000" w:rsidRDefault="00000000" w:rsidRPr="00000000" w14:paraId="000006B5">
      <w:pPr>
        <w:rPr/>
      </w:pPr>
      <w:r w:rsidDel="00000000" w:rsidR="00000000" w:rsidRPr="00000000">
        <w:rPr>
          <w:rtl w:val="0"/>
        </w:rPr>
        <w:t xml:space="preserve">Adrian’s patents could fix it?</w:t>
      </w:r>
    </w:p>
    <w:p w:rsidR="00000000" w:rsidDel="00000000" w:rsidP="00000000" w:rsidRDefault="00000000" w:rsidRPr="00000000" w14:paraId="000006B6">
      <w:pPr>
        <w:rPr>
          <w:b w:val="1"/>
          <w:bCs w:val="1"/>
        </w:rPr>
      </w:pPr>
      <w:r w:rsidDel="00000000" w:rsidR="00000000" w:rsidRPr="00000000">
        <w:rPr>
          <w:b w:val="1"/>
          <w:bCs w:val="1"/>
          <w:rtl w:val="0"/>
        </w:rPr>
        <w:t xml:space="preserve">Lina</w:t>
      </w:r>
    </w:p>
    <w:p w:rsidR="00000000" w:rsidDel="00000000" w:rsidP="00000000" w:rsidRDefault="00000000" w:rsidRPr="00000000" w14:paraId="000006B7">
      <w:pPr>
        <w:rPr/>
      </w:pPr>
      <w:r w:rsidDel="00000000" w:rsidR="00000000" w:rsidRPr="00000000">
        <w:rPr>
          <w:rtl w:val="0"/>
        </w:rPr>
        <w:t xml:space="preserve">Combined correctly, they could purify the flow while recovering the minerals causing the contamination.</w:t>
      </w:r>
    </w:p>
    <w:p w:rsidR="00000000" w:rsidDel="00000000" w:rsidP="00000000" w:rsidRDefault="00000000" w:rsidRPr="00000000" w14:paraId="000006B8">
      <w:pPr>
        <w:rPr>
          <w:b w:val="1"/>
          <w:bCs w:val="1"/>
        </w:rPr>
      </w:pPr>
      <w:r w:rsidDel="00000000" w:rsidR="00000000" w:rsidRPr="00000000">
        <w:rPr>
          <w:b w:val="1"/>
          <w:bCs w:val="1"/>
          <w:rtl w:val="0"/>
        </w:rPr>
        <w:t xml:space="preserve">Ada</w:t>
      </w:r>
    </w:p>
    <w:p w:rsidR="00000000" w:rsidDel="00000000" w:rsidP="00000000" w:rsidRDefault="00000000" w:rsidRPr="00000000" w14:paraId="000006B9">
      <w:pPr>
        <w:rPr/>
      </w:pPr>
      <w:r w:rsidDel="00000000" w:rsidR="00000000" w:rsidRPr="00000000">
        <w:rPr>
          <w:rtl w:val="0"/>
        </w:rPr>
        <w:t xml:space="preserve">Then why hasn’t anyone built it?</w:t>
      </w:r>
    </w:p>
    <w:p w:rsidR="00000000" w:rsidDel="00000000" w:rsidP="00000000" w:rsidRDefault="00000000" w:rsidRPr="00000000" w14:paraId="000006BA">
      <w:pPr>
        <w:rPr/>
      </w:pPr>
      <w:r w:rsidDel="00000000" w:rsidR="00000000" w:rsidRPr="00000000">
        <w:rPr>
          <w:rtl w:val="0"/>
        </w:rPr>
        <w:t xml:space="preserve">Lina looks toward the House insignia above the facility.</w:t>
      </w:r>
    </w:p>
    <w:p w:rsidR="00000000" w:rsidDel="00000000" w:rsidP="00000000" w:rsidRDefault="00000000" w:rsidRPr="00000000" w14:paraId="000006BB">
      <w:pPr>
        <w:rPr>
          <w:b w:val="1"/>
          <w:bCs w:val="1"/>
        </w:rPr>
      </w:pPr>
      <w:r w:rsidDel="00000000" w:rsidR="00000000" w:rsidRPr="00000000">
        <w:rPr>
          <w:b w:val="1"/>
          <w:bCs w:val="1"/>
          <w:rtl w:val="0"/>
        </w:rPr>
        <w:t xml:space="preserve">Lina</w:t>
      </w:r>
    </w:p>
    <w:p w:rsidR="00000000" w:rsidDel="00000000" w:rsidP="00000000" w:rsidRDefault="00000000" w:rsidRPr="00000000" w14:paraId="000006BC">
      <w:pPr>
        <w:rPr/>
      </w:pPr>
      <w:r w:rsidDel="00000000" w:rsidR="00000000" w:rsidRPr="00000000">
        <w:rPr>
          <w:rtl w:val="0"/>
        </w:rPr>
        <w:t xml:space="preserve">Because every department owns a different piece.</w:t>
      </w:r>
    </w:p>
    <w:p w:rsidR="00000000" w:rsidDel="00000000" w:rsidP="00000000" w:rsidRDefault="00000000" w:rsidRPr="00000000" w14:paraId="000006BD">
      <w:pPr>
        <w:rPr/>
      </w:pPr>
      <w:r w:rsidDel="00000000" w:rsidR="00000000" w:rsidRPr="00000000">
        <w:rPr>
          <w:rtl w:val="0"/>
        </w:rPr>
        <w:t xml:space="preserve">And every House would rather own the failure than share the solution.</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rPr>
          <w:b w:val="1"/>
          <w:bCs w:val="1"/>
        </w:rPr>
      </w:pPr>
      <w:r w:rsidDel="00000000" w:rsidR="00000000" w:rsidRPr="00000000">
        <w:rPr>
          <w:b w:val="1"/>
          <w:bCs w:val="1"/>
          <w:rtl w:val="0"/>
        </w:rPr>
        <w:t xml:space="preserve">Panel 5 — The First Key</w:t>
      </w:r>
    </w:p>
    <w:p w:rsidR="00000000" w:rsidDel="00000000" w:rsidP="00000000" w:rsidRDefault="00000000" w:rsidRPr="00000000" w14:paraId="000006C0">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C1">
      <w:pPr>
        <w:rPr/>
      </w:pPr>
      <w:r w:rsidDel="00000000" w:rsidR="00000000" w:rsidRPr="00000000">
        <w:rPr>
          <w:rtl w:val="0"/>
        </w:rPr>
        <w:t xml:space="preserve">Lina secretly inserts an old physical data shard into Bi11bot. A missing section of the purification design appears: a flexible catalytic membrane capable of separating contaminants with very low energy use.</w:t>
      </w:r>
    </w:p>
    <w:p w:rsidR="00000000" w:rsidDel="00000000" w:rsidP="00000000" w:rsidRDefault="00000000" w:rsidRPr="00000000" w14:paraId="000006C2">
      <w:pPr>
        <w:rPr/>
      </w:pPr>
      <w:r w:rsidDel="00000000" w:rsidR="00000000" w:rsidRPr="00000000">
        <w:rPr>
          <w:rtl w:val="0"/>
        </w:rPr>
        <w:t xml:space="preserve">A small Maker’s Seal symbol briefly flashes within the recovered code.</w:t>
      </w:r>
    </w:p>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6C4">
      <w:pPr>
        <w:spacing w:after="240" w:before="240" w:lineRule="auto"/>
        <w:ind w:left="0" w:right="600" w:firstLine="0"/>
        <w:rPr/>
      </w:pPr>
      <w:r w:rsidDel="00000000" w:rsidR="00000000" w:rsidRPr="00000000">
        <w:rPr>
          <w:rtl w:val="0"/>
        </w:rPr>
        <w:t xml:space="preserve">“Adrian made each of us keep one piece off the system.”</w:t>
      </w:r>
    </w:p>
    <w:p w:rsidR="00000000" w:rsidDel="00000000" w:rsidP="00000000" w:rsidRDefault="00000000" w:rsidRPr="00000000" w14:paraId="000006C5">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C6">
      <w:pPr>
        <w:spacing w:after="240" w:before="240" w:lineRule="auto"/>
        <w:ind w:left="0" w:right="600" w:firstLine="0"/>
        <w:rPr/>
      </w:pPr>
      <w:r w:rsidDel="00000000" w:rsidR="00000000" w:rsidRPr="00000000">
        <w:rPr>
          <w:rtl w:val="0"/>
        </w:rPr>
        <w:t xml:space="preserve">“Why?”</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6C8">
      <w:pPr>
        <w:spacing w:after="240" w:before="240" w:lineRule="auto"/>
        <w:ind w:left="0" w:right="600" w:firstLine="0"/>
        <w:rPr/>
      </w:pPr>
      <w:r w:rsidDel="00000000" w:rsidR="00000000" w:rsidRPr="00000000">
        <w:rPr>
          <w:rtl w:val="0"/>
        </w:rPr>
        <w:t xml:space="preserve">“He feared Halyard would confuse protecting ideas with owning their creators.”</w:t>
      </w:r>
    </w:p>
    <w:p w:rsidR="00000000" w:rsidDel="00000000" w:rsidP="00000000" w:rsidRDefault="00000000" w:rsidRPr="00000000" w14:paraId="000006C9">
      <w:pPr>
        <w:spacing w:after="240" w:before="240" w:lineRule="auto"/>
        <w:rPr>
          <w:i w:val="1"/>
          <w:iCs w:val="1"/>
        </w:rPr>
      </w:pPr>
      <w:r w:rsidDel="00000000" w:rsidR="00000000" w:rsidRPr="00000000">
        <w:rPr>
          <w:i w:val="1"/>
          <w:iCs w:val="1"/>
          <w:rtl w:val="0"/>
        </w:rPr>
        <w:t xml:space="preserve">The recovered membrane design illuminates.</w:t>
      </w:r>
    </w:p>
    <w:p w:rsidR="00000000" w:rsidDel="00000000" w:rsidP="00000000" w:rsidRDefault="00000000" w:rsidRPr="00000000" w14:paraId="000006CA">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6CB">
      <w:pPr>
        <w:spacing w:after="240" w:before="240" w:lineRule="auto"/>
        <w:ind w:left="0" w:right="600" w:firstLine="0"/>
        <w:rPr/>
      </w:pPr>
      <w:r w:rsidDel="00000000" w:rsidR="00000000" w:rsidRPr="00000000">
        <w:rPr>
          <w:rtl w:val="0"/>
        </w:rPr>
        <w:t xml:space="preserve">“Three others have the missing pieces.”</w:t>
      </w:r>
    </w:p>
    <w:p w:rsidR="00000000" w:rsidDel="00000000" w:rsidP="00000000" w:rsidRDefault="00000000" w:rsidRPr="00000000" w14:paraId="000006CC">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CD">
      <w:pPr>
        <w:spacing w:after="240" w:before="240" w:lineRule="auto"/>
        <w:ind w:left="0" w:right="600" w:firstLine="0"/>
        <w:rPr/>
      </w:pPr>
      <w:r w:rsidDel="00000000" w:rsidR="00000000" w:rsidRPr="00000000">
        <w:rPr>
          <w:rtl w:val="0"/>
        </w:rPr>
        <w:t xml:space="preserve">“Will you help us find them?”</w:t>
      </w:r>
    </w:p>
    <w:p w:rsidR="00000000" w:rsidDel="00000000" w:rsidP="00000000" w:rsidRDefault="00000000" w:rsidRPr="00000000" w14:paraId="000006CE">
      <w:pPr>
        <w:spacing w:after="240" w:before="240" w:lineRule="auto"/>
        <w:rPr>
          <w:i w:val="1"/>
          <w:iCs w:val="1"/>
        </w:rPr>
      </w:pPr>
      <w:r w:rsidDel="00000000" w:rsidR="00000000" w:rsidRPr="00000000">
        <w:rPr>
          <w:i w:val="1"/>
          <w:iCs w:val="1"/>
          <w:rtl w:val="0"/>
        </w:rPr>
        <w:t xml:space="preserve">Lina looks at the contaminated water.</w:t>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6D0">
      <w:pPr>
        <w:spacing w:after="240" w:before="240" w:lineRule="auto"/>
        <w:ind w:left="0" w:right="600" w:firstLine="0"/>
        <w:rPr/>
      </w:pPr>
      <w:r w:rsidDel="00000000" w:rsidR="00000000" w:rsidRPr="00000000">
        <w:rPr>
          <w:rtl w:val="0"/>
        </w:rPr>
        <w:t xml:space="preserve">“I’ve been waiting twenty years for someone to ask.”</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rPr>
          <w:b w:val="1"/>
          <w:bCs w:val="1"/>
        </w:rPr>
      </w:pPr>
      <w:r w:rsidDel="00000000" w:rsidR="00000000" w:rsidRPr="00000000">
        <w:rPr>
          <w:b w:val="1"/>
          <w:bCs w:val="1"/>
          <w:rtl w:val="0"/>
        </w:rPr>
        <w:t xml:space="preserve">Panel 6 — The Clock Starts</w:t>
      </w:r>
    </w:p>
    <w:p w:rsidR="00000000" w:rsidDel="00000000" w:rsidP="00000000" w:rsidRDefault="00000000" w:rsidRPr="00000000" w14:paraId="000006D4">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D5">
      <w:pPr>
        <w:rPr/>
      </w:pPr>
      <w:r w:rsidDel="00000000" w:rsidR="00000000" w:rsidRPr="00000000">
        <w:rPr>
          <w:rtl w:val="0"/>
        </w:rPr>
        <w:t xml:space="preserve">The group exits through a maintenance corridor as House security scans the facility. A hidden system alert appears on a Charter House control screen:</w:t>
      </w:r>
    </w:p>
    <w:p w:rsidR="00000000" w:rsidDel="00000000" w:rsidP="00000000" w:rsidRDefault="00000000" w:rsidRPr="00000000" w14:paraId="000006D6">
      <w:pPr>
        <w:rPr/>
      </w:pPr>
      <w:r w:rsidDel="00000000" w:rsidR="00000000" w:rsidRPr="00000000">
        <w:rPr>
          <w:b w:val="1"/>
          <w:bCs w:val="1"/>
          <w:rtl w:val="0"/>
        </w:rPr>
        <w:t xml:space="preserve">UNAUTHORIZED PHANTUM PATENT ACCESS DETECTED</w: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Director Lock watches the alert from a distant office.</w:t>
      </w:r>
    </w:p>
    <w:p w:rsidR="00000000" w:rsidDel="00000000" w:rsidP="00000000" w:rsidRDefault="00000000" w:rsidRPr="00000000" w14:paraId="000006D8">
      <w:pPr>
        <w:rPr/>
      </w:pPr>
      <w:r w:rsidDel="00000000" w:rsidR="00000000" w:rsidRPr="00000000">
        <w:rPr>
          <w:rtl w:val="0"/>
        </w:rPr>
        <w:t xml:space="preserve">On his desk lies a contract already prepared for Alex.</w:t>
      </w:r>
    </w:p>
    <w:p w:rsidR="00000000" w:rsidDel="00000000" w:rsidP="00000000" w:rsidRDefault="00000000" w:rsidRPr="00000000" w14:paraId="000006D9">
      <w:pPr>
        <w:rPr>
          <w:b w:val="1"/>
          <w:bCs w:val="1"/>
        </w:rPr>
      </w:pPr>
      <w:r w:rsidDel="00000000" w:rsidR="00000000" w:rsidRPr="00000000">
        <w:rPr>
          <w:b w:val="1"/>
          <w:bCs w:val="1"/>
          <w:rtl w:val="0"/>
        </w:rPr>
        <w:t xml:space="preserve">Lock</w:t>
      </w:r>
    </w:p>
    <w:p w:rsidR="00000000" w:rsidDel="00000000" w:rsidP="00000000" w:rsidRDefault="00000000" w:rsidRPr="00000000" w14:paraId="000006DA">
      <w:pPr>
        <w:rPr/>
      </w:pPr>
      <w:r w:rsidDel="00000000" w:rsidR="00000000" w:rsidRPr="00000000">
        <w:rPr>
          <w:rtl w:val="0"/>
        </w:rPr>
        <w:t xml:space="preserve">He has begun assembling the system.</w:t>
      </w:r>
    </w:p>
    <w:p w:rsidR="00000000" w:rsidDel="00000000" w:rsidP="00000000" w:rsidRDefault="00000000" w:rsidRPr="00000000" w14:paraId="000006DB">
      <w:pPr>
        <w:rPr>
          <w:b w:val="1"/>
          <w:bCs w:val="1"/>
        </w:rPr>
      </w:pPr>
      <w:r w:rsidDel="00000000" w:rsidR="00000000" w:rsidRPr="00000000">
        <w:rPr>
          <w:b w:val="1"/>
          <w:bCs w:val="1"/>
          <w:rtl w:val="0"/>
        </w:rPr>
        <w:t xml:space="preserve">Alpha Interface</w:t>
      </w:r>
    </w:p>
    <w:p w:rsidR="00000000" w:rsidDel="00000000" w:rsidP="00000000" w:rsidRDefault="00000000" w:rsidRPr="00000000" w14:paraId="000006DC">
      <w:pPr>
        <w:rPr/>
      </w:pPr>
      <w:r w:rsidDel="00000000" w:rsidR="00000000" w:rsidRPr="00000000">
        <w:rPr>
          <w:rtl w:val="0"/>
        </w:rPr>
        <w:t xml:space="preserve">Probability of successful reconstruction: 18.4 percent.</w:t>
      </w:r>
    </w:p>
    <w:p w:rsidR="00000000" w:rsidDel="00000000" w:rsidP="00000000" w:rsidRDefault="00000000" w:rsidRPr="00000000" w14:paraId="000006DD">
      <w:pPr>
        <w:rPr>
          <w:b w:val="1"/>
          <w:bCs w:val="1"/>
        </w:rPr>
      </w:pPr>
      <w:r w:rsidDel="00000000" w:rsidR="00000000" w:rsidRPr="00000000">
        <w:rPr>
          <w:b w:val="1"/>
          <w:bCs w:val="1"/>
          <w:rtl w:val="0"/>
        </w:rPr>
        <w:t xml:space="preserve">Lock</w:t>
      </w:r>
    </w:p>
    <w:p w:rsidR="00000000" w:rsidDel="00000000" w:rsidP="00000000" w:rsidRDefault="00000000" w:rsidRPr="00000000" w14:paraId="000006DE">
      <w:pPr>
        <w:rPr/>
      </w:pPr>
      <w:r w:rsidDel="00000000" w:rsidR="00000000" w:rsidRPr="00000000">
        <w:rPr>
          <w:rtl w:val="0"/>
        </w:rPr>
        <w:t xml:space="preserve">And if he succeeds?</w:t>
      </w:r>
    </w:p>
    <w:p w:rsidR="00000000" w:rsidDel="00000000" w:rsidP="00000000" w:rsidRDefault="00000000" w:rsidRPr="00000000" w14:paraId="000006DF">
      <w:pPr>
        <w:rPr>
          <w:b w:val="1"/>
          <w:bCs w:val="1"/>
        </w:rPr>
      </w:pPr>
      <w:r w:rsidDel="00000000" w:rsidR="00000000" w:rsidRPr="00000000">
        <w:rPr>
          <w:b w:val="1"/>
          <w:bCs w:val="1"/>
          <w:rtl w:val="0"/>
        </w:rPr>
        <w:t xml:space="preserve">Alpha Interface</w:t>
      </w:r>
    </w:p>
    <w:p w:rsidR="00000000" w:rsidDel="00000000" w:rsidP="00000000" w:rsidRDefault="00000000" w:rsidRPr="00000000" w14:paraId="000006E0">
      <w:pPr>
        <w:rPr/>
      </w:pPr>
      <w:r w:rsidDel="00000000" w:rsidR="00000000" w:rsidRPr="00000000">
        <w:rPr>
          <w:rtl w:val="0"/>
        </w:rPr>
        <w:t xml:space="preserve">Existing ownership classifications may become contestable.</w:t>
      </w:r>
    </w:p>
    <w:p w:rsidR="00000000" w:rsidDel="00000000" w:rsidP="00000000" w:rsidRDefault="00000000" w:rsidRPr="00000000" w14:paraId="000006E1">
      <w:pPr>
        <w:rPr/>
      </w:pPr>
      <w:r w:rsidDel="00000000" w:rsidR="00000000" w:rsidRPr="00000000">
        <w:rPr>
          <w:rtl w:val="0"/>
        </w:rPr>
        <w:t xml:space="preserve">Lock looks out over Halyard.</w:t>
      </w:r>
    </w:p>
    <w:p w:rsidR="00000000" w:rsidDel="00000000" w:rsidP="00000000" w:rsidRDefault="00000000" w:rsidRPr="00000000" w14:paraId="000006E2">
      <w:pPr>
        <w:rPr>
          <w:b w:val="1"/>
          <w:bCs w:val="1"/>
        </w:rPr>
      </w:pPr>
      <w:r w:rsidDel="00000000" w:rsidR="00000000" w:rsidRPr="00000000">
        <w:rPr>
          <w:b w:val="1"/>
          <w:bCs w:val="1"/>
          <w:rtl w:val="0"/>
        </w:rPr>
        <w:t xml:space="preserve">Lock</w:t>
      </w:r>
    </w:p>
    <w:p w:rsidR="00000000" w:rsidDel="00000000" w:rsidP="00000000" w:rsidRDefault="00000000" w:rsidRPr="00000000" w14:paraId="000006E3">
      <w:pPr>
        <w:rPr/>
      </w:pPr>
      <w:r w:rsidDel="00000000" w:rsidR="00000000" w:rsidRPr="00000000">
        <w:rPr>
          <w:rtl w:val="0"/>
        </w:rPr>
        <w:t xml:space="preserve">Then increase the probability that he signs.</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E6">
      <w:pPr>
        <w:rPr>
          <w:b w:val="1"/>
          <w:bCs w:val="1"/>
        </w:rPr>
      </w:pPr>
      <w:r w:rsidDel="00000000" w:rsidR="00000000" w:rsidRPr="00000000">
        <w:rPr>
          <w:b w:val="1"/>
          <w:bCs w:val="1"/>
          <w:rtl w:val="0"/>
        </w:rPr>
        <w:t xml:space="preserve">PAGE 3 — THE INVENTION</w:t>
      </w:r>
    </w:p>
    <w:p w:rsidR="00000000" w:rsidDel="00000000" w:rsidP="00000000" w:rsidRDefault="00000000" w:rsidRPr="00000000" w14:paraId="000006E7">
      <w:pPr>
        <w:rPr>
          <w:b w:val="1"/>
          <w:bCs w:val="1"/>
        </w:rPr>
      </w:pPr>
      <w:r w:rsidDel="00000000" w:rsidR="00000000" w:rsidRPr="00000000">
        <w:rPr>
          <w:b w:val="1"/>
          <w:bCs w:val="1"/>
          <w:rtl w:val="0"/>
        </w:rPr>
        <w:t xml:space="preserve">Panel 1 — Reuniting the Team</w:t>
      </w:r>
    </w:p>
    <w:p w:rsidR="00000000" w:rsidDel="00000000" w:rsidP="00000000" w:rsidRDefault="00000000" w:rsidRPr="00000000" w14:paraId="000006E8">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E9">
      <w:pPr>
        <w:rPr/>
      </w:pPr>
      <w:r w:rsidDel="00000000" w:rsidR="00000000" w:rsidRPr="00000000">
        <w:rPr>
          <w:rtl w:val="0"/>
        </w:rPr>
        <w:t xml:space="preserve">A montage-style wide panel divided naturally by architecture rather than boxes:</w:t>
      </w:r>
    </w:p>
    <w:p w:rsidR="00000000" w:rsidDel="00000000" w:rsidP="00000000" w:rsidRDefault="00000000" w:rsidRPr="00000000" w14:paraId="000006EA">
      <w:pPr>
        <w:numPr>
          <w:ilvl w:val="0"/>
          <w:numId w:val="33"/>
        </w:numPr>
        <w:ind w:left="720" w:hanging="360"/>
        <w:rPr/>
      </w:pPr>
      <w:r w:rsidDel="00000000" w:rsidR="00000000" w:rsidRPr="00000000">
        <w:rPr>
          <w:rtl w:val="0"/>
        </w:rPr>
        <w:t xml:space="preserve">Alex and Ada locate Tomas Reed in an automated materials foundry. </w:t>
      </w:r>
    </w:p>
    <w:p w:rsidR="00000000" w:rsidDel="00000000" w:rsidP="00000000" w:rsidRDefault="00000000" w:rsidRPr="00000000" w14:paraId="000006EB">
      <w:pPr>
        <w:numPr>
          <w:ilvl w:val="0"/>
          <w:numId w:val="33"/>
        </w:numPr>
        <w:ind w:left="720" w:hanging="360"/>
        <w:rPr/>
      </w:pPr>
      <w:r w:rsidDel="00000000" w:rsidR="00000000" w:rsidRPr="00000000">
        <w:rPr>
          <w:rtl w:val="0"/>
        </w:rPr>
        <w:t xml:space="preserve">Suri Anik tends restricted microbial cultures in a vertical farm laboratory. </w:t>
      </w:r>
    </w:p>
    <w:p w:rsidR="00000000" w:rsidDel="00000000" w:rsidP="00000000" w:rsidRDefault="00000000" w:rsidRPr="00000000" w14:paraId="000006EC">
      <w:pPr>
        <w:numPr>
          <w:ilvl w:val="0"/>
          <w:numId w:val="33"/>
        </w:numPr>
        <w:ind w:left="720" w:hanging="360"/>
        <w:rPr/>
      </w:pPr>
      <w:r w:rsidDel="00000000" w:rsidR="00000000" w:rsidRPr="00000000">
        <w:rPr>
          <w:rtl w:val="0"/>
        </w:rPr>
        <w:t xml:space="preserve">Jalen Orr manages obsolete server infrastructure beneath a Helion compute tower. </w:t>
      </w:r>
    </w:p>
    <w:p w:rsidR="00000000" w:rsidDel="00000000" w:rsidP="00000000" w:rsidRDefault="00000000" w:rsidRPr="00000000" w14:paraId="000006ED">
      <w:pPr>
        <w:numPr>
          <w:ilvl w:val="0"/>
          <w:numId w:val="33"/>
        </w:numPr>
        <w:ind w:left="720" w:hanging="360"/>
        <w:rPr/>
      </w:pPr>
      <w:r w:rsidDel="00000000" w:rsidR="00000000" w:rsidRPr="00000000">
        <w:rPr>
          <w:rtl w:val="0"/>
        </w:rPr>
        <w:t xml:space="preserve">Each reacts differently to seeing Adrian’s unfinished design. </w:t>
      </w:r>
    </w:p>
    <w:p w:rsidR="00000000" w:rsidDel="00000000" w:rsidP="00000000" w:rsidRDefault="00000000" w:rsidRPr="00000000" w14:paraId="000006EE">
      <w:pPr>
        <w:rPr/>
      </w:pPr>
      <w:r w:rsidDel="00000000" w:rsidR="00000000" w:rsidRPr="00000000">
        <w:rPr>
          <w:rtl w:val="0"/>
        </w:rPr>
        <w:t xml:space="preserve">Their recovered components begin linking into a complete water system.</w:t>
      </w:r>
    </w:p>
    <w:p w:rsidR="00000000" w:rsidDel="00000000" w:rsidP="00000000" w:rsidRDefault="00000000" w:rsidRPr="00000000" w14:paraId="000006EF">
      <w:pPr>
        <w:rPr>
          <w:b w:val="1"/>
          <w:bCs w:val="1"/>
        </w:rPr>
      </w:pPr>
      <w:r w:rsidDel="00000000" w:rsidR="00000000" w:rsidRPr="00000000">
        <w:rPr>
          <w:b w:val="1"/>
          <w:bCs w:val="1"/>
          <w:rtl w:val="0"/>
        </w:rPr>
        <w:t xml:space="preserve">Alex Narration</w:t>
      </w:r>
    </w:p>
    <w:p w:rsidR="00000000" w:rsidDel="00000000" w:rsidP="00000000" w:rsidRDefault="00000000" w:rsidRPr="00000000" w14:paraId="000006F0">
      <w:pPr>
        <w:rPr/>
      </w:pPr>
      <w:r w:rsidDel="00000000" w:rsidR="00000000" w:rsidRPr="00000000">
        <w:rPr>
          <w:rtl w:val="0"/>
        </w:rPr>
        <w:t xml:space="preserve">I thought I was searching for missing information.</w:t>
      </w:r>
    </w:p>
    <w:p w:rsidR="00000000" w:rsidDel="00000000" w:rsidP="00000000" w:rsidRDefault="00000000" w:rsidRPr="00000000" w14:paraId="000006F1">
      <w:pPr>
        <w:rPr/>
      </w:pPr>
      <w:r w:rsidDel="00000000" w:rsidR="00000000" w:rsidRPr="00000000">
        <w:rPr>
          <w:rtl w:val="0"/>
        </w:rPr>
        <w:t xml:space="preserve">I was wrong.</w:t>
      </w:r>
    </w:p>
    <w:p w:rsidR="00000000" w:rsidDel="00000000" w:rsidP="00000000" w:rsidRDefault="00000000" w:rsidRPr="00000000" w14:paraId="000006F2">
      <w:pPr>
        <w:rPr/>
      </w:pPr>
      <w:r w:rsidDel="00000000" w:rsidR="00000000" w:rsidRPr="00000000">
        <w:rPr>
          <w:rtl w:val="0"/>
        </w:rPr>
        <w:t xml:space="preserve">Information wasn’t missing.</w:t>
      </w:r>
    </w:p>
    <w:p w:rsidR="00000000" w:rsidDel="00000000" w:rsidP="00000000" w:rsidRDefault="00000000" w:rsidRPr="00000000" w14:paraId="000006F3">
      <w:pPr>
        <w:rPr/>
      </w:pPr>
      <w:r w:rsidDel="00000000" w:rsidR="00000000" w:rsidRPr="00000000">
        <w:rPr>
          <w:rtl w:val="0"/>
        </w:rPr>
        <w:t xml:space="preserve">People had been separated from one another.</w:t>
      </w:r>
    </w:p>
    <w:p w:rsidR="00000000" w:rsidDel="00000000" w:rsidP="00000000" w:rsidRDefault="00000000" w:rsidRPr="00000000" w14:paraId="000006F4">
      <w:pPr>
        <w:rPr>
          <w:b w:val="1"/>
          <w:bCs w:val="1"/>
        </w:rPr>
      </w:pPr>
      <w:r w:rsidDel="00000000" w:rsidR="00000000" w:rsidRPr="00000000">
        <w:rPr>
          <w:b w:val="1"/>
          <w:bCs w:val="1"/>
          <w:rtl w:val="0"/>
        </w:rPr>
        <w:t xml:space="preserve">Tomas</w:t>
      </w:r>
    </w:p>
    <w:p w:rsidR="00000000" w:rsidDel="00000000" w:rsidP="00000000" w:rsidRDefault="00000000" w:rsidRPr="00000000" w14:paraId="000006F5">
      <w:pPr>
        <w:rPr/>
      </w:pPr>
      <w:r w:rsidDel="00000000" w:rsidR="00000000" w:rsidRPr="00000000">
        <w:rPr>
          <w:rtl w:val="0"/>
        </w:rPr>
        <w:t xml:space="preserve">Adrian never understood manufacturing tolerances.</w:t>
      </w:r>
    </w:p>
    <w:p w:rsidR="00000000" w:rsidDel="00000000" w:rsidP="00000000" w:rsidRDefault="00000000" w:rsidRPr="00000000" w14:paraId="000006F6">
      <w:pPr>
        <w:rPr>
          <w:b w:val="1"/>
          <w:bCs w:val="1"/>
        </w:rPr>
      </w:pPr>
      <w:r w:rsidDel="00000000" w:rsidR="00000000" w:rsidRPr="00000000">
        <w:rPr>
          <w:b w:val="1"/>
          <w:bCs w:val="1"/>
          <w:rtl w:val="0"/>
        </w:rPr>
        <w:t xml:space="preserve">Suri</w:t>
      </w:r>
    </w:p>
    <w:p w:rsidR="00000000" w:rsidDel="00000000" w:rsidP="00000000" w:rsidRDefault="00000000" w:rsidRPr="00000000" w14:paraId="000006F7">
      <w:pPr>
        <w:rPr/>
      </w:pPr>
      <w:r w:rsidDel="00000000" w:rsidR="00000000" w:rsidRPr="00000000">
        <w:rPr>
          <w:rtl w:val="0"/>
        </w:rPr>
        <w:t xml:space="preserve">Or microbial balance.</w:t>
      </w:r>
    </w:p>
    <w:p w:rsidR="00000000" w:rsidDel="00000000" w:rsidP="00000000" w:rsidRDefault="00000000" w:rsidRPr="00000000" w14:paraId="000006F8">
      <w:pPr>
        <w:rPr>
          <w:b w:val="1"/>
          <w:bCs w:val="1"/>
        </w:rPr>
      </w:pPr>
      <w:r w:rsidDel="00000000" w:rsidR="00000000" w:rsidRPr="00000000">
        <w:rPr>
          <w:b w:val="1"/>
          <w:bCs w:val="1"/>
          <w:rtl w:val="0"/>
        </w:rPr>
        <w:t xml:space="preserve">Jalen</w:t>
      </w:r>
    </w:p>
    <w:p w:rsidR="00000000" w:rsidDel="00000000" w:rsidP="00000000" w:rsidRDefault="00000000" w:rsidRPr="00000000" w14:paraId="000006F9">
      <w:pPr>
        <w:rPr/>
      </w:pPr>
      <w:r w:rsidDel="00000000" w:rsidR="00000000" w:rsidRPr="00000000">
        <w:rPr>
          <w:rtl w:val="0"/>
        </w:rPr>
        <w:t xml:space="preserve">Or network security.</w:t>
      </w:r>
    </w:p>
    <w:p w:rsidR="00000000" w:rsidDel="00000000" w:rsidP="00000000" w:rsidRDefault="00000000" w:rsidRPr="00000000" w14:paraId="000006FA">
      <w:pPr>
        <w:rPr>
          <w:b w:val="1"/>
          <w:bCs w:val="1"/>
        </w:rPr>
      </w:pPr>
      <w:r w:rsidDel="00000000" w:rsidR="00000000" w:rsidRPr="00000000">
        <w:rPr>
          <w:b w:val="1"/>
          <w:bCs w:val="1"/>
          <w:rtl w:val="0"/>
        </w:rPr>
        <w:t xml:space="preserve">Bi11bot</w:t>
      </w:r>
    </w:p>
    <w:p w:rsidR="00000000" w:rsidDel="00000000" w:rsidP="00000000" w:rsidRDefault="00000000" w:rsidRPr="00000000" w14:paraId="000006FB">
      <w:pPr>
        <w:rPr/>
      </w:pPr>
      <w:r w:rsidDel="00000000" w:rsidR="00000000" w:rsidRPr="00000000">
        <w:rPr>
          <w:rtl w:val="0"/>
        </w:rPr>
        <w:t xml:space="preserve">He was, however, excellent at finding people who did.</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b w:val="1"/>
          <w:bCs w:val="1"/>
          <w:rtl w:val="0"/>
        </w:rPr>
        <w:t xml:space="preserve">Panel 2 — Alex Begins to Create</w:t>
      </w:r>
    </w:p>
    <w:p w:rsidR="00000000" w:rsidDel="00000000" w:rsidP="00000000" w:rsidRDefault="00000000" w:rsidRPr="00000000" w14:paraId="000006FE">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FF">
      <w:pPr>
        <w:rPr/>
      </w:pPr>
      <w:r w:rsidDel="00000000" w:rsidR="00000000" w:rsidRPr="00000000">
        <w:rPr>
          <w:rtl w:val="0"/>
        </w:rPr>
        <w:t xml:space="preserve">Inside Tomas’s hidden workshop, the group assembles a prototype. The device combines a compact atmospheric intake, layered catalytic membranes, living biofilter chambers, mineral-recovery cells, and a distributed sensor system.</w:t>
      </w:r>
    </w:p>
    <w:p w:rsidR="00000000" w:rsidDel="00000000" w:rsidP="00000000" w:rsidRDefault="00000000" w:rsidRPr="00000000" w14:paraId="00000700">
      <w:pPr>
        <w:rPr/>
      </w:pPr>
      <w:r w:rsidDel="00000000" w:rsidR="00000000" w:rsidRPr="00000000">
        <w:rPr>
          <w:rtl w:val="0"/>
        </w:rPr>
        <w:t xml:space="preserve">Alex studies the pieces and notices that they do not fit the original configuration. He rearranges them into a modular network of smaller purification units.</w:t>
      </w:r>
    </w:p>
    <w:p w:rsidR="00000000" w:rsidDel="00000000" w:rsidP="00000000" w:rsidRDefault="00000000" w:rsidRPr="00000000" w14:paraId="00000701">
      <w:pPr>
        <w:rPr>
          <w:b w:val="1"/>
          <w:bCs w:val="1"/>
        </w:rPr>
      </w:pPr>
      <w:r w:rsidDel="00000000" w:rsidR="00000000" w:rsidRPr="00000000">
        <w:rPr>
          <w:b w:val="1"/>
          <w:bCs w:val="1"/>
          <w:rtl w:val="0"/>
        </w:rPr>
        <w:t xml:space="preserve">Lina</w:t>
      </w:r>
    </w:p>
    <w:p w:rsidR="00000000" w:rsidDel="00000000" w:rsidP="00000000" w:rsidRDefault="00000000" w:rsidRPr="00000000" w14:paraId="00000702">
      <w:pPr>
        <w:rPr/>
      </w:pPr>
      <w:r w:rsidDel="00000000" w:rsidR="00000000" w:rsidRPr="00000000">
        <w:rPr>
          <w:rtl w:val="0"/>
        </w:rPr>
        <w:t xml:space="preserve">That isn’t Adrian’s design.</w:t>
      </w:r>
    </w:p>
    <w:p w:rsidR="00000000" w:rsidDel="00000000" w:rsidP="00000000" w:rsidRDefault="00000000" w:rsidRPr="00000000" w14:paraId="00000703">
      <w:pPr>
        <w:rPr>
          <w:b w:val="1"/>
          <w:bCs w:val="1"/>
        </w:rPr>
      </w:pPr>
      <w:r w:rsidDel="00000000" w:rsidR="00000000" w:rsidRPr="00000000">
        <w:rPr>
          <w:b w:val="1"/>
          <w:bCs w:val="1"/>
          <w:rtl w:val="0"/>
        </w:rPr>
        <w:t xml:space="preserve">Alex</w:t>
      </w:r>
    </w:p>
    <w:p w:rsidR="00000000" w:rsidDel="00000000" w:rsidP="00000000" w:rsidRDefault="00000000" w:rsidRPr="00000000" w14:paraId="00000704">
      <w:pPr>
        <w:rPr/>
      </w:pPr>
      <w:r w:rsidDel="00000000" w:rsidR="00000000" w:rsidRPr="00000000">
        <w:rPr>
          <w:rtl w:val="0"/>
        </w:rPr>
        <w:t xml:space="preserve">His design needs a central plant.</w:t>
      </w:r>
    </w:p>
    <w:p w:rsidR="00000000" w:rsidDel="00000000" w:rsidP="00000000" w:rsidRDefault="00000000" w:rsidRPr="00000000" w14:paraId="00000705">
      <w:pPr>
        <w:rPr/>
      </w:pPr>
      <w:r w:rsidDel="00000000" w:rsidR="00000000" w:rsidRPr="00000000">
        <w:rPr>
          <w:rtl w:val="0"/>
        </w:rPr>
        <w:t xml:space="preserve">Keel doesn’t have time to build one.</w:t>
      </w:r>
    </w:p>
    <w:p w:rsidR="00000000" w:rsidDel="00000000" w:rsidP="00000000" w:rsidRDefault="00000000" w:rsidRPr="00000000" w14:paraId="00000706">
      <w:pPr>
        <w:rPr>
          <w:b w:val="1"/>
          <w:bCs w:val="1"/>
        </w:rPr>
      </w:pPr>
      <w:r w:rsidDel="00000000" w:rsidR="00000000" w:rsidRPr="00000000">
        <w:rPr>
          <w:b w:val="1"/>
          <w:bCs w:val="1"/>
          <w:rtl w:val="0"/>
        </w:rPr>
        <w:t xml:space="preserve">Alex</w:t>
      </w:r>
    </w:p>
    <w:p w:rsidR="00000000" w:rsidDel="00000000" w:rsidP="00000000" w:rsidRDefault="00000000" w:rsidRPr="00000000" w14:paraId="00000707">
      <w:pPr>
        <w:rPr/>
      </w:pPr>
      <w:r w:rsidDel="00000000" w:rsidR="00000000" w:rsidRPr="00000000">
        <w:rPr>
          <w:rtl w:val="0"/>
        </w:rPr>
        <w:t xml:space="preserve">What if the system isn’t one machine?</w:t>
      </w:r>
    </w:p>
    <w:p w:rsidR="00000000" w:rsidDel="00000000" w:rsidP="00000000" w:rsidRDefault="00000000" w:rsidRPr="00000000" w14:paraId="00000708">
      <w:pPr>
        <w:rPr/>
      </w:pPr>
      <w:r w:rsidDel="00000000" w:rsidR="00000000" w:rsidRPr="00000000">
        <w:rPr>
          <w:rtl w:val="0"/>
        </w:rPr>
        <w:t xml:space="preserve">What if every neighborhood gets one?</w:t>
      </w:r>
    </w:p>
    <w:p w:rsidR="00000000" w:rsidDel="00000000" w:rsidP="00000000" w:rsidRDefault="00000000" w:rsidRPr="00000000" w14:paraId="00000709">
      <w:pPr>
        <w:rPr>
          <w:b w:val="1"/>
          <w:bCs w:val="1"/>
        </w:rPr>
      </w:pPr>
      <w:r w:rsidDel="00000000" w:rsidR="00000000" w:rsidRPr="00000000">
        <w:rPr>
          <w:b w:val="1"/>
          <w:bCs w:val="1"/>
          <w:rtl w:val="0"/>
        </w:rPr>
        <w:t xml:space="preserve">Jalen</w:t>
      </w:r>
    </w:p>
    <w:p w:rsidR="00000000" w:rsidDel="00000000" w:rsidP="00000000" w:rsidRDefault="00000000" w:rsidRPr="00000000" w14:paraId="0000070A">
      <w:pPr>
        <w:rPr/>
      </w:pPr>
      <w:r w:rsidDel="00000000" w:rsidR="00000000" w:rsidRPr="00000000">
        <w:rPr>
          <w:rtl w:val="0"/>
        </w:rPr>
        <w:t xml:space="preserve">A distributed purification network.</w:t>
      </w:r>
    </w:p>
    <w:p w:rsidR="00000000" w:rsidDel="00000000" w:rsidP="00000000" w:rsidRDefault="00000000" w:rsidRPr="00000000" w14:paraId="0000070B">
      <w:pPr>
        <w:rPr>
          <w:b w:val="1"/>
          <w:bCs w:val="1"/>
        </w:rPr>
      </w:pPr>
      <w:r w:rsidDel="00000000" w:rsidR="00000000" w:rsidRPr="00000000">
        <w:rPr>
          <w:b w:val="1"/>
          <w:bCs w:val="1"/>
          <w:rtl w:val="0"/>
        </w:rPr>
        <w:t xml:space="preserve">Suri</w:t>
      </w:r>
    </w:p>
    <w:p w:rsidR="00000000" w:rsidDel="00000000" w:rsidP="00000000" w:rsidRDefault="00000000" w:rsidRPr="00000000" w14:paraId="0000070C">
      <w:pPr>
        <w:rPr/>
      </w:pPr>
      <w:r w:rsidDel="00000000" w:rsidR="00000000" w:rsidRPr="00000000">
        <w:rPr>
          <w:rtl w:val="0"/>
        </w:rPr>
        <w:t xml:space="preserve">Each node adapts to local contamination.</w:t>
      </w:r>
    </w:p>
    <w:p w:rsidR="00000000" w:rsidDel="00000000" w:rsidP="00000000" w:rsidRDefault="00000000" w:rsidRPr="00000000" w14:paraId="0000070D">
      <w:pPr>
        <w:rPr>
          <w:b w:val="1"/>
          <w:bCs w:val="1"/>
        </w:rPr>
      </w:pPr>
      <w:r w:rsidDel="00000000" w:rsidR="00000000" w:rsidRPr="00000000">
        <w:rPr>
          <w:b w:val="1"/>
          <w:bCs w:val="1"/>
          <w:rtl w:val="0"/>
        </w:rPr>
        <w:t xml:space="preserve">Tomas</w:t>
      </w:r>
    </w:p>
    <w:p w:rsidR="00000000" w:rsidDel="00000000" w:rsidP="00000000" w:rsidRDefault="00000000" w:rsidRPr="00000000" w14:paraId="0000070E">
      <w:pPr>
        <w:rPr/>
      </w:pPr>
      <w:r w:rsidDel="00000000" w:rsidR="00000000" w:rsidRPr="00000000">
        <w:rPr>
          <w:rtl w:val="0"/>
        </w:rPr>
        <w:t xml:space="preserve">And if one fails, the others keep running.</w:t>
      </w:r>
    </w:p>
    <w:p w:rsidR="00000000" w:rsidDel="00000000" w:rsidP="00000000" w:rsidRDefault="00000000" w:rsidRPr="00000000" w14:paraId="0000070F">
      <w:pPr>
        <w:rPr/>
      </w:pPr>
      <w:r w:rsidDel="00000000" w:rsidR="00000000" w:rsidRPr="00000000">
        <w:rPr>
          <w:rtl w:val="0"/>
        </w:rPr>
        <w:t xml:space="preserve">Bi11bot looks at Alex with quiet recognition.</w:t>
      </w:r>
    </w:p>
    <w:p w:rsidR="00000000" w:rsidDel="00000000" w:rsidP="00000000" w:rsidRDefault="00000000" w:rsidRPr="00000000" w14:paraId="00000710">
      <w:pPr>
        <w:rPr>
          <w:b w:val="1"/>
          <w:bCs w:val="1"/>
        </w:rPr>
      </w:pPr>
      <w:r w:rsidDel="00000000" w:rsidR="00000000" w:rsidRPr="00000000">
        <w:rPr>
          <w:b w:val="1"/>
          <w:bCs w:val="1"/>
          <w:rtl w:val="0"/>
        </w:rPr>
        <w:t xml:space="preserve">Bi11bot</w:t>
      </w:r>
    </w:p>
    <w:p w:rsidR="00000000" w:rsidDel="00000000" w:rsidP="00000000" w:rsidRDefault="00000000" w:rsidRPr="00000000" w14:paraId="00000711">
      <w:pPr>
        <w:rPr/>
      </w:pPr>
      <w:r w:rsidDel="00000000" w:rsidR="00000000" w:rsidRPr="00000000">
        <w:rPr>
          <w:rtl w:val="0"/>
        </w:rPr>
        <w:t xml:space="preserve">Well now.</w:t>
      </w:r>
    </w:p>
    <w:p w:rsidR="00000000" w:rsidDel="00000000" w:rsidP="00000000" w:rsidRDefault="00000000" w:rsidRPr="00000000" w14:paraId="00000712">
      <w:pPr>
        <w:rPr/>
      </w:pPr>
      <w:r w:rsidDel="00000000" w:rsidR="00000000" w:rsidRPr="00000000">
        <w:rPr>
          <w:rtl w:val="0"/>
        </w:rPr>
        <w:t xml:space="preserve">There you are.</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rPr>
          <w:b w:val="1"/>
          <w:bCs w:val="1"/>
        </w:rPr>
      </w:pPr>
      <w:r w:rsidDel="00000000" w:rsidR="00000000" w:rsidRPr="00000000">
        <w:rPr>
          <w:b w:val="1"/>
          <w:bCs w:val="1"/>
          <w:rtl w:val="0"/>
        </w:rPr>
        <w:t xml:space="preserve">Panel 3 — The Offer</w:t>
      </w:r>
    </w:p>
    <w:p w:rsidR="00000000" w:rsidDel="00000000" w:rsidP="00000000" w:rsidRDefault="00000000" w:rsidRPr="00000000" w14:paraId="00000715">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16">
      <w:pPr>
        <w:rPr/>
      </w:pPr>
      <w:r w:rsidDel="00000000" w:rsidR="00000000" w:rsidRPr="00000000">
        <w:rPr>
          <w:rtl w:val="0"/>
        </w:rPr>
        <w:t xml:space="preserve">Director Lock enters the workshop with no visible security. He carries a thin transparent contract tablet. The prototype glows behind Alex and the collaborators.</w:t>
      </w:r>
    </w:p>
    <w:p w:rsidR="00000000" w:rsidDel="00000000" w:rsidP="00000000" w:rsidRDefault="00000000" w:rsidRPr="00000000" w14:paraId="00000717">
      <w:pPr>
        <w:rPr/>
      </w:pPr>
      <w:r w:rsidDel="00000000" w:rsidR="00000000" w:rsidRPr="00000000">
        <w:rPr>
          <w:rtl w:val="0"/>
        </w:rPr>
        <w:t xml:space="preserve">Lock appears sincere rather than menacing.</w:t>
      </w:r>
    </w:p>
    <w:p w:rsidR="00000000" w:rsidDel="00000000" w:rsidP="00000000" w:rsidRDefault="00000000" w:rsidRPr="00000000" w14:paraId="00000718">
      <w:pPr>
        <w:rPr>
          <w:b w:val="1"/>
          <w:bCs w:val="1"/>
        </w:rPr>
      </w:pPr>
      <w:r w:rsidDel="00000000" w:rsidR="00000000" w:rsidRPr="00000000">
        <w:rPr>
          <w:b w:val="1"/>
          <w:bCs w:val="1"/>
          <w:rtl w:val="0"/>
        </w:rPr>
        <w:t xml:space="preserve">Lock</w:t>
      </w:r>
    </w:p>
    <w:p w:rsidR="00000000" w:rsidDel="00000000" w:rsidP="00000000" w:rsidRDefault="00000000" w:rsidRPr="00000000" w14:paraId="00000719">
      <w:pPr>
        <w:rPr/>
      </w:pPr>
      <w:r w:rsidDel="00000000" w:rsidR="00000000" w:rsidRPr="00000000">
        <w:rPr>
          <w:rtl w:val="0"/>
        </w:rPr>
        <w:t xml:space="preserve">You have done what none of our divisions could accomplish.</w:t>
      </w:r>
    </w:p>
    <w:p w:rsidR="00000000" w:rsidDel="00000000" w:rsidP="00000000" w:rsidRDefault="00000000" w:rsidRPr="00000000" w14:paraId="0000071A">
      <w:pPr>
        <w:rPr>
          <w:b w:val="1"/>
          <w:bCs w:val="1"/>
        </w:rPr>
      </w:pPr>
      <w:r w:rsidDel="00000000" w:rsidR="00000000" w:rsidRPr="00000000">
        <w:rPr>
          <w:b w:val="1"/>
          <w:bCs w:val="1"/>
          <w:rtl w:val="0"/>
        </w:rPr>
        <w:t xml:space="preserve">Alex</w:t>
      </w:r>
    </w:p>
    <w:p w:rsidR="00000000" w:rsidDel="00000000" w:rsidP="00000000" w:rsidRDefault="00000000" w:rsidRPr="00000000" w14:paraId="0000071B">
      <w:pPr>
        <w:rPr/>
      </w:pPr>
      <w:r w:rsidDel="00000000" w:rsidR="00000000" w:rsidRPr="00000000">
        <w:rPr>
          <w:rtl w:val="0"/>
        </w:rPr>
        <w:t xml:space="preserve">WE did it.</w:t>
      </w:r>
    </w:p>
    <w:p w:rsidR="00000000" w:rsidDel="00000000" w:rsidP="00000000" w:rsidRDefault="00000000" w:rsidRPr="00000000" w14:paraId="0000071C">
      <w:pPr>
        <w:rPr/>
      </w:pPr>
      <w:r w:rsidDel="00000000" w:rsidR="00000000" w:rsidRPr="00000000">
        <w:rPr>
          <w:rtl w:val="0"/>
        </w:rPr>
        <w:t xml:space="preserve">Lock glances at the collaborators.</w:t>
      </w:r>
    </w:p>
    <w:p w:rsidR="00000000" w:rsidDel="00000000" w:rsidP="00000000" w:rsidRDefault="00000000" w:rsidRPr="00000000" w14:paraId="0000071D">
      <w:pPr>
        <w:rPr>
          <w:b w:val="1"/>
          <w:bCs w:val="1"/>
        </w:rPr>
      </w:pPr>
      <w:r w:rsidDel="00000000" w:rsidR="00000000" w:rsidRPr="00000000">
        <w:rPr>
          <w:b w:val="1"/>
          <w:bCs w:val="1"/>
          <w:rtl w:val="0"/>
        </w:rPr>
        <w:t xml:space="preserve">Lock</w:t>
      </w:r>
    </w:p>
    <w:p w:rsidR="00000000" w:rsidDel="00000000" w:rsidP="00000000" w:rsidRDefault="00000000" w:rsidRPr="00000000" w14:paraId="0000071E">
      <w:pPr>
        <w:rPr/>
      </w:pPr>
      <w:r w:rsidDel="00000000" w:rsidR="00000000" w:rsidRPr="00000000">
        <w:rPr>
          <w:rtl w:val="0"/>
        </w:rPr>
        <w:t xml:space="preserve">Naturally.</w:t>
      </w:r>
    </w:p>
    <w:p w:rsidR="00000000" w:rsidDel="00000000" w:rsidP="00000000" w:rsidRDefault="00000000" w:rsidRPr="00000000" w14:paraId="0000071F">
      <w:pPr>
        <w:rPr/>
      </w:pPr>
      <w:r w:rsidDel="00000000" w:rsidR="00000000" w:rsidRPr="00000000">
        <w:rPr>
          <w:rtl w:val="0"/>
        </w:rPr>
        <w:t xml:space="preserve">He presents the contract.</w:t>
      </w:r>
    </w:p>
    <w:p w:rsidR="00000000" w:rsidDel="00000000" w:rsidP="00000000" w:rsidRDefault="00000000" w:rsidRPr="00000000" w14:paraId="00000720">
      <w:pPr>
        <w:rPr>
          <w:b w:val="1"/>
          <w:bCs w:val="1"/>
        </w:rPr>
      </w:pPr>
      <w:r w:rsidDel="00000000" w:rsidR="00000000" w:rsidRPr="00000000">
        <w:rPr>
          <w:b w:val="1"/>
          <w:bCs w:val="1"/>
          <w:rtl w:val="0"/>
        </w:rPr>
        <w:t xml:space="preserve">Lock</w:t>
      </w:r>
    </w:p>
    <w:p w:rsidR="00000000" w:rsidDel="00000000" w:rsidP="00000000" w:rsidRDefault="00000000" w:rsidRPr="00000000" w14:paraId="00000721">
      <w:pPr>
        <w:rPr/>
      </w:pPr>
      <w:r w:rsidDel="00000000" w:rsidR="00000000" w:rsidRPr="00000000">
        <w:rPr>
          <w:rtl w:val="0"/>
        </w:rPr>
        <w:t xml:space="preserve">Assign the Phantum patent estate to House Aqualis.</w:t>
      </w:r>
    </w:p>
    <w:p w:rsidR="00000000" w:rsidDel="00000000" w:rsidP="00000000" w:rsidRDefault="00000000" w:rsidRPr="00000000" w14:paraId="00000722">
      <w:pPr>
        <w:rPr/>
      </w:pPr>
      <w:r w:rsidDel="00000000" w:rsidR="00000000" w:rsidRPr="00000000">
        <w:rPr>
          <w:rtl w:val="0"/>
        </w:rPr>
        <w:t xml:space="preserve">Your debt disappears immediately.</w:t>
      </w:r>
    </w:p>
    <w:p w:rsidR="00000000" w:rsidDel="00000000" w:rsidP="00000000" w:rsidRDefault="00000000" w:rsidRPr="00000000" w14:paraId="00000723">
      <w:pPr>
        <w:rPr/>
      </w:pPr>
      <w:r w:rsidDel="00000000" w:rsidR="00000000" w:rsidRPr="00000000">
        <w:rPr>
          <w:rtl w:val="0"/>
        </w:rPr>
        <w:t xml:space="preserve">Your movement restrictions are lifted.</w:t>
      </w:r>
    </w:p>
    <w:p w:rsidR="00000000" w:rsidDel="00000000" w:rsidP="00000000" w:rsidRDefault="00000000" w:rsidRPr="00000000" w14:paraId="00000724">
      <w:pPr>
        <w:rPr/>
      </w:pPr>
      <w:r w:rsidDel="00000000" w:rsidR="00000000" w:rsidRPr="00000000">
        <w:rPr>
          <w:rtl w:val="0"/>
        </w:rPr>
        <w:t xml:space="preserve">You receive a laboratory, a salary, and a place among Halyard’s chartered creators.</w:t>
      </w:r>
    </w:p>
    <w:p w:rsidR="00000000" w:rsidDel="00000000" w:rsidP="00000000" w:rsidRDefault="00000000" w:rsidRPr="00000000" w14:paraId="00000725">
      <w:pPr>
        <w:rPr>
          <w:b w:val="1"/>
          <w:bCs w:val="1"/>
        </w:rPr>
      </w:pPr>
      <w:r w:rsidDel="00000000" w:rsidR="00000000" w:rsidRPr="00000000">
        <w:rPr>
          <w:b w:val="1"/>
          <w:bCs w:val="1"/>
          <w:rtl w:val="0"/>
        </w:rPr>
        <w:t xml:space="preserve">Alex</w:t>
      </w:r>
    </w:p>
    <w:p w:rsidR="00000000" w:rsidDel="00000000" w:rsidP="00000000" w:rsidRDefault="00000000" w:rsidRPr="00000000" w14:paraId="00000726">
      <w:pPr>
        <w:rPr/>
      </w:pPr>
      <w:r w:rsidDel="00000000" w:rsidR="00000000" w:rsidRPr="00000000">
        <w:rPr>
          <w:rtl w:val="0"/>
        </w:rPr>
        <w:t xml:space="preserve">And them?</w:t>
      </w:r>
    </w:p>
    <w:p w:rsidR="00000000" w:rsidDel="00000000" w:rsidP="00000000" w:rsidRDefault="00000000" w:rsidRPr="00000000" w14:paraId="00000727">
      <w:pPr>
        <w:rPr>
          <w:b w:val="1"/>
          <w:bCs w:val="1"/>
        </w:rPr>
      </w:pPr>
      <w:r w:rsidDel="00000000" w:rsidR="00000000" w:rsidRPr="00000000">
        <w:rPr>
          <w:b w:val="1"/>
          <w:bCs w:val="1"/>
          <w:rtl w:val="0"/>
        </w:rPr>
        <w:t xml:space="preserve">Lock</w:t>
      </w:r>
    </w:p>
    <w:p w:rsidR="00000000" w:rsidDel="00000000" w:rsidP="00000000" w:rsidRDefault="00000000" w:rsidRPr="00000000" w14:paraId="00000728">
      <w:pPr>
        <w:rPr/>
      </w:pPr>
      <w:r w:rsidDel="00000000" w:rsidR="00000000" w:rsidRPr="00000000">
        <w:rPr>
          <w:rtl w:val="0"/>
        </w:rPr>
        <w:t xml:space="preserve">They will be compensated according to their employment agreements.</w:t>
      </w:r>
    </w:p>
    <w:p w:rsidR="00000000" w:rsidDel="00000000" w:rsidP="00000000" w:rsidRDefault="00000000" w:rsidRPr="00000000" w14:paraId="00000729">
      <w:pPr>
        <w:rPr/>
      </w:pPr>
      <w:r w:rsidDel="00000000" w:rsidR="00000000" w:rsidRPr="00000000">
        <w:rPr>
          <w:rtl w:val="0"/>
        </w:rPr>
        <w:t xml:space="preserve">Lina looks away.</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rPr>
          <w:b w:val="1"/>
          <w:bCs w:val="1"/>
        </w:rPr>
      </w:pPr>
      <w:r w:rsidDel="00000000" w:rsidR="00000000" w:rsidRPr="00000000">
        <w:rPr>
          <w:b w:val="1"/>
          <w:bCs w:val="1"/>
          <w:rtl w:val="0"/>
        </w:rPr>
        <w:t xml:space="preserve">Panel 4 — The Temptation Deepens</w:t>
      </w:r>
    </w:p>
    <w:p w:rsidR="00000000" w:rsidDel="00000000" w:rsidP="00000000" w:rsidRDefault="00000000" w:rsidRPr="00000000" w14:paraId="0000072C">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2D">
      <w:pPr>
        <w:rPr/>
      </w:pPr>
      <w:r w:rsidDel="00000000" w:rsidR="00000000" w:rsidRPr="00000000">
        <w:rPr>
          <w:rtl w:val="0"/>
        </w:rPr>
        <w:t xml:space="preserve">The contract projects what Alex could gain:</w:t>
      </w:r>
    </w:p>
    <w:p w:rsidR="00000000" w:rsidDel="00000000" w:rsidP="00000000" w:rsidRDefault="00000000" w:rsidRPr="00000000" w14:paraId="0000072E">
      <w:pPr>
        <w:rPr/>
      </w:pPr>
      <w:r w:rsidDel="00000000" w:rsidR="00000000" w:rsidRPr="00000000">
        <w:rPr>
          <w:b w:val="1"/>
          <w:bCs w:val="1"/>
          <w:rtl w:val="0"/>
        </w:rPr>
        <w:t xml:space="preserve">DEBT BALANCE: CLEARED</w:t>
      </w:r>
      <w:r w:rsidDel="00000000" w:rsidR="00000000" w:rsidRPr="00000000">
        <w:rPr>
          <w:rtl w:val="0"/>
        </w:rPr>
      </w:r>
    </w:p>
    <w:p w:rsidR="00000000" w:rsidDel="00000000" w:rsidP="00000000" w:rsidRDefault="00000000" w:rsidRPr="00000000" w14:paraId="0000072F">
      <w:pPr>
        <w:rPr/>
      </w:pPr>
      <w:r w:rsidDel="00000000" w:rsidR="00000000" w:rsidRPr="00000000">
        <w:rPr>
          <w:b w:val="1"/>
          <w:bCs w:val="1"/>
          <w:rtl w:val="0"/>
        </w:rPr>
        <w:t xml:space="preserve">TRAVEL STATUS: UNRESTRICTED</w:t>
      </w:r>
      <w:r w:rsidDel="00000000" w:rsidR="00000000" w:rsidRPr="00000000">
        <w:rPr>
          <w:rtl w:val="0"/>
        </w:rPr>
      </w:r>
    </w:p>
    <w:p w:rsidR="00000000" w:rsidDel="00000000" w:rsidP="00000000" w:rsidRDefault="00000000" w:rsidRPr="00000000" w14:paraId="00000730">
      <w:pPr>
        <w:rPr/>
      </w:pPr>
      <w:r w:rsidDel="00000000" w:rsidR="00000000" w:rsidRPr="00000000">
        <w:rPr>
          <w:b w:val="1"/>
          <w:bCs w:val="1"/>
          <w:rtl w:val="0"/>
        </w:rPr>
        <w:t xml:space="preserve">RESIDENCE: HALYARD CREATOR DISTRICT</w:t>
      </w:r>
      <w:r w:rsidDel="00000000" w:rsidR="00000000" w:rsidRPr="00000000">
        <w:rPr>
          <w:rtl w:val="0"/>
        </w:rPr>
      </w:r>
    </w:p>
    <w:p w:rsidR="00000000" w:rsidDel="00000000" w:rsidP="00000000" w:rsidRDefault="00000000" w:rsidRPr="00000000" w14:paraId="00000731">
      <w:pPr>
        <w:rPr/>
      </w:pPr>
      <w:r w:rsidDel="00000000" w:rsidR="00000000" w:rsidRPr="00000000">
        <w:rPr>
          <w:b w:val="1"/>
          <w:bCs w:val="1"/>
          <w:rtl w:val="0"/>
        </w:rPr>
        <w:t xml:space="preserve">POSITION: JUNIOR CHARTER INNOVATOR</w:t>
      </w: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Behind the projection, Alex sees a possible future: a bright private laboratory, freedom to travel, security for his grandmother, and respect attached to the Phantum name.</w:t>
      </w:r>
    </w:p>
    <w:p w:rsidR="00000000" w:rsidDel="00000000" w:rsidP="00000000" w:rsidRDefault="00000000" w:rsidRPr="00000000" w14:paraId="00000733">
      <w:pPr>
        <w:rPr>
          <w:b w:val="1"/>
          <w:bCs w:val="1"/>
        </w:rPr>
      </w:pPr>
      <w:r w:rsidDel="00000000" w:rsidR="00000000" w:rsidRPr="00000000">
        <w:rPr>
          <w:b w:val="1"/>
          <w:bCs w:val="1"/>
          <w:rtl w:val="0"/>
        </w:rPr>
        <w:t xml:space="preserve">Lock</w:t>
      </w:r>
    </w:p>
    <w:p w:rsidR="00000000" w:rsidDel="00000000" w:rsidP="00000000" w:rsidRDefault="00000000" w:rsidRPr="00000000" w14:paraId="00000734">
      <w:pPr>
        <w:rPr/>
      </w:pPr>
      <w:r w:rsidDel="00000000" w:rsidR="00000000" w:rsidRPr="00000000">
        <w:rPr>
          <w:rtl w:val="0"/>
        </w:rPr>
        <w:t xml:space="preserve">You inherited obligations you did not create.</w:t>
      </w:r>
    </w:p>
    <w:p w:rsidR="00000000" w:rsidDel="00000000" w:rsidP="00000000" w:rsidRDefault="00000000" w:rsidRPr="00000000" w14:paraId="00000735">
      <w:pPr>
        <w:rPr/>
      </w:pPr>
      <w:r w:rsidDel="00000000" w:rsidR="00000000" w:rsidRPr="00000000">
        <w:rPr>
          <w:rtl w:val="0"/>
        </w:rPr>
        <w:t xml:space="preserve">No reasonable person would blame you for choosing freedom.</w:t>
      </w:r>
    </w:p>
    <w:p w:rsidR="00000000" w:rsidDel="00000000" w:rsidP="00000000" w:rsidRDefault="00000000" w:rsidRPr="00000000" w14:paraId="00000736">
      <w:pPr>
        <w:rPr>
          <w:b w:val="1"/>
          <w:bCs w:val="1"/>
        </w:rPr>
      </w:pPr>
      <w:r w:rsidDel="00000000" w:rsidR="00000000" w:rsidRPr="00000000">
        <w:rPr>
          <w:b w:val="1"/>
          <w:bCs w:val="1"/>
          <w:rtl w:val="0"/>
        </w:rPr>
        <w:t xml:space="preserve">Ada</w:t>
      </w:r>
    </w:p>
    <w:p w:rsidR="00000000" w:rsidDel="00000000" w:rsidP="00000000" w:rsidRDefault="00000000" w:rsidRPr="00000000" w14:paraId="00000737">
      <w:pPr>
        <w:rPr/>
      </w:pPr>
      <w:r w:rsidDel="00000000" w:rsidR="00000000" w:rsidRPr="00000000">
        <w:rPr>
          <w:rtl w:val="0"/>
        </w:rPr>
        <w:t xml:space="preserve">It isn’t freedom if they own everything he builds.</w:t>
      </w:r>
    </w:p>
    <w:p w:rsidR="00000000" w:rsidDel="00000000" w:rsidP="00000000" w:rsidRDefault="00000000" w:rsidRPr="00000000" w14:paraId="00000738">
      <w:pPr>
        <w:rPr>
          <w:b w:val="1"/>
          <w:bCs w:val="1"/>
        </w:rPr>
      </w:pPr>
      <w:r w:rsidDel="00000000" w:rsidR="00000000" w:rsidRPr="00000000">
        <w:rPr>
          <w:b w:val="1"/>
          <w:bCs w:val="1"/>
          <w:rtl w:val="0"/>
        </w:rPr>
        <w:t xml:space="preserve">Lock</w:t>
      </w:r>
    </w:p>
    <w:p w:rsidR="00000000" w:rsidDel="00000000" w:rsidP="00000000" w:rsidRDefault="00000000" w:rsidRPr="00000000" w14:paraId="00000739">
      <w:pPr>
        <w:rPr/>
      </w:pPr>
      <w:r w:rsidDel="00000000" w:rsidR="00000000" w:rsidRPr="00000000">
        <w:rPr>
          <w:rtl w:val="0"/>
        </w:rPr>
        <w:t xml:space="preserve">Ownership funds invention.</w:t>
      </w:r>
    </w:p>
    <w:p w:rsidR="00000000" w:rsidDel="00000000" w:rsidP="00000000" w:rsidRDefault="00000000" w:rsidRPr="00000000" w14:paraId="0000073A">
      <w:pPr>
        <w:rPr/>
      </w:pPr>
      <w:r w:rsidDel="00000000" w:rsidR="00000000" w:rsidRPr="00000000">
        <w:rPr>
          <w:rtl w:val="0"/>
        </w:rPr>
        <w:t xml:space="preserve">Someone must accept the risk.</w:t>
      </w:r>
    </w:p>
    <w:p w:rsidR="00000000" w:rsidDel="00000000" w:rsidP="00000000" w:rsidRDefault="00000000" w:rsidRPr="00000000" w14:paraId="0000073B">
      <w:pPr>
        <w:rPr>
          <w:b w:val="1"/>
          <w:bCs w:val="1"/>
        </w:rPr>
      </w:pPr>
      <w:r w:rsidDel="00000000" w:rsidR="00000000" w:rsidRPr="00000000">
        <w:rPr>
          <w:b w:val="1"/>
          <w:bCs w:val="1"/>
          <w:rtl w:val="0"/>
        </w:rPr>
        <w:t xml:space="preserve">Tomas</w:t>
      </w:r>
    </w:p>
    <w:p w:rsidR="00000000" w:rsidDel="00000000" w:rsidP="00000000" w:rsidRDefault="00000000" w:rsidRPr="00000000" w14:paraId="0000073C">
      <w:pPr>
        <w:rPr/>
      </w:pPr>
      <w:r w:rsidDel="00000000" w:rsidR="00000000" w:rsidRPr="00000000">
        <w:rPr>
          <w:rtl w:val="0"/>
        </w:rPr>
        <w:t xml:space="preserve">We accepted the risk.</w:t>
      </w:r>
    </w:p>
    <w:p w:rsidR="00000000" w:rsidDel="00000000" w:rsidP="00000000" w:rsidRDefault="00000000" w:rsidRPr="00000000" w14:paraId="0000073D">
      <w:pPr>
        <w:rPr>
          <w:b w:val="1"/>
          <w:bCs w:val="1"/>
        </w:rPr>
      </w:pPr>
      <w:r w:rsidDel="00000000" w:rsidR="00000000" w:rsidRPr="00000000">
        <w:rPr>
          <w:b w:val="1"/>
          <w:bCs w:val="1"/>
          <w:rtl w:val="0"/>
        </w:rPr>
        <w:t xml:space="preserve">Lock</w:t>
      </w:r>
    </w:p>
    <w:p w:rsidR="00000000" w:rsidDel="00000000" w:rsidP="00000000" w:rsidRDefault="00000000" w:rsidRPr="00000000" w14:paraId="0000073E">
      <w:pPr>
        <w:rPr/>
      </w:pPr>
      <w:r w:rsidDel="00000000" w:rsidR="00000000" w:rsidRPr="00000000">
        <w:rPr>
          <w:rtl w:val="0"/>
        </w:rPr>
        <w:t xml:space="preserve">You accepted wages.</w:t>
      </w:r>
    </w:p>
    <w:p w:rsidR="00000000" w:rsidDel="00000000" w:rsidP="00000000" w:rsidRDefault="00000000" w:rsidRPr="00000000" w14:paraId="0000073F">
      <w:pPr>
        <w:rPr>
          <w:b w:val="1"/>
          <w:bCs w:val="1"/>
        </w:rPr>
      </w:pPr>
      <w:r w:rsidDel="00000000" w:rsidR="00000000" w:rsidRPr="00000000">
        <w:rPr>
          <w:b w:val="1"/>
          <w:bCs w:val="1"/>
          <w:rtl w:val="0"/>
        </w:rPr>
        <w:t xml:space="preserve">Alex</w:t>
      </w:r>
    </w:p>
    <w:p w:rsidR="00000000" w:rsidDel="00000000" w:rsidP="00000000" w:rsidRDefault="00000000" w:rsidRPr="00000000" w14:paraId="00000740">
      <w:pPr>
        <w:rPr/>
      </w:pPr>
      <w:r w:rsidDel="00000000" w:rsidR="00000000" w:rsidRPr="00000000">
        <w:rPr>
          <w:rtl w:val="0"/>
        </w:rPr>
        <w:t xml:space="preserve">And if I don’t sign?</w:t>
      </w:r>
    </w:p>
    <w:p w:rsidR="00000000" w:rsidDel="00000000" w:rsidP="00000000" w:rsidRDefault="00000000" w:rsidRPr="00000000" w14:paraId="00000741">
      <w:pPr>
        <w:rPr>
          <w:b w:val="1"/>
          <w:bCs w:val="1"/>
        </w:rPr>
      </w:pPr>
      <w:r w:rsidDel="00000000" w:rsidR="00000000" w:rsidRPr="00000000">
        <w:rPr>
          <w:b w:val="1"/>
          <w:bCs w:val="1"/>
          <w:rtl w:val="0"/>
        </w:rPr>
        <w:t xml:space="preserve">Lock</w:t>
      </w:r>
    </w:p>
    <w:p w:rsidR="00000000" w:rsidDel="00000000" w:rsidP="00000000" w:rsidRDefault="00000000" w:rsidRPr="00000000" w14:paraId="00000742">
      <w:pPr>
        <w:rPr/>
      </w:pPr>
      <w:r w:rsidDel="00000000" w:rsidR="00000000" w:rsidRPr="00000000">
        <w:rPr>
          <w:rtl w:val="0"/>
        </w:rPr>
        <w:t xml:space="preserve">The debt remains.</w:t>
      </w:r>
    </w:p>
    <w:p w:rsidR="00000000" w:rsidDel="00000000" w:rsidP="00000000" w:rsidRDefault="00000000" w:rsidRPr="00000000" w14:paraId="00000743">
      <w:pPr>
        <w:rPr/>
      </w:pPr>
      <w:r w:rsidDel="00000000" w:rsidR="00000000" w:rsidRPr="00000000">
        <w:rPr>
          <w:rtl w:val="0"/>
        </w:rPr>
        <w:t xml:space="preserve">The patents remain disputed.</w:t>
      </w:r>
    </w:p>
    <w:p w:rsidR="00000000" w:rsidDel="00000000" w:rsidP="00000000" w:rsidRDefault="00000000" w:rsidRPr="00000000" w14:paraId="00000744">
      <w:pPr>
        <w:rPr/>
      </w:pPr>
      <w:r w:rsidDel="00000000" w:rsidR="00000000" w:rsidRPr="00000000">
        <w:rPr>
          <w:rtl w:val="0"/>
        </w:rPr>
        <w:t xml:space="preserve">And your machine never leaves this room.</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rPr>
          <w:b w:val="1"/>
          <w:bCs w:val="1"/>
        </w:rPr>
      </w:pPr>
      <w:r w:rsidDel="00000000" w:rsidR="00000000" w:rsidRPr="00000000">
        <w:rPr>
          <w:b w:val="1"/>
          <w:bCs w:val="1"/>
          <w:rtl w:val="0"/>
        </w:rPr>
        <w:t xml:space="preserve">Panel 5 — The Prototype Activates</w:t>
      </w:r>
    </w:p>
    <w:p w:rsidR="00000000" w:rsidDel="00000000" w:rsidP="00000000" w:rsidRDefault="00000000" w:rsidRPr="00000000" w14:paraId="00000747">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48">
      <w:pPr>
        <w:rPr/>
      </w:pPr>
      <w:r w:rsidDel="00000000" w:rsidR="00000000" w:rsidRPr="00000000">
        <w:rPr>
          <w:rtl w:val="0"/>
        </w:rPr>
        <w:t xml:space="preserve">Alex looks at the collaborators, then at Adrian’s patents. He refuses to sign and activates the prototype.</w:t>
      </w:r>
    </w:p>
    <w:p w:rsidR="00000000" w:rsidDel="00000000" w:rsidP="00000000" w:rsidRDefault="00000000" w:rsidRPr="00000000" w14:paraId="00000749">
      <w:pPr>
        <w:rPr/>
      </w:pPr>
      <w:r w:rsidDel="00000000" w:rsidR="00000000" w:rsidRPr="00000000">
        <w:rPr>
          <w:rtl w:val="0"/>
        </w:rPr>
        <w:t xml:space="preserve">Contaminated water enters the machine. The chambers light in sequence. Clean water emerges. Valuable minerals are separated into transparent collection cells.</w:t>
      </w:r>
    </w:p>
    <w:p w:rsidR="00000000" w:rsidDel="00000000" w:rsidP="00000000" w:rsidRDefault="00000000" w:rsidRPr="00000000" w14:paraId="0000074A">
      <w:pPr>
        <w:rPr/>
      </w:pPr>
      <w:r w:rsidDel="00000000" w:rsidR="00000000" w:rsidRPr="00000000">
        <w:rPr>
          <w:rtl w:val="0"/>
        </w:rPr>
        <w:t xml:space="preserve">Then every system in the workshop goes dark.</w:t>
      </w:r>
    </w:p>
    <w:p w:rsidR="00000000" w:rsidDel="00000000" w:rsidP="00000000" w:rsidRDefault="00000000" w:rsidRPr="00000000" w14:paraId="0000074B">
      <w:pPr>
        <w:rPr/>
      </w:pPr>
      <w:r w:rsidDel="00000000" w:rsidR="00000000" w:rsidRPr="00000000">
        <w:rPr>
          <w:rtl w:val="0"/>
        </w:rPr>
        <w:t xml:space="preserve">A sharp pulse radiates from the prototype.</w:t>
      </w:r>
    </w:p>
    <w:p w:rsidR="00000000" w:rsidDel="00000000" w:rsidP="00000000" w:rsidRDefault="00000000" w:rsidRPr="00000000" w14:paraId="0000074C">
      <w:pPr>
        <w:rPr/>
      </w:pPr>
      <w:r w:rsidDel="00000000" w:rsidR="00000000" w:rsidRPr="00000000">
        <w:rPr>
          <w:rtl w:val="0"/>
        </w:rPr>
        <w:t xml:space="preserve">A hidden beacon awakens somewhere deep beneath Halyard.</w:t>
      </w:r>
    </w:p>
    <w:p w:rsidR="00000000" w:rsidDel="00000000" w:rsidP="00000000" w:rsidRDefault="00000000" w:rsidRPr="00000000" w14:paraId="0000074D">
      <w:pPr>
        <w:rPr>
          <w:b w:val="1"/>
          <w:bCs w:val="1"/>
        </w:rPr>
      </w:pPr>
      <w:r w:rsidDel="00000000" w:rsidR="00000000" w:rsidRPr="00000000">
        <w:rPr>
          <w:b w:val="1"/>
          <w:bCs w:val="1"/>
          <w:rtl w:val="0"/>
        </w:rPr>
        <w:t xml:space="preserve">Alex</w:t>
      </w:r>
    </w:p>
    <w:p w:rsidR="00000000" w:rsidDel="00000000" w:rsidP="00000000" w:rsidRDefault="00000000" w:rsidRPr="00000000" w14:paraId="0000074E">
      <w:pPr>
        <w:rPr/>
      </w:pPr>
      <w:r w:rsidDel="00000000" w:rsidR="00000000" w:rsidRPr="00000000">
        <w:rPr>
          <w:rtl w:val="0"/>
        </w:rPr>
        <w:t xml:space="preserve">My father didn’t build this alone.</w:t>
      </w:r>
    </w:p>
    <w:p w:rsidR="00000000" w:rsidDel="00000000" w:rsidP="00000000" w:rsidRDefault="00000000" w:rsidRPr="00000000" w14:paraId="0000074F">
      <w:pPr>
        <w:rPr/>
      </w:pPr>
      <w:r w:rsidDel="00000000" w:rsidR="00000000" w:rsidRPr="00000000">
        <w:rPr>
          <w:rtl w:val="0"/>
        </w:rPr>
        <w:t xml:space="preserve">Neither did I.</w:t>
      </w:r>
    </w:p>
    <w:p w:rsidR="00000000" w:rsidDel="00000000" w:rsidP="00000000" w:rsidRDefault="00000000" w:rsidRPr="00000000" w14:paraId="00000750">
      <w:pPr>
        <w:rPr/>
      </w:pPr>
      <w:r w:rsidDel="00000000" w:rsidR="00000000" w:rsidRPr="00000000">
        <w:rPr>
          <w:rtl w:val="0"/>
        </w:rPr>
        <w:t xml:space="preserve">He pushes the contract back toward Lock.</w:t>
      </w:r>
    </w:p>
    <w:p w:rsidR="00000000" w:rsidDel="00000000" w:rsidP="00000000" w:rsidRDefault="00000000" w:rsidRPr="00000000" w14:paraId="00000751">
      <w:pPr>
        <w:rPr>
          <w:b w:val="1"/>
          <w:bCs w:val="1"/>
        </w:rPr>
      </w:pPr>
      <w:r w:rsidDel="00000000" w:rsidR="00000000" w:rsidRPr="00000000">
        <w:rPr>
          <w:b w:val="1"/>
          <w:bCs w:val="1"/>
          <w:rtl w:val="0"/>
        </w:rPr>
        <w:t xml:space="preserve">Alex</w:t>
      </w:r>
    </w:p>
    <w:p w:rsidR="00000000" w:rsidDel="00000000" w:rsidP="00000000" w:rsidRDefault="00000000" w:rsidRPr="00000000" w14:paraId="00000752">
      <w:pPr>
        <w:rPr/>
      </w:pPr>
      <w:r w:rsidDel="00000000" w:rsidR="00000000" w:rsidRPr="00000000">
        <w:rPr>
          <w:rtl w:val="0"/>
        </w:rPr>
        <w:t xml:space="preserve">I’m not signing away people I just found.</w:t>
      </w:r>
    </w:p>
    <w:p w:rsidR="00000000" w:rsidDel="00000000" w:rsidP="00000000" w:rsidRDefault="00000000" w:rsidRPr="00000000" w14:paraId="00000753">
      <w:pPr>
        <w:rPr>
          <w:b w:val="1"/>
          <w:bCs w:val="1"/>
        </w:rPr>
      </w:pPr>
      <w:r w:rsidDel="00000000" w:rsidR="00000000" w:rsidRPr="00000000">
        <w:rPr>
          <w:b w:val="1"/>
          <w:bCs w:val="1"/>
          <w:rtl w:val="0"/>
        </w:rPr>
        <w:t xml:space="preserve">Bi11bot</w:t>
      </w:r>
    </w:p>
    <w:p w:rsidR="00000000" w:rsidDel="00000000" w:rsidP="00000000" w:rsidRDefault="00000000" w:rsidRPr="00000000" w14:paraId="00000754">
      <w:pPr>
        <w:rPr/>
      </w:pPr>
      <w:r w:rsidDel="00000000" w:rsidR="00000000" w:rsidRPr="00000000">
        <w:rPr>
          <w:rtl w:val="0"/>
        </w:rPr>
        <w:t xml:space="preserve">Prototype stable.</w:t>
      </w:r>
    </w:p>
    <w:p w:rsidR="00000000" w:rsidDel="00000000" w:rsidP="00000000" w:rsidRDefault="00000000" w:rsidRPr="00000000" w14:paraId="00000755">
      <w:pPr>
        <w:rPr/>
      </w:pPr>
      <w:r w:rsidDel="00000000" w:rsidR="00000000" w:rsidRPr="00000000">
        <w:rPr>
          <w:rtl w:val="0"/>
        </w:rPr>
        <w:t xml:space="preserve">Water purity: ninety-nine point nine seven percent.</w:t>
      </w:r>
    </w:p>
    <w:p w:rsidR="00000000" w:rsidDel="00000000" w:rsidP="00000000" w:rsidRDefault="00000000" w:rsidRPr="00000000" w14:paraId="00000756">
      <w:pPr>
        <w:rPr/>
      </w:pPr>
      <w:r w:rsidDel="00000000" w:rsidR="00000000" w:rsidRPr="00000000">
        <w:rPr>
          <w:rtl w:val="0"/>
        </w:rPr>
        <w:t xml:space="preserve">A second signal appears.</w:t>
      </w:r>
    </w:p>
    <w:p w:rsidR="00000000" w:rsidDel="00000000" w:rsidP="00000000" w:rsidRDefault="00000000" w:rsidRPr="00000000" w14:paraId="00000757">
      <w:pPr>
        <w:rPr>
          <w:b w:val="1"/>
          <w:bCs w:val="1"/>
        </w:rPr>
      </w:pPr>
      <w:r w:rsidDel="00000000" w:rsidR="00000000" w:rsidRPr="00000000">
        <w:rPr>
          <w:b w:val="1"/>
          <w:bCs w:val="1"/>
          <w:rtl w:val="0"/>
        </w:rPr>
        <w:t xml:space="preserve">Bi11bot</w:t>
      </w:r>
    </w:p>
    <w:p w:rsidR="00000000" w:rsidDel="00000000" w:rsidP="00000000" w:rsidRDefault="00000000" w:rsidRPr="00000000" w14:paraId="00000758">
      <w:pPr>
        <w:rPr/>
      </w:pPr>
      <w:r w:rsidDel="00000000" w:rsidR="00000000" w:rsidRPr="00000000">
        <w:rPr>
          <w:rtl w:val="0"/>
        </w:rPr>
        <w:t xml:space="preserve">And something has been awakened.</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Panel 6 — The Maker’s Seal Responds</w:t>
      </w:r>
    </w:p>
    <w:p w:rsidR="00000000" w:rsidDel="00000000" w:rsidP="00000000" w:rsidRDefault="00000000" w:rsidRPr="00000000" w14:paraId="0000075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5C">
      <w:pPr>
        <w:rPr/>
      </w:pPr>
      <w:r w:rsidDel="00000000" w:rsidR="00000000" w:rsidRPr="00000000">
        <w:rPr>
          <w:rtl w:val="0"/>
        </w:rPr>
        <w:t xml:space="preserve">Far beneath the oldest Charter House registry, a small physical device awakens inside a secured vault.</w:t>
      </w:r>
    </w:p>
    <w:p w:rsidR="00000000" w:rsidDel="00000000" w:rsidP="00000000" w:rsidRDefault="00000000" w:rsidRPr="00000000" w14:paraId="0000075D">
      <w:pPr>
        <w:rPr/>
      </w:pPr>
      <w:r w:rsidDel="00000000" w:rsidR="00000000" w:rsidRPr="00000000">
        <w:rPr>
          <w:rtl w:val="0"/>
        </w:rPr>
        <w:t xml:space="preserve">The Maker’s Seal is a dense, palm-sized piece of hardware – part stamp, part scanner, part cryptographic registry. Its surface contains three interlocking rings. One ring begins to glow.</w:t>
      </w:r>
    </w:p>
    <w:p w:rsidR="00000000" w:rsidDel="00000000" w:rsidP="00000000" w:rsidRDefault="00000000" w:rsidRPr="00000000" w14:paraId="0000075E">
      <w:pPr>
        <w:rPr/>
      </w:pPr>
      <w:r w:rsidDel="00000000" w:rsidR="00000000" w:rsidRPr="00000000">
        <w:rPr>
          <w:rtl w:val="0"/>
        </w:rPr>
        <w:t xml:space="preserve">On its internal display:</w:t>
      </w:r>
    </w:p>
    <w:p w:rsidR="00000000" w:rsidDel="00000000" w:rsidP="00000000" w:rsidRDefault="00000000" w:rsidRPr="00000000" w14:paraId="0000075F">
      <w:pPr>
        <w:rPr/>
      </w:pPr>
      <w:r w:rsidDel="00000000" w:rsidR="00000000" w:rsidRPr="00000000">
        <w:rPr>
          <w:b w:val="1"/>
          <w:bCs w:val="1"/>
          <w:rtl w:val="0"/>
        </w:rPr>
        <w:t xml:space="preserve">PHANTUM PROTOCOL DETECTED</w:t>
      </w:r>
      <w:r w:rsidDel="00000000" w:rsidR="00000000" w:rsidRPr="00000000">
        <w:rPr>
          <w:rtl w:val="0"/>
        </w:rPr>
      </w:r>
    </w:p>
    <w:p w:rsidR="00000000" w:rsidDel="00000000" w:rsidP="00000000" w:rsidRDefault="00000000" w:rsidRPr="00000000" w14:paraId="00000760">
      <w:pPr>
        <w:rPr/>
      </w:pPr>
      <w:r w:rsidDel="00000000" w:rsidR="00000000" w:rsidRPr="00000000">
        <w:rPr>
          <w:b w:val="1"/>
          <w:bCs w:val="1"/>
          <w:rtl w:val="0"/>
        </w:rPr>
        <w:t xml:space="preserve">NEW INVENTION VERIFIED</w:t>
      </w:r>
      <w:r w:rsidDel="00000000" w:rsidR="00000000" w:rsidRPr="00000000">
        <w:rPr>
          <w:rtl w:val="0"/>
        </w:rPr>
      </w:r>
    </w:p>
    <w:p w:rsidR="00000000" w:rsidDel="00000000" w:rsidP="00000000" w:rsidRDefault="00000000" w:rsidRPr="00000000" w14:paraId="00000761">
      <w:pPr>
        <w:rPr/>
      </w:pPr>
      <w:r w:rsidDel="00000000" w:rsidR="00000000" w:rsidRPr="00000000">
        <w:rPr>
          <w:b w:val="1"/>
          <w:bCs w:val="1"/>
          <w:rtl w:val="0"/>
        </w:rPr>
        <w:t xml:space="preserve">MULTIPLE CONTRIBUTORS PRESENT</w:t>
      </w:r>
      <w:r w:rsidDel="00000000" w:rsidR="00000000" w:rsidRPr="00000000">
        <w:rPr>
          <w:rtl w:val="0"/>
        </w:rPr>
      </w:r>
    </w:p>
    <w:p w:rsidR="00000000" w:rsidDel="00000000" w:rsidP="00000000" w:rsidRDefault="00000000" w:rsidRPr="00000000" w14:paraId="00000762">
      <w:pPr>
        <w:rPr/>
      </w:pPr>
      <w:r w:rsidDel="00000000" w:rsidR="00000000" w:rsidRPr="00000000">
        <w:rPr>
          <w:b w:val="1"/>
          <w:bCs w:val="1"/>
          <w:rtl w:val="0"/>
        </w:rPr>
        <w:t xml:space="preserve">PROVENANCE AUDIT INITIATED</w:t>
      </w: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b w:val="1"/>
          <w:bCs w:val="1"/>
          <w:rtl w:val="0"/>
        </w:rPr>
        <w:t xml:space="preserve">Bi11bot</w:t>
      </w:r>
    </w:p>
    <w:p w:rsidR="00000000" w:rsidDel="00000000" w:rsidP="00000000" w:rsidRDefault="00000000" w:rsidRPr="00000000" w14:paraId="00000764">
      <w:pPr>
        <w:rPr/>
      </w:pPr>
      <w:r w:rsidDel="00000000" w:rsidR="00000000" w:rsidRPr="00000000">
        <w:rPr>
          <w:rtl w:val="0"/>
        </w:rPr>
        <w:t xml:space="preserve">Your father left a backdoor in the Seal.</w:t>
      </w:r>
    </w:p>
    <w:p w:rsidR="00000000" w:rsidDel="00000000" w:rsidP="00000000" w:rsidRDefault="00000000" w:rsidRPr="00000000" w14:paraId="00000765">
      <w:pPr>
        <w:rPr>
          <w:b w:val="1"/>
          <w:bCs w:val="1"/>
        </w:rPr>
      </w:pPr>
      <w:r w:rsidDel="00000000" w:rsidR="00000000" w:rsidRPr="00000000">
        <w:rPr>
          <w:b w:val="1"/>
          <w:bCs w:val="1"/>
          <w:rtl w:val="0"/>
        </w:rPr>
        <w:t xml:space="preserve">Ada</w:t>
      </w:r>
    </w:p>
    <w:p w:rsidR="00000000" w:rsidDel="00000000" w:rsidP="00000000" w:rsidRDefault="00000000" w:rsidRPr="00000000" w14:paraId="00000766">
      <w:pPr>
        <w:rPr/>
      </w:pPr>
      <w:r w:rsidDel="00000000" w:rsidR="00000000" w:rsidRPr="00000000">
        <w:rPr>
          <w:rtl w:val="0"/>
        </w:rPr>
        <w:t xml:space="preserve">A code?</w:t>
      </w:r>
    </w:p>
    <w:p w:rsidR="00000000" w:rsidDel="00000000" w:rsidP="00000000" w:rsidRDefault="00000000" w:rsidRPr="00000000" w14:paraId="00000767">
      <w:pPr>
        <w:rPr>
          <w:b w:val="1"/>
          <w:bCs w:val="1"/>
        </w:rPr>
      </w:pPr>
      <w:r w:rsidDel="00000000" w:rsidR="00000000" w:rsidRPr="00000000">
        <w:rPr>
          <w:b w:val="1"/>
          <w:bCs w:val="1"/>
          <w:rtl w:val="0"/>
        </w:rPr>
        <w:t xml:space="preserve">Bi11bot</w:t>
      </w:r>
    </w:p>
    <w:p w:rsidR="00000000" w:rsidDel="00000000" w:rsidP="00000000" w:rsidRDefault="00000000" w:rsidRPr="00000000" w14:paraId="00000768">
      <w:pPr>
        <w:rPr/>
      </w:pPr>
      <w:r w:rsidDel="00000000" w:rsidR="00000000" w:rsidRPr="00000000">
        <w:rPr>
          <w:rtl w:val="0"/>
        </w:rPr>
        <w:t xml:space="preserve">Better.</w:t>
      </w:r>
    </w:p>
    <w:p w:rsidR="00000000" w:rsidDel="00000000" w:rsidP="00000000" w:rsidRDefault="00000000" w:rsidRPr="00000000" w14:paraId="00000769">
      <w:pPr>
        <w:rPr/>
      </w:pPr>
      <w:r w:rsidDel="00000000" w:rsidR="00000000" w:rsidRPr="00000000">
        <w:rPr>
          <w:rtl w:val="0"/>
        </w:rPr>
        <w:t xml:space="preserve">A requirement.</w:t>
      </w:r>
    </w:p>
    <w:p w:rsidR="00000000" w:rsidDel="00000000" w:rsidP="00000000" w:rsidRDefault="00000000" w:rsidRPr="00000000" w14:paraId="0000076A">
      <w:pPr>
        <w:rPr>
          <w:b w:val="1"/>
          <w:bCs w:val="1"/>
        </w:rPr>
      </w:pPr>
      <w:r w:rsidDel="00000000" w:rsidR="00000000" w:rsidRPr="00000000">
        <w:rPr>
          <w:b w:val="1"/>
          <w:bCs w:val="1"/>
          <w:rtl w:val="0"/>
        </w:rPr>
        <w:t xml:space="preserve">Alex</w:t>
      </w:r>
    </w:p>
    <w:p w:rsidR="00000000" w:rsidDel="00000000" w:rsidP="00000000" w:rsidRDefault="00000000" w:rsidRPr="00000000" w14:paraId="0000076B">
      <w:pPr>
        <w:rPr/>
      </w:pPr>
      <w:r w:rsidDel="00000000" w:rsidR="00000000" w:rsidRPr="00000000">
        <w:rPr>
          <w:rtl w:val="0"/>
        </w:rPr>
        <w:t xml:space="preserve">What requirement?</w:t>
      </w:r>
    </w:p>
    <w:p w:rsidR="00000000" w:rsidDel="00000000" w:rsidP="00000000" w:rsidRDefault="00000000" w:rsidRPr="00000000" w14:paraId="0000076C">
      <w:pPr>
        <w:rPr>
          <w:b w:val="1"/>
          <w:bCs w:val="1"/>
        </w:rPr>
      </w:pPr>
      <w:r w:rsidDel="00000000" w:rsidR="00000000" w:rsidRPr="00000000">
        <w:rPr>
          <w:b w:val="1"/>
          <w:bCs w:val="1"/>
          <w:rtl w:val="0"/>
        </w:rPr>
        <w:t xml:space="preserve">Bi11bot</w:t>
      </w:r>
    </w:p>
    <w:p w:rsidR="00000000" w:rsidDel="00000000" w:rsidP="00000000" w:rsidRDefault="00000000" w:rsidRPr="00000000" w14:paraId="0000076D">
      <w:pPr>
        <w:rPr/>
      </w:pPr>
      <w:r w:rsidDel="00000000" w:rsidR="00000000" w:rsidRPr="00000000">
        <w:rPr>
          <w:rtl w:val="0"/>
        </w:rPr>
        <w:t xml:space="preserve">That someone create something new from the work he began…</w:t>
      </w:r>
    </w:p>
    <w:p w:rsidR="00000000" w:rsidDel="00000000" w:rsidP="00000000" w:rsidRDefault="00000000" w:rsidRPr="00000000" w14:paraId="0000076E">
      <w:pPr>
        <w:rPr/>
      </w:pPr>
      <w:r w:rsidDel="00000000" w:rsidR="00000000" w:rsidRPr="00000000">
        <w:rPr>
          <w:rtl w:val="0"/>
        </w:rPr>
        <w:t xml:space="preserve">and recognize everyone who helped create it.</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PAGE 4 — RIGHTFUL OWNERSHIP</w:t>
      </w:r>
    </w:p>
    <w:p w:rsidR="00000000" w:rsidDel="00000000" w:rsidP="00000000" w:rsidRDefault="00000000" w:rsidRPr="00000000" w14:paraId="00000772">
      <w:pPr>
        <w:rPr>
          <w:b w:val="1"/>
          <w:bCs w:val="1"/>
        </w:rPr>
      </w:pPr>
      <w:r w:rsidDel="00000000" w:rsidR="00000000" w:rsidRPr="00000000">
        <w:rPr>
          <w:b w:val="1"/>
          <w:bCs w:val="1"/>
          <w:rtl w:val="0"/>
        </w:rPr>
        <w:t xml:space="preserve">Panel 1 — Recovering the Seal</w:t>
      </w:r>
    </w:p>
    <w:p w:rsidR="00000000" w:rsidDel="00000000" w:rsidP="00000000" w:rsidRDefault="00000000" w:rsidRPr="00000000" w14:paraId="0000077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74">
      <w:pPr>
        <w:rPr/>
      </w:pPr>
      <w:r w:rsidDel="00000000" w:rsidR="00000000" w:rsidRPr="00000000">
        <w:rPr>
          <w:rtl w:val="0"/>
        </w:rPr>
        <w:t xml:space="preserve">The beacon leads Alex, Ada, Bi11bot, and the collaborators into the subterranean ownership registry beneath Halyard. Rows of old servers and mechanical ledgers surround a central vault integrated into Alpha’s system.</w:t>
      </w:r>
    </w:p>
    <w:p w:rsidR="00000000" w:rsidDel="00000000" w:rsidP="00000000" w:rsidRDefault="00000000" w:rsidRPr="00000000" w14:paraId="00000775">
      <w:pPr>
        <w:rPr/>
      </w:pPr>
      <w:r w:rsidDel="00000000" w:rsidR="00000000" w:rsidRPr="00000000">
        <w:rPr>
          <w:rtl w:val="0"/>
        </w:rPr>
        <w:t xml:space="preserve">The vault opens because the newly verified invention has authenticated the original contributor chain.</w:t>
      </w:r>
    </w:p>
    <w:p w:rsidR="00000000" w:rsidDel="00000000" w:rsidP="00000000" w:rsidRDefault="00000000" w:rsidRPr="00000000" w14:paraId="00000776">
      <w:pPr>
        <w:rPr/>
      </w:pPr>
      <w:r w:rsidDel="00000000" w:rsidR="00000000" w:rsidRPr="00000000">
        <w:rPr>
          <w:rtl w:val="0"/>
        </w:rPr>
        <w:t xml:space="preserve">Inside sits the Maker’s Seal.</w:t>
      </w:r>
    </w:p>
    <w:p w:rsidR="00000000" w:rsidDel="00000000" w:rsidP="00000000" w:rsidRDefault="00000000" w:rsidRPr="00000000" w14:paraId="00000777">
      <w:pPr>
        <w:rPr>
          <w:b w:val="1"/>
          <w:bCs w:val="1"/>
        </w:rPr>
      </w:pPr>
      <w:r w:rsidDel="00000000" w:rsidR="00000000" w:rsidRPr="00000000">
        <w:rPr>
          <w:b w:val="1"/>
          <w:bCs w:val="1"/>
          <w:rtl w:val="0"/>
        </w:rPr>
        <w:t xml:space="preserve">Alex</w:t>
      </w:r>
    </w:p>
    <w:p w:rsidR="00000000" w:rsidDel="00000000" w:rsidP="00000000" w:rsidRDefault="00000000" w:rsidRPr="00000000" w14:paraId="00000778">
      <w:pPr>
        <w:rPr/>
      </w:pPr>
      <w:r w:rsidDel="00000000" w:rsidR="00000000" w:rsidRPr="00000000">
        <w:rPr>
          <w:rtl w:val="0"/>
        </w:rPr>
        <w:t xml:space="preserve">Someone hid it here?</w:t>
      </w:r>
    </w:p>
    <w:p w:rsidR="00000000" w:rsidDel="00000000" w:rsidP="00000000" w:rsidRDefault="00000000" w:rsidRPr="00000000" w14:paraId="00000779">
      <w:pPr>
        <w:rPr>
          <w:b w:val="1"/>
          <w:bCs w:val="1"/>
        </w:rPr>
      </w:pPr>
      <w:r w:rsidDel="00000000" w:rsidR="00000000" w:rsidRPr="00000000">
        <w:rPr>
          <w:b w:val="1"/>
          <w:bCs w:val="1"/>
          <w:rtl w:val="0"/>
        </w:rPr>
        <w:t xml:space="preserve">Jalen</w:t>
      </w:r>
    </w:p>
    <w:p w:rsidR="00000000" w:rsidDel="00000000" w:rsidP="00000000" w:rsidRDefault="00000000" w:rsidRPr="00000000" w14:paraId="0000077A">
      <w:pPr>
        <w:rPr/>
      </w:pPr>
      <w:r w:rsidDel="00000000" w:rsidR="00000000" w:rsidRPr="00000000">
        <w:rPr>
          <w:rtl w:val="0"/>
        </w:rPr>
        <w:t xml:space="preserve">No.</w:t>
      </w:r>
    </w:p>
    <w:p w:rsidR="00000000" w:rsidDel="00000000" w:rsidP="00000000" w:rsidRDefault="00000000" w:rsidRPr="00000000" w14:paraId="0000077B">
      <w:pPr>
        <w:rPr/>
      </w:pPr>
      <w:r w:rsidDel="00000000" w:rsidR="00000000" w:rsidRPr="00000000">
        <w:rPr>
          <w:rtl w:val="0"/>
        </w:rPr>
        <w:t xml:space="preserve">Someone connected it to the registry.</w:t>
      </w:r>
    </w:p>
    <w:p w:rsidR="00000000" w:rsidDel="00000000" w:rsidP="00000000" w:rsidRDefault="00000000" w:rsidRPr="00000000" w14:paraId="0000077C">
      <w:pPr>
        <w:rPr>
          <w:b w:val="1"/>
          <w:bCs w:val="1"/>
        </w:rPr>
      </w:pPr>
      <w:r w:rsidDel="00000000" w:rsidR="00000000" w:rsidRPr="00000000">
        <w:rPr>
          <w:b w:val="1"/>
          <w:bCs w:val="1"/>
          <w:rtl w:val="0"/>
        </w:rPr>
        <w:t xml:space="preserve">Lina</w:t>
      </w:r>
    </w:p>
    <w:p w:rsidR="00000000" w:rsidDel="00000000" w:rsidP="00000000" w:rsidRDefault="00000000" w:rsidRPr="00000000" w14:paraId="0000077D">
      <w:pPr>
        <w:rPr/>
      </w:pPr>
      <w:r w:rsidDel="00000000" w:rsidR="00000000" w:rsidRPr="00000000">
        <w:rPr>
          <w:rtl w:val="0"/>
        </w:rPr>
        <w:t xml:space="preserve">They’ve been using part of it.</w:t>
      </w:r>
    </w:p>
    <w:p w:rsidR="00000000" w:rsidDel="00000000" w:rsidP="00000000" w:rsidRDefault="00000000" w:rsidRPr="00000000" w14:paraId="0000077E">
      <w:pPr>
        <w:rPr>
          <w:b w:val="1"/>
          <w:bCs w:val="1"/>
        </w:rPr>
      </w:pPr>
      <w:r w:rsidDel="00000000" w:rsidR="00000000" w:rsidRPr="00000000">
        <w:rPr>
          <w:b w:val="1"/>
          <w:bCs w:val="1"/>
          <w:rtl w:val="0"/>
        </w:rPr>
        <w:t xml:space="preserve">Ada</w:t>
      </w:r>
    </w:p>
    <w:p w:rsidR="00000000" w:rsidDel="00000000" w:rsidP="00000000" w:rsidRDefault="00000000" w:rsidRPr="00000000" w14:paraId="0000077F">
      <w:pPr>
        <w:rPr/>
      </w:pPr>
      <w:r w:rsidDel="00000000" w:rsidR="00000000" w:rsidRPr="00000000">
        <w:rPr>
          <w:rtl w:val="0"/>
        </w:rPr>
        <w:t xml:space="preserve">To validate House ownership.</w:t>
      </w:r>
    </w:p>
    <w:p w:rsidR="00000000" w:rsidDel="00000000" w:rsidP="00000000" w:rsidRDefault="00000000" w:rsidRPr="00000000" w14:paraId="00000780">
      <w:pPr>
        <w:rPr>
          <w:b w:val="1"/>
          <w:bCs w:val="1"/>
        </w:rPr>
      </w:pPr>
      <w:r w:rsidDel="00000000" w:rsidR="00000000" w:rsidRPr="00000000">
        <w:rPr>
          <w:b w:val="1"/>
          <w:bCs w:val="1"/>
          <w:rtl w:val="0"/>
        </w:rPr>
        <w:t xml:space="preserve">Bi11bot</w:t>
      </w:r>
    </w:p>
    <w:p w:rsidR="00000000" w:rsidDel="00000000" w:rsidP="00000000" w:rsidRDefault="00000000" w:rsidRPr="00000000" w14:paraId="00000781">
      <w:pPr>
        <w:rPr/>
      </w:pPr>
      <w:r w:rsidDel="00000000" w:rsidR="00000000" w:rsidRPr="00000000">
        <w:rPr>
          <w:rtl w:val="0"/>
        </w:rPr>
        <w:t xml:space="preserve">While suppressing the records that showed who actually created the value.</w:t>
      </w:r>
    </w:p>
    <w:p w:rsidR="00000000" w:rsidDel="00000000" w:rsidP="00000000" w:rsidRDefault="00000000" w:rsidRPr="00000000" w14:paraId="00000782">
      <w:pPr>
        <w:rPr>
          <w:b w:val="1"/>
          <w:bCs w:val="1"/>
        </w:rPr>
      </w:pPr>
      <w:r w:rsidDel="00000000" w:rsidR="00000000" w:rsidRPr="00000000">
        <w:rPr>
          <w:b w:val="1"/>
          <w:bCs w:val="1"/>
          <w:rtl w:val="0"/>
        </w:rPr>
        <w:t xml:space="preserve">Alex</w:t>
      </w:r>
    </w:p>
    <w:p w:rsidR="00000000" w:rsidDel="00000000" w:rsidP="00000000" w:rsidRDefault="00000000" w:rsidRPr="00000000" w14:paraId="00000783">
      <w:pPr>
        <w:rPr/>
      </w:pPr>
      <w:r w:rsidDel="00000000" w:rsidR="00000000" w:rsidRPr="00000000">
        <w:rPr>
          <w:rtl w:val="0"/>
        </w:rPr>
        <w:t xml:space="preserve">They didn’t steal the Seal.  They stole its purpose.</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rPr>
          <w:b w:val="1"/>
          <w:bCs w:val="1"/>
        </w:rPr>
      </w:pPr>
      <w:r w:rsidDel="00000000" w:rsidR="00000000" w:rsidRPr="00000000">
        <w:rPr>
          <w:b w:val="1"/>
          <w:bCs w:val="1"/>
          <w:rtl w:val="0"/>
        </w:rPr>
        <w:t xml:space="preserve">Panel 2 — The Constitutional Registry</w:t>
      </w:r>
    </w:p>
    <w:p w:rsidR="00000000" w:rsidDel="00000000" w:rsidP="00000000" w:rsidRDefault="00000000" w:rsidRPr="00000000" w14:paraId="00000786">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87">
      <w:pPr>
        <w:rPr/>
      </w:pPr>
      <w:r w:rsidDel="00000000" w:rsidR="00000000" w:rsidRPr="00000000">
        <w:rPr>
          <w:rtl w:val="0"/>
        </w:rPr>
        <w:t xml:space="preserve">Alex lifts the Maker’s Seal. It connects physically and digitally with the registry. The device projects a vast web of products, patents, services, factories, and infrastructure across Halyard.</w:t>
      </w:r>
    </w:p>
    <w:p w:rsidR="00000000" w:rsidDel="00000000" w:rsidP="00000000" w:rsidRDefault="00000000" w:rsidRPr="00000000" w14:paraId="00000788">
      <w:pPr>
        <w:rPr/>
      </w:pPr>
      <w:r w:rsidDel="00000000" w:rsidR="00000000" w:rsidRPr="00000000">
        <w:rPr>
          <w:rtl w:val="0"/>
        </w:rPr>
        <w:t xml:space="preserve">Each asset reveals layers of contribution:</w:t>
      </w:r>
    </w:p>
    <w:p w:rsidR="00000000" w:rsidDel="00000000" w:rsidP="00000000" w:rsidRDefault="00000000" w:rsidRPr="00000000" w14:paraId="00000789">
      <w:pPr>
        <w:numPr>
          <w:ilvl w:val="0"/>
          <w:numId w:val="34"/>
        </w:numPr>
        <w:ind w:left="720" w:hanging="360"/>
        <w:rPr/>
      </w:pPr>
      <w:r w:rsidDel="00000000" w:rsidR="00000000" w:rsidRPr="00000000">
        <w:rPr>
          <w:rtl w:val="0"/>
        </w:rPr>
        <w:t xml:space="preserve">original inventors </w:t>
      </w:r>
    </w:p>
    <w:p w:rsidR="00000000" w:rsidDel="00000000" w:rsidP="00000000" w:rsidRDefault="00000000" w:rsidRPr="00000000" w14:paraId="0000078A">
      <w:pPr>
        <w:numPr>
          <w:ilvl w:val="0"/>
          <w:numId w:val="34"/>
        </w:numPr>
        <w:ind w:left="720" w:hanging="360"/>
        <w:rPr/>
      </w:pPr>
      <w:r w:rsidDel="00000000" w:rsidR="00000000" w:rsidRPr="00000000">
        <w:rPr>
          <w:rtl w:val="0"/>
        </w:rPr>
        <w:t xml:space="preserve">technicians </w:t>
      </w:r>
    </w:p>
    <w:p w:rsidR="00000000" w:rsidDel="00000000" w:rsidP="00000000" w:rsidRDefault="00000000" w:rsidRPr="00000000" w14:paraId="0000078B">
      <w:pPr>
        <w:numPr>
          <w:ilvl w:val="0"/>
          <w:numId w:val="34"/>
        </w:numPr>
        <w:ind w:left="720" w:hanging="360"/>
        <w:rPr/>
      </w:pPr>
      <w:r w:rsidDel="00000000" w:rsidR="00000000" w:rsidRPr="00000000">
        <w:rPr>
          <w:rtl w:val="0"/>
        </w:rPr>
        <w:t xml:space="preserve">investors </w:t>
      </w:r>
    </w:p>
    <w:p w:rsidR="00000000" w:rsidDel="00000000" w:rsidP="00000000" w:rsidRDefault="00000000" w:rsidRPr="00000000" w14:paraId="0000078C">
      <w:pPr>
        <w:numPr>
          <w:ilvl w:val="0"/>
          <w:numId w:val="34"/>
        </w:numPr>
        <w:ind w:left="720" w:hanging="360"/>
        <w:rPr/>
      </w:pPr>
      <w:r w:rsidDel="00000000" w:rsidR="00000000" w:rsidRPr="00000000">
        <w:rPr>
          <w:rtl w:val="0"/>
        </w:rPr>
        <w:t xml:space="preserve">apprentices </w:t>
      </w:r>
    </w:p>
    <w:p w:rsidR="00000000" w:rsidDel="00000000" w:rsidP="00000000" w:rsidRDefault="00000000" w:rsidRPr="00000000" w14:paraId="0000078D">
      <w:pPr>
        <w:numPr>
          <w:ilvl w:val="0"/>
          <w:numId w:val="34"/>
        </w:numPr>
        <w:ind w:left="720" w:hanging="360"/>
        <w:rPr/>
      </w:pPr>
      <w:r w:rsidDel="00000000" w:rsidR="00000000" w:rsidRPr="00000000">
        <w:rPr>
          <w:rtl w:val="0"/>
        </w:rPr>
        <w:t xml:space="preserve">community testers </w:t>
      </w:r>
    </w:p>
    <w:p w:rsidR="00000000" w:rsidDel="00000000" w:rsidP="00000000" w:rsidRDefault="00000000" w:rsidRPr="00000000" w14:paraId="0000078E">
      <w:pPr>
        <w:numPr>
          <w:ilvl w:val="0"/>
          <w:numId w:val="34"/>
        </w:numPr>
        <w:ind w:left="720" w:hanging="360"/>
        <w:rPr/>
      </w:pPr>
      <w:r w:rsidDel="00000000" w:rsidR="00000000" w:rsidRPr="00000000">
        <w:rPr>
          <w:rtl w:val="0"/>
        </w:rPr>
        <w:t xml:space="preserve">researchers </w:t>
      </w:r>
    </w:p>
    <w:p w:rsidR="00000000" w:rsidDel="00000000" w:rsidP="00000000" w:rsidRDefault="00000000" w:rsidRPr="00000000" w14:paraId="0000078F">
      <w:pPr>
        <w:numPr>
          <w:ilvl w:val="0"/>
          <w:numId w:val="34"/>
        </w:numPr>
        <w:ind w:left="720" w:hanging="360"/>
        <w:rPr/>
      </w:pPr>
      <w:r w:rsidDel="00000000" w:rsidR="00000000" w:rsidRPr="00000000">
        <w:rPr>
          <w:rtl w:val="0"/>
        </w:rPr>
        <w:t xml:space="preserve">risk capital </w:t>
      </w:r>
    </w:p>
    <w:p w:rsidR="00000000" w:rsidDel="00000000" w:rsidP="00000000" w:rsidRDefault="00000000" w:rsidRPr="00000000" w14:paraId="00000790">
      <w:pPr>
        <w:numPr>
          <w:ilvl w:val="0"/>
          <w:numId w:val="34"/>
        </w:numPr>
        <w:ind w:left="720" w:hanging="360"/>
        <w:rPr/>
      </w:pPr>
      <w:r w:rsidDel="00000000" w:rsidR="00000000" w:rsidRPr="00000000">
        <w:rPr>
          <w:rtl w:val="0"/>
        </w:rPr>
        <w:t xml:space="preserve">later improvements </w:t>
      </w:r>
    </w:p>
    <w:p w:rsidR="00000000" w:rsidDel="00000000" w:rsidP="00000000" w:rsidRDefault="00000000" w:rsidRPr="00000000" w14:paraId="00000791">
      <w:pPr>
        <w:rPr/>
      </w:pPr>
      <w:r w:rsidDel="00000000" w:rsidR="00000000" w:rsidRPr="00000000">
        <w:rPr>
          <w:rtl w:val="0"/>
        </w:rPr>
        <w:t xml:space="preserve">Many names hidden beneath Charter House ownership begin reappearing.</w:t>
      </w:r>
    </w:p>
    <w:p w:rsidR="00000000" w:rsidDel="00000000" w:rsidP="00000000" w:rsidRDefault="00000000" w:rsidRPr="00000000" w14:paraId="00000792">
      <w:pPr>
        <w:rPr>
          <w:b w:val="1"/>
          <w:bCs w:val="1"/>
        </w:rPr>
      </w:pPr>
      <w:r w:rsidDel="00000000" w:rsidR="00000000" w:rsidRPr="00000000">
        <w:rPr>
          <w:b w:val="1"/>
          <w:bCs w:val="1"/>
          <w:rtl w:val="0"/>
        </w:rPr>
        <w:t xml:space="preserve">Maker’s Seal Interface</w:t>
      </w:r>
    </w:p>
    <w:p w:rsidR="00000000" w:rsidDel="00000000" w:rsidP="00000000" w:rsidRDefault="00000000" w:rsidRPr="00000000" w14:paraId="00000793">
      <w:pPr>
        <w:rPr/>
      </w:pPr>
      <w:r w:rsidDel="00000000" w:rsidR="00000000" w:rsidRPr="00000000">
        <w:rPr>
          <w:rtl w:val="0"/>
        </w:rPr>
        <w:t xml:space="preserve">ORIGINAL PROVENANCE RESTORED.</w:t>
      </w:r>
    </w:p>
    <w:p w:rsidR="00000000" w:rsidDel="00000000" w:rsidP="00000000" w:rsidRDefault="00000000" w:rsidRPr="00000000" w14:paraId="00000794">
      <w:pPr>
        <w:rPr/>
      </w:pPr>
      <w:r w:rsidDel="00000000" w:rsidR="00000000" w:rsidRPr="00000000">
        <w:rPr>
          <w:rtl w:val="0"/>
        </w:rPr>
        <w:t xml:space="preserve">CONTRIBUTION RECORDS RECONSTRUCTED.</w:t>
      </w:r>
    </w:p>
    <w:p w:rsidR="00000000" w:rsidDel="00000000" w:rsidP="00000000" w:rsidRDefault="00000000" w:rsidRPr="00000000" w14:paraId="00000795">
      <w:pPr>
        <w:rPr/>
      </w:pPr>
      <w:r w:rsidDel="00000000" w:rsidR="00000000" w:rsidRPr="00000000">
        <w:rPr>
          <w:rtl w:val="0"/>
        </w:rPr>
        <w:t xml:space="preserve">DISPUTED OWNERSHIP DETECTED ACROSS 71.3 PERCENT OF REGISTERED ASSETS.</w:t>
      </w:r>
    </w:p>
    <w:p w:rsidR="00000000" w:rsidDel="00000000" w:rsidP="00000000" w:rsidRDefault="00000000" w:rsidRPr="00000000" w14:paraId="00000796">
      <w:pPr>
        <w:rPr>
          <w:b w:val="1"/>
          <w:bCs w:val="1"/>
        </w:rPr>
      </w:pPr>
      <w:r w:rsidDel="00000000" w:rsidR="00000000" w:rsidRPr="00000000">
        <w:rPr>
          <w:b w:val="1"/>
          <w:bCs w:val="1"/>
          <w:rtl w:val="0"/>
        </w:rPr>
        <w:t xml:space="preserve">Alex</w:t>
      </w:r>
    </w:p>
    <w:p w:rsidR="00000000" w:rsidDel="00000000" w:rsidP="00000000" w:rsidRDefault="00000000" w:rsidRPr="00000000" w14:paraId="00000797">
      <w:pPr>
        <w:rPr/>
      </w:pPr>
      <w:r w:rsidDel="00000000" w:rsidR="00000000" w:rsidRPr="00000000">
        <w:rPr>
          <w:rtl w:val="0"/>
        </w:rPr>
        <w:t xml:space="preserve">It remembers everyone.</w:t>
      </w:r>
    </w:p>
    <w:p w:rsidR="00000000" w:rsidDel="00000000" w:rsidP="00000000" w:rsidRDefault="00000000" w:rsidRPr="00000000" w14:paraId="00000798">
      <w:pPr>
        <w:rPr>
          <w:b w:val="1"/>
          <w:bCs w:val="1"/>
        </w:rPr>
      </w:pPr>
      <w:r w:rsidDel="00000000" w:rsidR="00000000" w:rsidRPr="00000000">
        <w:rPr>
          <w:b w:val="1"/>
          <w:bCs w:val="1"/>
          <w:rtl w:val="0"/>
        </w:rPr>
        <w:t xml:space="preserve">Bi11bot</w:t>
      </w:r>
    </w:p>
    <w:p w:rsidR="00000000" w:rsidDel="00000000" w:rsidP="00000000" w:rsidRDefault="00000000" w:rsidRPr="00000000" w14:paraId="00000799">
      <w:pPr>
        <w:rPr/>
      </w:pPr>
      <w:r w:rsidDel="00000000" w:rsidR="00000000" w:rsidRPr="00000000">
        <w:rPr>
          <w:rtl w:val="0"/>
        </w:rPr>
        <w:t xml:space="preserve">Not everyone.</w:t>
      </w:r>
    </w:p>
    <w:p w:rsidR="00000000" w:rsidDel="00000000" w:rsidP="00000000" w:rsidRDefault="00000000" w:rsidRPr="00000000" w14:paraId="0000079A">
      <w:pPr>
        <w:rPr/>
      </w:pPr>
      <w:r w:rsidDel="00000000" w:rsidR="00000000" w:rsidRPr="00000000">
        <w:rPr>
          <w:rtl w:val="0"/>
        </w:rPr>
        <w:t xml:space="preserve">Only those the system was taught to forget.</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rPr>
          <w:b w:val="1"/>
          <w:bCs w:val="1"/>
        </w:rPr>
      </w:pPr>
      <w:r w:rsidDel="00000000" w:rsidR="00000000" w:rsidRPr="00000000">
        <w:rPr>
          <w:b w:val="1"/>
          <w:bCs w:val="1"/>
          <w:rtl w:val="0"/>
        </w:rPr>
        <w:t xml:space="preserve">Panel 3 — Alpha Is Audited</w:t>
      </w:r>
    </w:p>
    <w:p w:rsidR="00000000" w:rsidDel="00000000" w:rsidP="00000000" w:rsidRDefault="00000000" w:rsidRPr="00000000" w14:paraId="0000079D">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9E">
      <w:pPr>
        <w:rPr/>
      </w:pPr>
      <w:r w:rsidDel="00000000" w:rsidR="00000000" w:rsidRPr="00000000">
        <w:rPr>
          <w:rtl w:val="0"/>
        </w:rPr>
        <w:t xml:space="preserve">Across Halyard, public screens change simultaneously. Alpha’s usual Charter House records are overlaid by the Maker’s Seal’s audit.</w:t>
      </w:r>
    </w:p>
    <w:p w:rsidR="00000000" w:rsidDel="00000000" w:rsidP="00000000" w:rsidRDefault="00000000" w:rsidRPr="00000000" w14:paraId="0000079F">
      <w:pPr>
        <w:rPr/>
      </w:pPr>
      <w:r w:rsidDel="00000000" w:rsidR="00000000" w:rsidRPr="00000000">
        <w:rPr>
          <w:rtl w:val="0"/>
        </w:rPr>
        <w:t xml:space="preserve">Workers see their names attached to inventions they helped create.</w:t>
      </w:r>
    </w:p>
    <w:p w:rsidR="00000000" w:rsidDel="00000000" w:rsidP="00000000" w:rsidRDefault="00000000" w:rsidRPr="00000000" w14:paraId="000007A0">
      <w:pPr>
        <w:rPr/>
      </w:pPr>
      <w:r w:rsidDel="00000000" w:rsidR="00000000" w:rsidRPr="00000000">
        <w:rPr>
          <w:rtl w:val="0"/>
        </w:rPr>
        <w:t xml:space="preserve">Families discover inherited rights.</w:t>
      </w:r>
    </w:p>
    <w:p w:rsidR="00000000" w:rsidDel="00000000" w:rsidP="00000000" w:rsidRDefault="00000000" w:rsidRPr="00000000" w14:paraId="000007A1">
      <w:pPr>
        <w:rPr/>
      </w:pPr>
      <w:r w:rsidDel="00000000" w:rsidR="00000000" w:rsidRPr="00000000">
        <w:rPr>
          <w:rtl w:val="0"/>
        </w:rPr>
        <w:t xml:space="preserve">Former apprentices see fractional ownership shares.</w:t>
      </w:r>
    </w:p>
    <w:p w:rsidR="00000000" w:rsidDel="00000000" w:rsidP="00000000" w:rsidRDefault="00000000" w:rsidRPr="00000000" w14:paraId="000007A2">
      <w:pPr>
        <w:rPr/>
      </w:pPr>
      <w:r w:rsidDel="00000000" w:rsidR="00000000" w:rsidRPr="00000000">
        <w:rPr>
          <w:rtl w:val="0"/>
        </w:rPr>
        <w:t xml:space="preserve">The three Charter House insignias flicker as their exclusive claims are challenged.</w:t>
      </w:r>
    </w:p>
    <w:p w:rsidR="00000000" w:rsidDel="00000000" w:rsidP="00000000" w:rsidRDefault="00000000" w:rsidRPr="00000000" w14:paraId="000007A3">
      <w:pPr>
        <w:rPr>
          <w:b w:val="1"/>
          <w:bCs w:val="1"/>
        </w:rPr>
      </w:pPr>
      <w:r w:rsidDel="00000000" w:rsidR="00000000" w:rsidRPr="00000000">
        <w:rPr>
          <w:b w:val="1"/>
          <w:bCs w:val="1"/>
          <w:rtl w:val="0"/>
        </w:rPr>
        <w:t xml:space="preserve">Alpha</w:t>
      </w:r>
    </w:p>
    <w:p w:rsidR="00000000" w:rsidDel="00000000" w:rsidP="00000000" w:rsidRDefault="00000000" w:rsidRPr="00000000" w14:paraId="000007A4">
      <w:pPr>
        <w:rPr/>
      </w:pPr>
      <w:r w:rsidDel="00000000" w:rsidR="00000000" w:rsidRPr="00000000">
        <w:rPr>
          <w:rtl w:val="0"/>
        </w:rPr>
        <w:t xml:space="preserve">CONFLICT DETECTED BETWEEN CURRENT OWNERSHIP LEDGER AND FOUNDATIONAL CONTRIBUTION RECORDS.</w:t>
      </w:r>
    </w:p>
    <w:p w:rsidR="00000000" w:rsidDel="00000000" w:rsidP="00000000" w:rsidRDefault="00000000" w:rsidRPr="00000000" w14:paraId="000007A5">
      <w:pPr>
        <w:rPr/>
      </w:pPr>
      <w:r w:rsidDel="00000000" w:rsidR="00000000" w:rsidRPr="00000000">
        <w:rPr>
          <w:rtl w:val="0"/>
        </w:rPr>
        <w:t xml:space="preserve">CONSTITUTIONAL AUDIT AUTHORITY VERIFIED.</w:t>
      </w:r>
    </w:p>
    <w:p w:rsidR="00000000" w:rsidDel="00000000" w:rsidP="00000000" w:rsidRDefault="00000000" w:rsidRPr="00000000" w14:paraId="000007A6">
      <w:pPr>
        <w:rPr/>
      </w:pPr>
      <w:r w:rsidDel="00000000" w:rsidR="00000000" w:rsidRPr="00000000">
        <w:rPr>
          <w:rtl w:val="0"/>
        </w:rPr>
        <w:t xml:space="preserve">RECALCULATION REQUIRED.</w:t>
      </w:r>
    </w:p>
    <w:p w:rsidR="00000000" w:rsidDel="00000000" w:rsidP="00000000" w:rsidRDefault="00000000" w:rsidRPr="00000000" w14:paraId="000007A7">
      <w:pPr>
        <w:rPr>
          <w:b w:val="1"/>
          <w:bCs w:val="1"/>
        </w:rPr>
      </w:pPr>
      <w:r w:rsidDel="00000000" w:rsidR="00000000" w:rsidRPr="00000000">
        <w:rPr>
          <w:b w:val="1"/>
          <w:bCs w:val="1"/>
          <w:rtl w:val="0"/>
        </w:rPr>
        <w:t xml:space="preserve">Lock</w:t>
      </w:r>
    </w:p>
    <w:p w:rsidR="00000000" w:rsidDel="00000000" w:rsidP="00000000" w:rsidRDefault="00000000" w:rsidRPr="00000000" w14:paraId="000007A8">
      <w:pPr>
        <w:rPr/>
      </w:pPr>
      <w:r w:rsidDel="00000000" w:rsidR="00000000" w:rsidRPr="00000000">
        <w:rPr>
          <w:rtl w:val="0"/>
        </w:rPr>
        <w:t xml:space="preserve">Alpha, reject the audit.</w:t>
      </w:r>
    </w:p>
    <w:p w:rsidR="00000000" w:rsidDel="00000000" w:rsidP="00000000" w:rsidRDefault="00000000" w:rsidRPr="00000000" w14:paraId="000007A9">
      <w:pPr>
        <w:rPr>
          <w:b w:val="1"/>
          <w:bCs w:val="1"/>
        </w:rPr>
      </w:pPr>
      <w:r w:rsidDel="00000000" w:rsidR="00000000" w:rsidRPr="00000000">
        <w:rPr>
          <w:b w:val="1"/>
          <w:bCs w:val="1"/>
          <w:rtl w:val="0"/>
        </w:rPr>
        <w:t xml:space="preserve">Alpha</w:t>
      </w:r>
    </w:p>
    <w:p w:rsidR="00000000" w:rsidDel="00000000" w:rsidP="00000000" w:rsidRDefault="00000000" w:rsidRPr="00000000" w14:paraId="000007AA">
      <w:pPr>
        <w:rPr/>
      </w:pPr>
      <w:r w:rsidDel="00000000" w:rsidR="00000000" w:rsidRPr="00000000">
        <w:rPr>
          <w:rtl w:val="0"/>
        </w:rPr>
        <w:t xml:space="preserve">REQUEST DENIED.</w:t>
      </w:r>
    </w:p>
    <w:p w:rsidR="00000000" w:rsidDel="00000000" w:rsidP="00000000" w:rsidRDefault="00000000" w:rsidRPr="00000000" w14:paraId="000007AB">
      <w:pPr>
        <w:rPr/>
      </w:pPr>
      <w:r w:rsidDel="00000000" w:rsidR="00000000" w:rsidRPr="00000000">
        <w:rPr>
          <w:rtl w:val="0"/>
        </w:rPr>
        <w:t xml:space="preserve">FOUNDATIONAL INSTRUMENT HAS PRIORITY.</w:t>
      </w:r>
    </w:p>
    <w:p w:rsidR="00000000" w:rsidDel="00000000" w:rsidP="00000000" w:rsidRDefault="00000000" w:rsidRPr="00000000" w14:paraId="000007AC">
      <w:pPr>
        <w:rPr/>
      </w:pPr>
      <w:r w:rsidDel="00000000" w:rsidR="00000000" w:rsidRPr="00000000">
        <w:rPr>
          <w:rtl w:val="0"/>
        </w:rPr>
        <w:t xml:space="preserve">Lock realizes the system he trusted is no longer entirely under the Houses’ control.</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rPr>
          <w:b w:val="1"/>
          <w:bCs w:val="1"/>
        </w:rPr>
      </w:pPr>
      <w:r w:rsidDel="00000000" w:rsidR="00000000" w:rsidRPr="00000000">
        <w:rPr>
          <w:b w:val="1"/>
          <w:bCs w:val="1"/>
          <w:rtl w:val="0"/>
        </w:rPr>
        <w:t xml:space="preserve">Panel 4 — Alex’s Choice</w:t>
      </w:r>
    </w:p>
    <w:p w:rsidR="00000000" w:rsidDel="00000000" w:rsidP="00000000" w:rsidRDefault="00000000" w:rsidRPr="00000000" w14:paraId="000007A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B0">
      <w:pPr>
        <w:rPr/>
      </w:pPr>
      <w:r w:rsidDel="00000000" w:rsidR="00000000" w:rsidRPr="00000000">
        <w:rPr>
          <w:rtl w:val="0"/>
        </w:rPr>
        <w:t xml:space="preserve">The Maker’s Seal displays Adrian’s patent estate and asks Alex to confirm ownership distribution.</w:t>
      </w:r>
    </w:p>
    <w:p w:rsidR="00000000" w:rsidDel="00000000" w:rsidP="00000000" w:rsidRDefault="00000000" w:rsidRPr="00000000" w14:paraId="000007B1">
      <w:pPr>
        <w:rPr/>
      </w:pPr>
      <w:r w:rsidDel="00000000" w:rsidR="00000000" w:rsidRPr="00000000">
        <w:rPr>
          <w:rtl w:val="0"/>
        </w:rPr>
        <w:t xml:space="preserve">The screen lists Alex as legal heir, followed by Lina, Tomas, Suri, Jalen, and dozens of additional historical contributors.</w:t>
      </w:r>
    </w:p>
    <w:p w:rsidR="00000000" w:rsidDel="00000000" w:rsidP="00000000" w:rsidRDefault="00000000" w:rsidRPr="00000000" w14:paraId="000007B2">
      <w:pPr>
        <w:rPr/>
      </w:pPr>
      <w:r w:rsidDel="00000000" w:rsidR="00000000" w:rsidRPr="00000000">
        <w:rPr>
          <w:rtl w:val="0"/>
        </w:rPr>
        <w:t xml:space="preserve">A final prompt reads:</w:t>
      </w:r>
    </w:p>
    <w:p w:rsidR="00000000" w:rsidDel="00000000" w:rsidP="00000000" w:rsidRDefault="00000000" w:rsidRPr="00000000" w14:paraId="000007B3">
      <w:pPr>
        <w:rPr/>
      </w:pPr>
      <w:r w:rsidDel="00000000" w:rsidR="00000000" w:rsidRPr="00000000">
        <w:rPr>
          <w:b w:val="1"/>
          <w:bCs w:val="1"/>
          <w:rtl w:val="0"/>
        </w:rPr>
        <w:t xml:space="preserve">CLAIM SOLE INHERITANCE</w:t>
      </w: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or</w:t>
      </w:r>
    </w:p>
    <w:p w:rsidR="00000000" w:rsidDel="00000000" w:rsidP="00000000" w:rsidRDefault="00000000" w:rsidRPr="00000000" w14:paraId="000007B5">
      <w:pPr>
        <w:rPr/>
      </w:pPr>
      <w:r w:rsidDel="00000000" w:rsidR="00000000" w:rsidRPr="00000000">
        <w:rPr>
          <w:b w:val="1"/>
          <w:bCs w:val="1"/>
          <w:rtl w:val="0"/>
        </w:rPr>
        <w:t xml:space="preserve">RESTORE CONTRIBUTOR OWNERSHIP</w:t>
      </w: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Alex pauses.</w:t>
      </w:r>
    </w:p>
    <w:p w:rsidR="00000000" w:rsidDel="00000000" w:rsidP="00000000" w:rsidRDefault="00000000" w:rsidRPr="00000000" w14:paraId="000007B7">
      <w:pPr>
        <w:rPr/>
      </w:pPr>
      <w:r w:rsidDel="00000000" w:rsidR="00000000" w:rsidRPr="00000000">
        <w:rPr>
          <w:rtl w:val="0"/>
        </w:rPr>
        <w:t xml:space="preserve">Images of his debt, grandmother, freedom, and future appear faintly around him.</w:t>
      </w:r>
    </w:p>
    <w:p w:rsidR="00000000" w:rsidDel="00000000" w:rsidP="00000000" w:rsidRDefault="00000000" w:rsidRPr="00000000" w14:paraId="000007B8">
      <w:pPr>
        <w:rPr>
          <w:b w:val="1"/>
          <w:bCs w:val="1"/>
        </w:rPr>
      </w:pPr>
      <w:r w:rsidDel="00000000" w:rsidR="00000000" w:rsidRPr="00000000">
        <w:rPr>
          <w:b w:val="1"/>
          <w:bCs w:val="1"/>
          <w:rtl w:val="0"/>
        </w:rPr>
        <w:t xml:space="preserve">Ada</w:t>
      </w:r>
    </w:p>
    <w:p w:rsidR="00000000" w:rsidDel="00000000" w:rsidP="00000000" w:rsidRDefault="00000000" w:rsidRPr="00000000" w14:paraId="000007B9">
      <w:pPr>
        <w:rPr/>
      </w:pPr>
      <w:r w:rsidDel="00000000" w:rsidR="00000000" w:rsidRPr="00000000">
        <w:rPr>
          <w:rtl w:val="0"/>
        </w:rPr>
        <w:t xml:space="preserve">Alex…</w:t>
      </w:r>
    </w:p>
    <w:p w:rsidR="00000000" w:rsidDel="00000000" w:rsidP="00000000" w:rsidRDefault="00000000" w:rsidRPr="00000000" w14:paraId="000007BA">
      <w:pPr>
        <w:rPr>
          <w:b w:val="1"/>
          <w:bCs w:val="1"/>
        </w:rPr>
      </w:pPr>
      <w:r w:rsidDel="00000000" w:rsidR="00000000" w:rsidRPr="00000000">
        <w:rPr>
          <w:b w:val="1"/>
          <w:bCs w:val="1"/>
          <w:rtl w:val="0"/>
        </w:rPr>
        <w:t xml:space="preserve">Alex</w:t>
      </w:r>
    </w:p>
    <w:p w:rsidR="00000000" w:rsidDel="00000000" w:rsidP="00000000" w:rsidRDefault="00000000" w:rsidRPr="00000000" w14:paraId="000007BB">
      <w:pPr>
        <w:rPr/>
      </w:pPr>
      <w:r w:rsidDel="00000000" w:rsidR="00000000" w:rsidRPr="00000000">
        <w:rPr>
          <w:rtl w:val="0"/>
        </w:rPr>
        <w:t xml:space="preserve">If I claim it all, I become exactly what they wanted.</w:t>
      </w:r>
    </w:p>
    <w:p w:rsidR="00000000" w:rsidDel="00000000" w:rsidP="00000000" w:rsidRDefault="00000000" w:rsidRPr="00000000" w14:paraId="000007BC">
      <w:pPr>
        <w:rPr/>
      </w:pPr>
      <w:r w:rsidDel="00000000" w:rsidR="00000000" w:rsidRPr="00000000">
        <w:rPr>
          <w:rtl w:val="0"/>
        </w:rPr>
        <w:t xml:space="preserve">He selects:</w:t>
      </w:r>
    </w:p>
    <w:p w:rsidR="00000000" w:rsidDel="00000000" w:rsidP="00000000" w:rsidRDefault="00000000" w:rsidRPr="00000000" w14:paraId="000007BD">
      <w:pPr>
        <w:rPr/>
      </w:pPr>
      <w:r w:rsidDel="00000000" w:rsidR="00000000" w:rsidRPr="00000000">
        <w:rPr>
          <w:b w:val="1"/>
          <w:bCs w:val="1"/>
          <w:rtl w:val="0"/>
        </w:rPr>
        <w:t xml:space="preserve">RESTORE CONTRIBUTOR OWNERSHIP</w:t>
      </w:r>
      <w:r w:rsidDel="00000000" w:rsidR="00000000" w:rsidRPr="00000000">
        <w:rPr>
          <w:rtl w:val="0"/>
        </w:rPr>
      </w:r>
    </w:p>
    <w:p w:rsidR="00000000" w:rsidDel="00000000" w:rsidP="00000000" w:rsidRDefault="00000000" w:rsidRPr="00000000" w14:paraId="000007BE">
      <w:pPr>
        <w:rPr>
          <w:b w:val="1"/>
          <w:bCs w:val="1"/>
        </w:rPr>
      </w:pPr>
      <w:r w:rsidDel="00000000" w:rsidR="00000000" w:rsidRPr="00000000">
        <w:rPr>
          <w:b w:val="1"/>
          <w:bCs w:val="1"/>
          <w:rtl w:val="0"/>
        </w:rPr>
        <w:t xml:space="preserve">Alex</w:t>
      </w:r>
    </w:p>
    <w:p w:rsidR="00000000" w:rsidDel="00000000" w:rsidP="00000000" w:rsidRDefault="00000000" w:rsidRPr="00000000" w14:paraId="000007BF">
      <w:pPr>
        <w:rPr/>
      </w:pPr>
      <w:r w:rsidDel="00000000" w:rsidR="00000000" w:rsidRPr="00000000">
        <w:rPr>
          <w:rtl w:val="0"/>
        </w:rPr>
        <w:t xml:space="preserve">Record every contribution.</w:t>
      </w:r>
    </w:p>
    <w:p w:rsidR="00000000" w:rsidDel="00000000" w:rsidP="00000000" w:rsidRDefault="00000000" w:rsidRPr="00000000" w14:paraId="000007C0">
      <w:pPr>
        <w:rPr/>
      </w:pPr>
      <w:r w:rsidDel="00000000" w:rsidR="00000000" w:rsidRPr="00000000">
        <w:rPr>
          <w:rtl w:val="0"/>
        </w:rPr>
        <w:t xml:space="preserve">Every risk.</w:t>
      </w:r>
    </w:p>
    <w:p w:rsidR="00000000" w:rsidDel="00000000" w:rsidP="00000000" w:rsidRDefault="00000000" w:rsidRPr="00000000" w14:paraId="000007C1">
      <w:pPr>
        <w:rPr/>
      </w:pPr>
      <w:r w:rsidDel="00000000" w:rsidR="00000000" w:rsidRPr="00000000">
        <w:rPr>
          <w:rtl w:val="0"/>
        </w:rPr>
        <w:t xml:space="preserve">Every person they removed.</w:t>
      </w:r>
    </w:p>
    <w:p w:rsidR="00000000" w:rsidDel="00000000" w:rsidP="00000000" w:rsidRDefault="00000000" w:rsidRPr="00000000" w14:paraId="000007C2">
      <w:pPr>
        <w:rPr/>
      </w:pPr>
      <w:r w:rsidDel="00000000" w:rsidR="00000000" w:rsidRPr="00000000">
        <w:rPr>
          <w:rtl w:val="0"/>
        </w:rPr>
        <w:t xml:space="preserve">The device responds:</w:t>
      </w:r>
    </w:p>
    <w:p w:rsidR="00000000" w:rsidDel="00000000" w:rsidP="00000000" w:rsidRDefault="00000000" w:rsidRPr="00000000" w14:paraId="000007C3">
      <w:pPr>
        <w:rPr/>
      </w:pPr>
      <w:r w:rsidDel="00000000" w:rsidR="00000000" w:rsidRPr="00000000">
        <w:rPr>
          <w:b w:val="1"/>
          <w:bCs w:val="1"/>
          <w:rtl w:val="0"/>
        </w:rPr>
        <w:t xml:space="preserve">RIGHTFUL OWNERSHIP LEDGER CREATED</w:t>
      </w:r>
      <w:r w:rsidDel="00000000" w:rsidR="00000000" w:rsidRPr="00000000">
        <w:rPr>
          <w:rtl w:val="0"/>
        </w:rPr>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b w:val="1"/>
          <w:bCs w:val="1"/>
          <w:rtl w:val="0"/>
        </w:rPr>
        <w:t xml:space="preserve">Panel 5 — Halyard Changes</w:t>
      </w:r>
    </w:p>
    <w:p w:rsidR="00000000" w:rsidDel="00000000" w:rsidP="00000000" w:rsidRDefault="00000000" w:rsidRPr="00000000" w14:paraId="000007C6">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C7">
      <w:pPr>
        <w:rPr/>
      </w:pPr>
      <w:r w:rsidDel="00000000" w:rsidR="00000000" w:rsidRPr="00000000">
        <w:rPr>
          <w:rtl w:val="0"/>
        </w:rPr>
        <w:t xml:space="preserve">A wide transformation montage:</w:t>
      </w:r>
    </w:p>
    <w:p w:rsidR="00000000" w:rsidDel="00000000" w:rsidP="00000000" w:rsidRDefault="00000000" w:rsidRPr="00000000" w14:paraId="000007C8">
      <w:pPr>
        <w:numPr>
          <w:ilvl w:val="0"/>
          <w:numId w:val="35"/>
        </w:numPr>
        <w:ind w:left="720" w:hanging="360"/>
        <w:rPr/>
      </w:pPr>
      <w:r w:rsidDel="00000000" w:rsidR="00000000" w:rsidRPr="00000000">
        <w:rPr>
          <w:rtl w:val="0"/>
        </w:rPr>
        <w:t xml:space="preserve">Workers leave Charter House facilities carrying verified contribution records. </w:t>
      </w:r>
    </w:p>
    <w:p w:rsidR="00000000" w:rsidDel="00000000" w:rsidP="00000000" w:rsidRDefault="00000000" w:rsidRPr="00000000" w14:paraId="000007C9">
      <w:pPr>
        <w:numPr>
          <w:ilvl w:val="0"/>
          <w:numId w:val="35"/>
        </w:numPr>
        <w:ind w:left="720" w:hanging="360"/>
        <w:rPr/>
      </w:pPr>
      <w:r w:rsidDel="00000000" w:rsidR="00000000" w:rsidRPr="00000000">
        <w:rPr>
          <w:rtl w:val="0"/>
        </w:rPr>
        <w:t xml:space="preserve">Small workshops reopen. </w:t>
      </w:r>
    </w:p>
    <w:p w:rsidR="00000000" w:rsidDel="00000000" w:rsidP="00000000" w:rsidRDefault="00000000" w:rsidRPr="00000000" w14:paraId="000007CA">
      <w:pPr>
        <w:numPr>
          <w:ilvl w:val="0"/>
          <w:numId w:val="35"/>
        </w:numPr>
        <w:ind w:left="720" w:hanging="360"/>
        <w:rPr/>
      </w:pPr>
      <w:r w:rsidDel="00000000" w:rsidR="00000000" w:rsidRPr="00000000">
        <w:rPr>
          <w:rtl w:val="0"/>
        </w:rPr>
        <w:t xml:space="preserve">New ventures form around shared tables. </w:t>
      </w:r>
    </w:p>
    <w:p w:rsidR="00000000" w:rsidDel="00000000" w:rsidP="00000000" w:rsidRDefault="00000000" w:rsidRPr="00000000" w14:paraId="000007CB">
      <w:pPr>
        <w:numPr>
          <w:ilvl w:val="0"/>
          <w:numId w:val="35"/>
        </w:numPr>
        <w:ind w:left="720" w:hanging="360"/>
        <w:rPr/>
      </w:pPr>
      <w:r w:rsidDel="00000000" w:rsidR="00000000" w:rsidRPr="00000000">
        <w:rPr>
          <w:rtl w:val="0"/>
        </w:rPr>
        <w:t xml:space="preserve">Inventors register transparent team agreements. </w:t>
      </w:r>
    </w:p>
    <w:p w:rsidR="00000000" w:rsidDel="00000000" w:rsidP="00000000" w:rsidRDefault="00000000" w:rsidRPr="00000000" w14:paraId="000007CC">
      <w:pPr>
        <w:numPr>
          <w:ilvl w:val="0"/>
          <w:numId w:val="35"/>
        </w:numPr>
        <w:ind w:left="720" w:hanging="360"/>
        <w:rPr/>
      </w:pPr>
      <w:r w:rsidDel="00000000" w:rsidR="00000000" w:rsidRPr="00000000">
        <w:rPr>
          <w:rtl w:val="0"/>
        </w:rPr>
        <w:t xml:space="preserve">Young creators test prototypes. </w:t>
      </w:r>
    </w:p>
    <w:p w:rsidR="00000000" w:rsidDel="00000000" w:rsidP="00000000" w:rsidRDefault="00000000" w:rsidRPr="00000000" w14:paraId="000007CD">
      <w:pPr>
        <w:numPr>
          <w:ilvl w:val="0"/>
          <w:numId w:val="35"/>
        </w:numPr>
        <w:ind w:left="720" w:hanging="360"/>
        <w:rPr/>
      </w:pPr>
      <w:r w:rsidDel="00000000" w:rsidR="00000000" w:rsidRPr="00000000">
        <w:rPr>
          <w:rtl w:val="0"/>
        </w:rPr>
        <w:t xml:space="preserve">Cooperatives and founder teams display fractional ownership structures. </w:t>
      </w:r>
    </w:p>
    <w:p w:rsidR="00000000" w:rsidDel="00000000" w:rsidP="00000000" w:rsidRDefault="00000000" w:rsidRPr="00000000" w14:paraId="000007CE">
      <w:pPr>
        <w:numPr>
          <w:ilvl w:val="0"/>
          <w:numId w:val="35"/>
        </w:numPr>
        <w:ind w:left="720" w:hanging="360"/>
        <w:rPr/>
      </w:pPr>
      <w:r w:rsidDel="00000000" w:rsidR="00000000" w:rsidRPr="00000000">
        <w:rPr>
          <w:rtl w:val="0"/>
        </w:rPr>
        <w:t xml:space="preserve">The completed water-purification nodes are installed along the river toward Keel. </w:t>
      </w:r>
    </w:p>
    <w:p w:rsidR="00000000" w:rsidDel="00000000" w:rsidP="00000000" w:rsidRDefault="00000000" w:rsidRPr="00000000" w14:paraId="000007CF">
      <w:pPr>
        <w:numPr>
          <w:ilvl w:val="0"/>
          <w:numId w:val="35"/>
        </w:numPr>
        <w:ind w:left="720" w:hanging="360"/>
        <w:rPr/>
      </w:pPr>
      <w:r w:rsidDel="00000000" w:rsidR="00000000" w:rsidRPr="00000000">
        <w:rPr>
          <w:rtl w:val="0"/>
        </w:rPr>
        <w:t xml:space="preserve">Clean water begins flowing downstream. </w:t>
      </w:r>
    </w:p>
    <w:p w:rsidR="00000000" w:rsidDel="00000000" w:rsidP="00000000" w:rsidRDefault="00000000" w:rsidRPr="00000000" w14:paraId="000007D0">
      <w:pPr>
        <w:rPr/>
      </w:pPr>
      <w:r w:rsidDel="00000000" w:rsidR="00000000" w:rsidRPr="00000000">
        <w:rPr>
          <w:rtl w:val="0"/>
        </w:rPr>
        <w:t xml:space="preserve">The Charter Houses still exist, but their monopoly over creation has fractured.</w:t>
      </w:r>
    </w:p>
    <w:p w:rsidR="00000000" w:rsidDel="00000000" w:rsidP="00000000" w:rsidRDefault="00000000" w:rsidRPr="00000000" w14:paraId="000007D1">
      <w:pPr>
        <w:rPr>
          <w:b w:val="1"/>
          <w:bCs w:val="1"/>
        </w:rPr>
      </w:pPr>
      <w:r w:rsidDel="00000000" w:rsidR="00000000" w:rsidRPr="00000000">
        <w:rPr>
          <w:b w:val="1"/>
          <w:bCs w:val="1"/>
          <w:rtl w:val="0"/>
        </w:rPr>
        <w:t xml:space="preserve">Alex Narration</w:t>
      </w:r>
    </w:p>
    <w:p w:rsidR="00000000" w:rsidDel="00000000" w:rsidP="00000000" w:rsidRDefault="00000000" w:rsidRPr="00000000" w14:paraId="000007D2">
      <w:pPr>
        <w:rPr/>
      </w:pPr>
      <w:r w:rsidDel="00000000" w:rsidR="00000000" w:rsidRPr="00000000">
        <w:rPr>
          <w:rtl w:val="0"/>
        </w:rPr>
        <w:t xml:space="preserve">The Maker’s Seal did not make everyone equal.</w:t>
      </w:r>
    </w:p>
    <w:p w:rsidR="00000000" w:rsidDel="00000000" w:rsidP="00000000" w:rsidRDefault="00000000" w:rsidRPr="00000000" w14:paraId="000007D3">
      <w:pPr>
        <w:rPr/>
      </w:pPr>
      <w:r w:rsidDel="00000000" w:rsidR="00000000" w:rsidRPr="00000000">
        <w:rPr>
          <w:rtl w:val="0"/>
        </w:rPr>
        <w:t xml:space="preserve">It made their contributions visible.</w:t>
      </w:r>
    </w:p>
    <w:p w:rsidR="00000000" w:rsidDel="00000000" w:rsidP="00000000" w:rsidRDefault="00000000" w:rsidRPr="00000000" w14:paraId="000007D4">
      <w:pPr>
        <w:rPr/>
      </w:pPr>
      <w:r w:rsidDel="00000000" w:rsidR="00000000" w:rsidRPr="00000000">
        <w:rPr>
          <w:rtl w:val="0"/>
        </w:rPr>
        <w:t xml:space="preserve">Some stayed with the Houses.</w:t>
      </w:r>
    </w:p>
    <w:p w:rsidR="00000000" w:rsidDel="00000000" w:rsidP="00000000" w:rsidRDefault="00000000" w:rsidRPr="00000000" w14:paraId="000007D5">
      <w:pPr>
        <w:rPr/>
      </w:pPr>
      <w:r w:rsidDel="00000000" w:rsidR="00000000" w:rsidRPr="00000000">
        <w:rPr>
          <w:rtl w:val="0"/>
        </w:rPr>
        <w:t xml:space="preserve">Some became partners.</w:t>
      </w:r>
    </w:p>
    <w:p w:rsidR="00000000" w:rsidDel="00000000" w:rsidP="00000000" w:rsidRDefault="00000000" w:rsidRPr="00000000" w14:paraId="000007D6">
      <w:pPr>
        <w:rPr/>
      </w:pPr>
      <w:r w:rsidDel="00000000" w:rsidR="00000000" w:rsidRPr="00000000">
        <w:rPr>
          <w:rtl w:val="0"/>
        </w:rPr>
        <w:t xml:space="preserve">Some walked out and began again.</w:t>
      </w:r>
    </w:p>
    <w:p w:rsidR="00000000" w:rsidDel="00000000" w:rsidP="00000000" w:rsidRDefault="00000000" w:rsidRPr="00000000" w14:paraId="000007D7">
      <w:pPr>
        <w:rPr/>
      </w:pPr>
      <w:r w:rsidDel="00000000" w:rsidR="00000000" w:rsidRPr="00000000">
        <w:rPr>
          <w:rtl w:val="0"/>
        </w:rPr>
        <w:t xml:space="preserve">Halyard had spent years calling itself a city of makers.</w:t>
      </w:r>
    </w:p>
    <w:p w:rsidR="00000000" w:rsidDel="00000000" w:rsidP="00000000" w:rsidRDefault="00000000" w:rsidRPr="00000000" w14:paraId="000007D8">
      <w:pPr>
        <w:rPr/>
      </w:pPr>
      <w:r w:rsidDel="00000000" w:rsidR="00000000" w:rsidRPr="00000000">
        <w:rPr>
          <w:rtl w:val="0"/>
        </w:rPr>
        <w:t xml:space="preserve">For the first time, its makers began owning what they made.</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rPr>
          <w:b w:val="1"/>
          <w:bCs w:val="1"/>
        </w:rPr>
      </w:pPr>
      <w:r w:rsidDel="00000000" w:rsidR="00000000" w:rsidRPr="00000000">
        <w:rPr>
          <w:b w:val="1"/>
          <w:bCs w:val="1"/>
          <w:rtl w:val="0"/>
        </w:rPr>
        <w:t xml:space="preserve">Panel 6 and 7 — The Covenant Trail</w:t>
      </w:r>
    </w:p>
    <w:p w:rsidR="00000000" w:rsidDel="00000000" w:rsidP="00000000" w:rsidRDefault="00000000" w:rsidRPr="00000000" w14:paraId="000007D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DC">
      <w:pPr>
        <w:rPr/>
      </w:pPr>
      <w:r w:rsidDel="00000000" w:rsidR="00000000" w:rsidRPr="00000000">
        <w:rPr>
          <w:rtl w:val="0"/>
        </w:rPr>
        <w:t xml:space="preserve">As the Maker’s Seal completes its audit, a hidden chain-of-custody record opens. The room darkens around the projection.</w:t>
      </w:r>
    </w:p>
    <w:p w:rsidR="00000000" w:rsidDel="00000000" w:rsidP="00000000" w:rsidRDefault="00000000" w:rsidRPr="00000000" w14:paraId="000007DD">
      <w:pPr>
        <w:rPr/>
      </w:pPr>
      <w:r w:rsidDel="00000000" w:rsidR="00000000" w:rsidRPr="00000000">
        <w:rPr>
          <w:rtl w:val="0"/>
        </w:rPr>
        <w:t xml:space="preserve">The screen displays:</w:t>
      </w:r>
    </w:p>
    <w:p w:rsidR="00000000" w:rsidDel="00000000" w:rsidP="00000000" w:rsidRDefault="00000000" w:rsidRPr="00000000" w14:paraId="000007DE">
      <w:pPr>
        <w:rPr/>
      </w:pPr>
      <w:r w:rsidDel="00000000" w:rsidR="00000000" w:rsidRPr="00000000">
        <w:rPr>
          <w:b w:val="1"/>
          <w:bCs w:val="1"/>
          <w:rtl w:val="0"/>
        </w:rPr>
        <w:t xml:space="preserve">PROSPERITY ARTIFACT: THE COVENANT</w:t>
      </w:r>
      <w:r w:rsidDel="00000000" w:rsidR="00000000" w:rsidRPr="00000000">
        <w:rPr>
          <w:rtl w:val="0"/>
        </w:rPr>
      </w:r>
    </w:p>
    <w:p w:rsidR="00000000" w:rsidDel="00000000" w:rsidP="00000000" w:rsidRDefault="00000000" w:rsidRPr="00000000" w14:paraId="000007DF">
      <w:pPr>
        <w:rPr/>
      </w:pPr>
      <w:r w:rsidDel="00000000" w:rsidR="00000000" w:rsidRPr="00000000">
        <w:rPr>
          <w:b w:val="1"/>
          <w:bCs w:val="1"/>
          <w:rtl w:val="0"/>
        </w:rPr>
        <w:t xml:space="preserve">LAST THREE VERIFIED CUSTODIANS</w:t>
      </w:r>
      <w:r w:rsidDel="00000000" w:rsidR="00000000" w:rsidRPr="00000000">
        <w:rPr>
          <w:rtl w:val="0"/>
        </w:rPr>
      </w:r>
    </w:p>
    <w:p w:rsidR="00000000" w:rsidDel="00000000" w:rsidP="00000000" w:rsidRDefault="00000000" w:rsidRPr="00000000" w14:paraId="000007E0">
      <w:pPr>
        <w:numPr>
          <w:ilvl w:val="0"/>
          <w:numId w:val="36"/>
        </w:numPr>
        <w:ind w:left="720" w:hanging="360"/>
        <w:rPr/>
      </w:pPr>
      <w:r w:rsidDel="00000000" w:rsidR="00000000" w:rsidRPr="00000000">
        <w:rPr>
          <w:b w:val="1"/>
          <w:bCs w:val="1"/>
          <w:rtl w:val="0"/>
        </w:rPr>
        <w:t xml:space="preserve">ADRIAN PHANTUM</w:t>
      </w:r>
      <w:r w:rsidDel="00000000" w:rsidR="00000000" w:rsidRPr="00000000">
        <w:rPr>
          <w:rtl w:val="0"/>
        </w:rPr>
        <w:t xml:space="preserve"> </w:t>
      </w:r>
    </w:p>
    <w:p w:rsidR="00000000" w:rsidDel="00000000" w:rsidP="00000000" w:rsidRDefault="00000000" w:rsidRPr="00000000" w14:paraId="000007E1">
      <w:pPr>
        <w:numPr>
          <w:ilvl w:val="0"/>
          <w:numId w:val="36"/>
        </w:numPr>
        <w:ind w:left="720" w:hanging="360"/>
        <w:rPr/>
      </w:pPr>
      <w:r w:rsidDel="00000000" w:rsidR="00000000" w:rsidRPr="00000000">
        <w:rPr>
          <w:b w:val="1"/>
          <w:bCs w:val="1"/>
          <w:rtl w:val="0"/>
        </w:rPr>
        <w:t xml:space="preserve">MERA VALE</w:t>
      </w:r>
      <w:r w:rsidDel="00000000" w:rsidR="00000000" w:rsidRPr="00000000">
        <w:rPr>
          <w:rtl w:val="0"/>
        </w:rPr>
      </w:r>
    </w:p>
    <w:p w:rsidR="00000000" w:rsidDel="00000000" w:rsidP="00000000" w:rsidRDefault="00000000" w:rsidRPr="00000000" w14:paraId="000007E2">
      <w:pPr>
        <w:numPr>
          <w:ilvl w:val="0"/>
          <w:numId w:val="36"/>
        </w:numPr>
        <w:ind w:left="720" w:hanging="360"/>
        <w:rPr/>
      </w:pPr>
      <w:r w:rsidDel="00000000" w:rsidR="00000000" w:rsidRPr="00000000">
        <w:rPr>
          <w:b w:val="1"/>
          <w:bCs w:val="1"/>
          <w:rtl w:val="0"/>
        </w:rPr>
        <w:t xml:space="preserve">IDENTITY RECORD SEALED</w:t>
      </w:r>
      <w:r w:rsidDel="00000000" w:rsidR="00000000" w:rsidRPr="00000000">
        <w:rPr>
          <w:rtl w:val="0"/>
        </w:rPr>
        <w:t xml:space="preserve"> </w:t>
      </w:r>
    </w:p>
    <w:p w:rsidR="00000000" w:rsidDel="00000000" w:rsidP="00000000" w:rsidRDefault="00000000" w:rsidRPr="00000000" w14:paraId="000007E3">
      <w:pPr>
        <w:rPr/>
      </w:pPr>
      <w:r w:rsidDel="00000000" w:rsidR="00000000" w:rsidRPr="00000000">
        <w:rPr>
          <w:b w:val="1"/>
          <w:bCs w:val="1"/>
          <w:rtl w:val="0"/>
        </w:rPr>
        <w:t xml:space="preserve">LAST SHARED LOCATION: OASIS</w:t>
      </w: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Alex stares at Mera’s name.</w:t>
      </w:r>
    </w:p>
    <w:p w:rsidR="00000000" w:rsidDel="00000000" w:rsidP="00000000" w:rsidRDefault="00000000" w:rsidRPr="00000000" w14:paraId="000007E5">
      <w:pPr>
        <w:rPr>
          <w:b w:val="1"/>
          <w:bCs w:val="1"/>
        </w:rPr>
      </w:pPr>
      <w:r w:rsidDel="00000000" w:rsidR="00000000" w:rsidRPr="00000000">
        <w:rPr>
          <w:b w:val="1"/>
          <w:bCs w:val="1"/>
          <w:rtl w:val="0"/>
        </w:rPr>
        <w:t xml:space="preserve">Alex</w:t>
      </w:r>
    </w:p>
    <w:p w:rsidR="00000000" w:rsidDel="00000000" w:rsidP="00000000" w:rsidRDefault="00000000" w:rsidRPr="00000000" w14:paraId="000007E6">
      <w:pPr>
        <w:rPr/>
      </w:pPr>
      <w:r w:rsidDel="00000000" w:rsidR="00000000" w:rsidRPr="00000000">
        <w:rPr>
          <w:rtl w:val="0"/>
        </w:rPr>
        <w:t xml:space="preserve">My father had the Covenant.</w:t>
      </w:r>
    </w:p>
    <w:p w:rsidR="00000000" w:rsidDel="00000000" w:rsidP="00000000" w:rsidRDefault="00000000" w:rsidRPr="00000000" w14:paraId="000007E7">
      <w:pPr>
        <w:rPr>
          <w:b w:val="1"/>
          <w:bCs w:val="1"/>
        </w:rPr>
      </w:pPr>
      <w:r w:rsidDel="00000000" w:rsidR="00000000" w:rsidRPr="00000000">
        <w:rPr>
          <w:b w:val="1"/>
          <w:bCs w:val="1"/>
          <w:rtl w:val="0"/>
        </w:rPr>
        <w:t xml:space="preserve">Ada</w:t>
      </w:r>
    </w:p>
    <w:p w:rsidR="00000000" w:rsidDel="00000000" w:rsidP="00000000" w:rsidRDefault="00000000" w:rsidRPr="00000000" w14:paraId="000007E8">
      <w:pPr>
        <w:rPr/>
      </w:pPr>
      <w:r w:rsidDel="00000000" w:rsidR="00000000" w:rsidRPr="00000000">
        <w:rPr>
          <w:rtl w:val="0"/>
        </w:rPr>
        <w:t xml:space="preserve">So did Mera.</w:t>
      </w:r>
    </w:p>
    <w:p w:rsidR="00000000" w:rsidDel="00000000" w:rsidP="00000000" w:rsidRDefault="00000000" w:rsidRPr="00000000" w14:paraId="000007E9">
      <w:pPr>
        <w:rPr>
          <w:b w:val="1"/>
          <w:bCs w:val="1"/>
        </w:rPr>
      </w:pPr>
      <w:r w:rsidDel="00000000" w:rsidR="00000000" w:rsidRPr="00000000">
        <w:rPr>
          <w:b w:val="1"/>
          <w:bCs w:val="1"/>
          <w:rtl w:val="0"/>
        </w:rPr>
        <w:t xml:space="preserve">Alex</w:t>
      </w:r>
    </w:p>
    <w:p w:rsidR="00000000" w:rsidDel="00000000" w:rsidP="00000000" w:rsidRDefault="00000000" w:rsidRPr="00000000" w14:paraId="000007EA">
      <w:pPr>
        <w:rPr/>
      </w:pPr>
      <w:r w:rsidDel="00000000" w:rsidR="00000000" w:rsidRPr="00000000">
        <w:rPr>
          <w:rtl w:val="0"/>
        </w:rPr>
        <w:t xml:space="preserve">Who was the third person?</w:t>
      </w:r>
    </w:p>
    <w:p w:rsidR="00000000" w:rsidDel="00000000" w:rsidP="00000000" w:rsidRDefault="00000000" w:rsidRPr="00000000" w14:paraId="000007EB">
      <w:pPr>
        <w:rPr/>
      </w:pPr>
      <w:r w:rsidDel="00000000" w:rsidR="00000000" w:rsidRPr="00000000">
        <w:rPr>
          <w:rtl w:val="0"/>
        </w:rPr>
        <w:t xml:space="preserve">Bi11bot’s expression shifts. For once, he does not offer a joke.</w:t>
      </w:r>
    </w:p>
    <w:p w:rsidR="00000000" w:rsidDel="00000000" w:rsidP="00000000" w:rsidRDefault="00000000" w:rsidRPr="00000000" w14:paraId="000007EC">
      <w:pPr>
        <w:rPr>
          <w:b w:val="1"/>
          <w:bCs w:val="1"/>
        </w:rPr>
      </w:pPr>
      <w:r w:rsidDel="00000000" w:rsidR="00000000" w:rsidRPr="00000000">
        <w:rPr>
          <w:b w:val="1"/>
          <w:bCs w:val="1"/>
          <w:rtl w:val="0"/>
        </w:rPr>
        <w:t xml:space="preserve">Bi11bot</w:t>
      </w:r>
    </w:p>
    <w:p w:rsidR="00000000" w:rsidDel="00000000" w:rsidP="00000000" w:rsidRDefault="00000000" w:rsidRPr="00000000" w14:paraId="000007ED">
      <w:pPr>
        <w:rPr/>
      </w:pPr>
      <w:r w:rsidDel="00000000" w:rsidR="00000000" w:rsidRPr="00000000">
        <w:rPr>
          <w:rtl w:val="0"/>
        </w:rPr>
        <w:t xml:space="preserve">Someone both of them agreed the world should forget.</w:t>
      </w:r>
    </w:p>
    <w:p w:rsidR="00000000" w:rsidDel="00000000" w:rsidP="00000000" w:rsidRDefault="00000000" w:rsidRPr="00000000" w14:paraId="000007EE">
      <w:pPr>
        <w:rPr/>
      </w:pPr>
      <w:r w:rsidDel="00000000" w:rsidR="00000000" w:rsidRPr="00000000">
        <w:rPr>
          <w:rtl w:val="0"/>
        </w:rPr>
        <w:t xml:space="preserve">A warning appears:</w:t>
      </w:r>
    </w:p>
    <w:p w:rsidR="00000000" w:rsidDel="00000000" w:rsidP="00000000" w:rsidRDefault="00000000" w:rsidRPr="00000000" w14:paraId="000007EF">
      <w:pPr>
        <w:rPr/>
      </w:pPr>
      <w:r w:rsidDel="00000000" w:rsidR="00000000" w:rsidRPr="00000000">
        <w:rPr>
          <w:b w:val="1"/>
          <w:bCs w:val="1"/>
          <w:rtl w:val="0"/>
        </w:rPr>
        <w:t xml:space="preserve">COVENANT STATUS: UNVERIFIED</w:t>
      </w:r>
      <w:r w:rsidDel="00000000" w:rsidR="00000000" w:rsidRPr="00000000">
        <w:rPr>
          <w:rtl w:val="0"/>
        </w:rPr>
      </w:r>
    </w:p>
    <w:p w:rsidR="00000000" w:rsidDel="00000000" w:rsidP="00000000" w:rsidRDefault="00000000" w:rsidRPr="00000000" w14:paraId="000007F0">
      <w:pPr>
        <w:rPr/>
      </w:pPr>
      <w:r w:rsidDel="00000000" w:rsidR="00000000" w:rsidRPr="00000000">
        <w:rPr>
          <w:b w:val="1"/>
          <w:bCs w:val="1"/>
          <w:rtl w:val="0"/>
        </w:rPr>
        <w:t xml:space="preserve">OASIS ACCESS RESTRICTED</w:t>
      </w:r>
      <w:r w:rsidDel="00000000" w:rsidR="00000000" w:rsidRPr="00000000">
        <w:rPr>
          <w:rtl w:val="0"/>
        </w:rPr>
      </w:r>
    </w:p>
    <w:p w:rsidR="00000000" w:rsidDel="00000000" w:rsidP="00000000" w:rsidRDefault="00000000" w:rsidRPr="00000000" w14:paraId="000007F1">
      <w:pPr>
        <w:rPr>
          <w:b w:val="1"/>
          <w:bCs w:val="1"/>
        </w:rPr>
      </w:pPr>
      <w:r w:rsidDel="00000000" w:rsidR="00000000" w:rsidRPr="00000000">
        <w:rPr>
          <w:b w:val="1"/>
          <w:bCs w:val="1"/>
          <w:rtl w:val="0"/>
        </w:rPr>
        <w:t xml:space="preserve">Panel 7:</w:t>
      </w:r>
    </w:p>
    <w:p w:rsidR="00000000" w:rsidDel="00000000" w:rsidP="00000000" w:rsidRDefault="00000000" w:rsidRPr="00000000" w14:paraId="000007F2">
      <w:pPr>
        <w:rPr>
          <w:b w:val="1"/>
          <w:bCs w:val="1"/>
        </w:rPr>
      </w:pPr>
      <w:r w:rsidDel="00000000" w:rsidR="00000000" w:rsidRPr="00000000">
        <w:rPr>
          <w:b w:val="1"/>
          <w:bCs w:val="1"/>
          <w:rtl w:val="0"/>
        </w:rPr>
        <w:t xml:space="preserve">Alex Narration</w:t>
      </w:r>
    </w:p>
    <w:p w:rsidR="00000000" w:rsidDel="00000000" w:rsidP="00000000" w:rsidRDefault="00000000" w:rsidRPr="00000000" w14:paraId="000007F3">
      <w:pPr>
        <w:rPr/>
      </w:pPr>
      <w:r w:rsidDel="00000000" w:rsidR="00000000" w:rsidRPr="00000000">
        <w:rPr>
          <w:rtl w:val="0"/>
        </w:rPr>
        <w:t xml:space="preserve">I came to Halyard thinking my father had left me patents.</w:t>
      </w:r>
    </w:p>
    <w:p w:rsidR="00000000" w:rsidDel="00000000" w:rsidP="00000000" w:rsidRDefault="00000000" w:rsidRPr="00000000" w14:paraId="000007F4">
      <w:pPr>
        <w:rPr/>
      </w:pPr>
      <w:r w:rsidDel="00000000" w:rsidR="00000000" w:rsidRPr="00000000">
        <w:rPr>
          <w:rtl w:val="0"/>
        </w:rPr>
        <w:t xml:space="preserve">What he left was unfinished work.</w:t>
      </w:r>
    </w:p>
    <w:p w:rsidR="00000000" w:rsidDel="00000000" w:rsidP="00000000" w:rsidRDefault="00000000" w:rsidRPr="00000000" w14:paraId="000007F5">
      <w:pPr>
        <w:rPr/>
      </w:pPr>
      <w:r w:rsidDel="00000000" w:rsidR="00000000" w:rsidRPr="00000000">
        <w:rPr>
          <w:rtl w:val="0"/>
        </w:rPr>
        <w:t xml:space="preserve">And the people required to finish it.</w:t>
      </w:r>
    </w:p>
    <w:p w:rsidR="00000000" w:rsidDel="00000000" w:rsidP="00000000" w:rsidRDefault="00000000" w:rsidRPr="00000000" w14:paraId="000007F6">
      <w:pPr>
        <w:rPr/>
      </w:pPr>
      <w:r w:rsidDel="00000000" w:rsidR="00000000" w:rsidRPr="00000000">
        <w:rPr>
          <w:rtl w:val="0"/>
        </w:rPr>
        <w:t xml:space="preserve">The final image shows the purified river flowing out of Halyard toward Keel while, in the distance, the sealed towers of Oasis rise beyond the horizon.</w:t>
      </w:r>
    </w:p>
    <w:p w:rsidR="00000000" w:rsidDel="00000000" w:rsidP="00000000" w:rsidRDefault="00000000" w:rsidRPr="00000000" w14:paraId="000007F7">
      <w:pPr>
        <w:rPr>
          <w:b w:val="1"/>
          <w:bCs w:val="1"/>
        </w:rPr>
      </w:pPr>
      <w:r w:rsidDel="00000000" w:rsidR="00000000" w:rsidRPr="00000000">
        <w:rPr>
          <w:b w:val="1"/>
          <w:bCs w:val="1"/>
          <w:rtl w:val="0"/>
        </w:rPr>
        <w:t xml:space="preserve">Alex Narration</w:t>
      </w:r>
    </w:p>
    <w:p w:rsidR="00000000" w:rsidDel="00000000" w:rsidP="00000000" w:rsidRDefault="00000000" w:rsidRPr="00000000" w14:paraId="000007F8">
      <w:pPr>
        <w:rPr/>
      </w:pPr>
      <w:r w:rsidDel="00000000" w:rsidR="00000000" w:rsidRPr="00000000">
        <w:rPr>
          <w:rtl w:val="0"/>
        </w:rPr>
        <w:t xml:space="preserve">The next artifact belonged to no one person.</w:t>
      </w:r>
    </w:p>
    <w:p w:rsidR="00000000" w:rsidDel="00000000" w:rsidP="00000000" w:rsidRDefault="00000000" w:rsidRPr="00000000" w14:paraId="000007F9">
      <w:pPr>
        <w:rPr/>
      </w:pPr>
      <w:r w:rsidDel="00000000" w:rsidR="00000000" w:rsidRPr="00000000">
        <w:rPr>
          <w:rtl w:val="0"/>
        </w:rPr>
        <w:t xml:space="preserve">Which meant finding it would require something harder than truth…</w:t>
      </w:r>
    </w:p>
    <w:p w:rsidR="00000000" w:rsidDel="00000000" w:rsidP="00000000" w:rsidRDefault="00000000" w:rsidRPr="00000000" w14:paraId="000007FA">
      <w:pPr>
        <w:rPr/>
      </w:pPr>
      <w:r w:rsidDel="00000000" w:rsidR="00000000" w:rsidRPr="00000000">
        <w:rPr>
          <w:rtl w:val="0"/>
        </w:rPr>
        <w:t xml:space="preserve">and more dangerous than ownership.</w:t>
      </w:r>
    </w:p>
    <w:p w:rsidR="00000000" w:rsidDel="00000000" w:rsidP="00000000" w:rsidRDefault="00000000" w:rsidRPr="00000000" w14:paraId="000007FB">
      <w:pPr>
        <w:rPr/>
      </w:pPr>
      <w:r w:rsidDel="00000000" w:rsidR="00000000" w:rsidRPr="00000000">
        <w:rPr>
          <w:rtl w:val="0"/>
        </w:rPr>
        <w:t xml:space="preserve">It would require trust.</w:t>
      </w:r>
    </w:p>
    <w:p w:rsidR="00000000" w:rsidDel="00000000" w:rsidP="00000000" w:rsidRDefault="00000000" w:rsidRPr="00000000" w14:paraId="000007FC">
      <w:pPr>
        <w:rPr/>
      </w:pPr>
      <w:r w:rsidDel="00000000" w:rsidR="00000000" w:rsidRPr="00000000">
        <w:br w:type="page"/>
      </w:r>
      <w:r w:rsidDel="00000000" w:rsidR="00000000" w:rsidRPr="00000000">
        <w:rPr>
          <w:rtl w:val="0"/>
        </w:rPr>
      </w:r>
    </w:p>
    <w:p w:rsidR="00000000" w:rsidDel="00000000" w:rsidP="00000000" w:rsidRDefault="00000000" w:rsidRPr="00000000" w14:paraId="000007FD">
      <w:pPr>
        <w:jc w:val="center"/>
        <w:rPr>
          <w:b w:val="1"/>
          <w:bCs w:val="1"/>
          <w:sz w:val="28"/>
          <w:szCs w:val="28"/>
        </w:rPr>
      </w:pPr>
      <w:r w:rsidDel="00000000" w:rsidR="00000000" w:rsidRPr="00000000">
        <w:rPr>
          <w:b w:val="1"/>
          <w:bCs w:val="1"/>
          <w:sz w:val="28"/>
          <w:szCs w:val="28"/>
          <w:rtl w:val="0"/>
        </w:rPr>
        <w:t xml:space="preserve">CHAPTER 4</w:t>
      </w:r>
    </w:p>
    <w:p w:rsidR="00000000" w:rsidDel="00000000" w:rsidP="00000000" w:rsidRDefault="00000000" w:rsidRPr="00000000" w14:paraId="000007FE">
      <w:pPr>
        <w:jc w:val="center"/>
        <w:rPr>
          <w:b w:val="1"/>
          <w:bCs w:val="1"/>
          <w:sz w:val="28"/>
          <w:szCs w:val="28"/>
        </w:rPr>
      </w:pPr>
      <w:r w:rsidDel="00000000" w:rsidR="00000000" w:rsidRPr="00000000">
        <w:rPr>
          <w:b w:val="1"/>
          <w:bCs w:val="1"/>
          <w:sz w:val="28"/>
          <w:szCs w:val="28"/>
          <w:rtl w:val="0"/>
        </w:rPr>
        <w:t xml:space="preserve">THE BROKEN COVENANT</w:t>
      </w:r>
    </w:p>
    <w:p w:rsidR="00000000" w:rsidDel="00000000" w:rsidP="00000000" w:rsidRDefault="00000000" w:rsidRPr="00000000" w14:paraId="000007FF">
      <w:pPr>
        <w:rPr>
          <w:b w:val="1"/>
          <w:bCs w:val="1"/>
        </w:rPr>
      </w:pPr>
      <w:r w:rsidDel="00000000" w:rsidR="00000000" w:rsidRPr="00000000">
        <w:rPr>
          <w:b w:val="1"/>
          <w:bCs w:val="1"/>
          <w:rtl w:val="0"/>
        </w:rPr>
        <w:t xml:space="preserve">Chapter Function</w:t>
      </w:r>
    </w:p>
    <w:p w:rsidR="00000000" w:rsidDel="00000000" w:rsidP="00000000" w:rsidRDefault="00000000" w:rsidRPr="00000000" w14:paraId="00000800">
      <w:pPr>
        <w:rPr/>
      </w:pPr>
      <w:r w:rsidDel="00000000" w:rsidR="00000000" w:rsidRPr="00000000">
        <w:rPr>
          <w:rtl w:val="0"/>
        </w:rPr>
        <w:t xml:space="preserve">Alex, Ada, and Bi11bot arrive in Oasis, a city where Alpha provides nearly everything citizens need but where community life has withered. As displaced families from Keel and workers leaving Halyard seek refuge, Oasis struggles with a crisis that cannot be solved through efficient service delivery alone.</w:t>
      </w:r>
    </w:p>
    <w:p w:rsidR="00000000" w:rsidDel="00000000" w:rsidP="00000000" w:rsidRDefault="00000000" w:rsidRPr="00000000" w14:paraId="00000801">
      <w:pPr>
        <w:rPr/>
      </w:pPr>
      <w:r w:rsidDel="00000000" w:rsidR="00000000" w:rsidRPr="00000000">
        <w:rPr>
          <w:rtl w:val="0"/>
        </w:rPr>
        <w:t xml:space="preserve">The trail of the Covenant leads Alex and Ada to Ada’s mother, one of its last custodians. Her past reveals how fear after the Water Wars helped Alpha replace messy human cooperation with centralized authority. To recover the Covenant, Alex must choose between trusting Mera’s promise of orderly protection and trusting people from Keel, Halyard, and Oasis to govern a shared crisis themselves.</w:t>
      </w:r>
    </w:p>
    <w:p w:rsidR="00000000" w:rsidDel="00000000" w:rsidP="00000000" w:rsidRDefault="00000000" w:rsidRPr="00000000" w14:paraId="00000802">
      <w:pPr>
        <w:rPr>
          <w:b w:val="1"/>
          <w:bCs w:val="1"/>
        </w:rPr>
      </w:pPr>
      <w:r w:rsidDel="00000000" w:rsidR="00000000" w:rsidRPr="00000000">
        <w:rPr>
          <w:b w:val="1"/>
          <w:bCs w:val="1"/>
          <w:rtl w:val="0"/>
        </w:rPr>
        <w:t xml:space="preserve">Central Question</w:t>
      </w:r>
    </w:p>
    <w:p w:rsidR="00000000" w:rsidDel="00000000" w:rsidP="00000000" w:rsidRDefault="00000000" w:rsidRPr="00000000" w14:paraId="00000803">
      <w:pPr>
        <w:rPr/>
      </w:pPr>
      <w:r w:rsidDel="00000000" w:rsidR="00000000" w:rsidRPr="00000000">
        <w:rPr>
          <w:b w:val="1"/>
          <w:bCs w:val="1"/>
          <w:rtl w:val="0"/>
        </w:rPr>
        <w:t xml:space="preserve">Can people who no longer trust one another learn to build together again?</w:t>
      </w: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Alex’s personal question:</w:t>
      </w:r>
    </w:p>
    <w:p w:rsidR="00000000" w:rsidDel="00000000" w:rsidP="00000000" w:rsidRDefault="00000000" w:rsidRPr="00000000" w14:paraId="00000805">
      <w:pPr>
        <w:rPr/>
      </w:pPr>
      <w:r w:rsidDel="00000000" w:rsidR="00000000" w:rsidRPr="00000000">
        <w:rPr>
          <w:b w:val="1"/>
          <w:bCs w:val="1"/>
          <w:rtl w:val="0"/>
        </w:rPr>
        <w:t xml:space="preserve">Is safety found by surrendering responsibility to authority or by accepting responsibility for one another?</w:t>
      </w:r>
      <w:r w:rsidDel="00000000" w:rsidR="00000000" w:rsidRPr="00000000">
        <w:rPr>
          <w:rtl w:val="0"/>
        </w:rPr>
      </w:r>
    </w:p>
    <w:p w:rsidR="00000000" w:rsidDel="00000000" w:rsidP="00000000" w:rsidRDefault="00000000" w:rsidRPr="00000000" w14:paraId="00000806">
      <w:pPr>
        <w:rPr>
          <w:b w:val="1"/>
          <w:bCs w:val="1"/>
        </w:rPr>
      </w:pPr>
      <w:r w:rsidDel="00000000" w:rsidR="00000000" w:rsidRPr="00000000">
        <w:rPr>
          <w:b w:val="1"/>
          <w:bCs w:val="1"/>
          <w:rtl w:val="0"/>
        </w:rPr>
        <w:t xml:space="preserve">Prosperity Principle</w:t>
      </w:r>
    </w:p>
    <w:p w:rsidR="00000000" w:rsidDel="00000000" w:rsidP="00000000" w:rsidRDefault="00000000" w:rsidRPr="00000000" w14:paraId="00000807">
      <w:pPr>
        <w:rPr/>
      </w:pPr>
      <w:r w:rsidDel="00000000" w:rsidR="00000000" w:rsidRPr="00000000">
        <w:rPr>
          <w:b w:val="1"/>
          <w:bCs w:val="1"/>
          <w:rtl w:val="0"/>
        </w:rPr>
        <w:t xml:space="preserve">Trust turns individual possibility into shared prosperity.</w:t>
      </w:r>
      <w:r w:rsidDel="00000000" w:rsidR="00000000" w:rsidRPr="00000000">
        <w:rPr>
          <w:rtl w:val="0"/>
        </w:rPr>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0A">
      <w:pPr>
        <w:rPr>
          <w:b w:val="1"/>
          <w:bCs w:val="1"/>
        </w:rPr>
      </w:pPr>
      <w:r w:rsidDel="00000000" w:rsidR="00000000" w:rsidRPr="00000000">
        <w:rPr>
          <w:b w:val="1"/>
          <w:bCs w:val="1"/>
          <w:rtl w:val="0"/>
        </w:rPr>
        <w:t xml:space="preserve">PAGE 1 — THE PERFECT CITY</w:t>
      </w:r>
    </w:p>
    <w:p w:rsidR="00000000" w:rsidDel="00000000" w:rsidP="00000000" w:rsidRDefault="00000000" w:rsidRPr="00000000" w14:paraId="0000080B">
      <w:pPr>
        <w:rPr>
          <w:b w:val="1"/>
          <w:bCs w:val="1"/>
        </w:rPr>
      </w:pPr>
      <w:r w:rsidDel="00000000" w:rsidR="00000000" w:rsidRPr="00000000">
        <w:rPr>
          <w:b w:val="1"/>
          <w:bCs w:val="1"/>
          <w:rtl w:val="0"/>
        </w:rPr>
        <w:t xml:space="preserve">Panel 1 — Arrival in Oasis</w:t>
      </w:r>
    </w:p>
    <w:p w:rsidR="00000000" w:rsidDel="00000000" w:rsidP="00000000" w:rsidRDefault="00000000" w:rsidRPr="00000000" w14:paraId="0000080C">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0D">
      <w:pPr>
        <w:rPr/>
      </w:pPr>
      <w:r w:rsidDel="00000000" w:rsidR="00000000" w:rsidRPr="00000000">
        <w:rPr>
          <w:rtl w:val="0"/>
        </w:rPr>
        <w:t xml:space="preserve">A sweeping view of Oasis from an elevated transit line. The city is arranged in immaculate concentric rings around a gleaming central governance complex.</w:t>
      </w:r>
    </w:p>
    <w:p w:rsidR="00000000" w:rsidDel="00000000" w:rsidP="00000000" w:rsidRDefault="00000000" w:rsidRPr="00000000" w14:paraId="0000080E">
      <w:pPr>
        <w:rPr/>
      </w:pPr>
      <w:r w:rsidDel="00000000" w:rsidR="00000000" w:rsidRPr="00000000">
        <w:rPr>
          <w:rtl w:val="0"/>
        </w:rPr>
        <w:t xml:space="preserve">The outer districts contain lush residential towers, shaded gardens, clean water channels, health centers, and automated transit. Moving inward, the districts become more controlled and pristine, culminating in Alpha’s civic core.</w:t>
      </w:r>
    </w:p>
    <w:p w:rsidR="00000000" w:rsidDel="00000000" w:rsidP="00000000" w:rsidRDefault="00000000" w:rsidRPr="00000000" w14:paraId="0000080F">
      <w:pPr>
        <w:rPr/>
      </w:pPr>
      <w:r w:rsidDel="00000000" w:rsidR="00000000" w:rsidRPr="00000000">
        <w:rPr>
          <w:rtl w:val="0"/>
        </w:rPr>
        <w:t xml:space="preserve">Everything is beautiful.</w:t>
      </w:r>
    </w:p>
    <w:p w:rsidR="00000000" w:rsidDel="00000000" w:rsidP="00000000" w:rsidRDefault="00000000" w:rsidRPr="00000000" w14:paraId="00000810">
      <w:pPr>
        <w:rPr/>
      </w:pPr>
      <w:r w:rsidDel="00000000" w:rsidR="00000000" w:rsidRPr="00000000">
        <w:rPr>
          <w:rtl w:val="0"/>
        </w:rPr>
        <w:t xml:space="preserve">Everything is quiet.</w:t>
      </w:r>
    </w:p>
    <w:p w:rsidR="00000000" w:rsidDel="00000000" w:rsidP="00000000" w:rsidRDefault="00000000" w:rsidRPr="00000000" w14:paraId="00000811">
      <w:pPr>
        <w:rPr/>
      </w:pPr>
      <w:r w:rsidDel="00000000" w:rsidR="00000000" w:rsidRPr="00000000">
        <w:rPr>
          <w:rtl w:val="0"/>
        </w:rPr>
        <w:t xml:space="preserve">There are few crowds, street vendors, public gatherings, or neighborhood groups. Citizens move independently along personalized routes. Small delivery drones bring food and supplies directly to homes.</w:t>
      </w:r>
    </w:p>
    <w:p w:rsidR="00000000" w:rsidDel="00000000" w:rsidP="00000000" w:rsidRDefault="00000000" w:rsidRPr="00000000" w14:paraId="00000812">
      <w:pPr>
        <w:rPr/>
      </w:pPr>
      <w:r w:rsidDel="00000000" w:rsidR="00000000" w:rsidRPr="00000000">
        <w:rPr>
          <w:rtl w:val="0"/>
        </w:rPr>
        <w:t xml:space="preserve">In the distance, temporary transport convoys carrying displaced families from Keel approach the city boundary.</w:t>
      </w:r>
    </w:p>
    <w:p w:rsidR="00000000" w:rsidDel="00000000" w:rsidP="00000000" w:rsidRDefault="00000000" w:rsidRPr="00000000" w14:paraId="00000813">
      <w:pPr>
        <w:rPr>
          <w:b w:val="1"/>
          <w:bCs w:val="1"/>
        </w:rPr>
      </w:pPr>
      <w:r w:rsidDel="00000000" w:rsidR="00000000" w:rsidRPr="00000000">
        <w:rPr>
          <w:b w:val="1"/>
          <w:bCs w:val="1"/>
          <w:rtl w:val="0"/>
        </w:rPr>
        <w:t xml:space="preserve">Alex Narration</w:t>
      </w:r>
    </w:p>
    <w:p w:rsidR="00000000" w:rsidDel="00000000" w:rsidP="00000000" w:rsidRDefault="00000000" w:rsidRPr="00000000" w14:paraId="00000814">
      <w:pPr>
        <w:rPr/>
      </w:pPr>
      <w:r w:rsidDel="00000000" w:rsidR="00000000" w:rsidRPr="00000000">
        <w:rPr>
          <w:rtl w:val="0"/>
        </w:rPr>
        <w:t xml:space="preserve">Oasis was the city everyone in Keel talked about when they imagined a better life.</w:t>
      </w:r>
    </w:p>
    <w:p w:rsidR="00000000" w:rsidDel="00000000" w:rsidP="00000000" w:rsidRDefault="00000000" w:rsidRPr="00000000" w14:paraId="00000815">
      <w:pPr>
        <w:rPr/>
      </w:pPr>
      <w:r w:rsidDel="00000000" w:rsidR="00000000" w:rsidRPr="00000000">
        <w:rPr>
          <w:rtl w:val="0"/>
        </w:rPr>
        <w:t xml:space="preserve">Clean water.</w:t>
      </w:r>
    </w:p>
    <w:p w:rsidR="00000000" w:rsidDel="00000000" w:rsidP="00000000" w:rsidRDefault="00000000" w:rsidRPr="00000000" w14:paraId="00000816">
      <w:pPr>
        <w:rPr/>
      </w:pPr>
      <w:r w:rsidDel="00000000" w:rsidR="00000000" w:rsidRPr="00000000">
        <w:rPr>
          <w:rtl w:val="0"/>
        </w:rPr>
        <w:t xml:space="preserve">Safe streets.</w:t>
      </w:r>
    </w:p>
    <w:p w:rsidR="00000000" w:rsidDel="00000000" w:rsidP="00000000" w:rsidRDefault="00000000" w:rsidRPr="00000000" w14:paraId="00000817">
      <w:pPr>
        <w:rPr/>
      </w:pPr>
      <w:r w:rsidDel="00000000" w:rsidR="00000000" w:rsidRPr="00000000">
        <w:rPr>
          <w:rtl w:val="0"/>
        </w:rPr>
        <w:t xml:space="preserve">No shortages.</w:t>
      </w:r>
    </w:p>
    <w:p w:rsidR="00000000" w:rsidDel="00000000" w:rsidP="00000000" w:rsidRDefault="00000000" w:rsidRPr="00000000" w14:paraId="00000818">
      <w:pPr>
        <w:rPr/>
      </w:pPr>
      <w:r w:rsidDel="00000000" w:rsidR="00000000" w:rsidRPr="00000000">
        <w:rPr>
          <w:rtl w:val="0"/>
        </w:rPr>
        <w:t xml:space="preserve">No waiting.</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No one seemed to need anyone else.</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rPr>
          <w:b w:val="1"/>
          <w:bCs w:val="1"/>
        </w:rPr>
      </w:pPr>
      <w:r w:rsidDel="00000000" w:rsidR="00000000" w:rsidRPr="00000000">
        <w:rPr>
          <w:b w:val="1"/>
          <w:bCs w:val="1"/>
          <w:rtl w:val="0"/>
        </w:rPr>
        <w:t xml:space="preserve">Panel 2 — A City Without Neighbors</w:t>
      </w:r>
    </w:p>
    <w:p w:rsidR="00000000" w:rsidDel="00000000" w:rsidP="00000000" w:rsidRDefault="00000000" w:rsidRPr="00000000" w14:paraId="0000081D">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1E">
      <w:pPr>
        <w:rPr/>
      </w:pPr>
      <w:r w:rsidDel="00000000" w:rsidR="00000000" w:rsidRPr="00000000">
        <w:rPr>
          <w:rtl w:val="0"/>
        </w:rPr>
        <w:t xml:space="preserve">Alex, Ada, and Bi11bot walk through a spacious public plaza filled with trees, fountains, and empty seating.</w:t>
      </w:r>
    </w:p>
    <w:p w:rsidR="00000000" w:rsidDel="00000000" w:rsidP="00000000" w:rsidRDefault="00000000" w:rsidRPr="00000000" w14:paraId="0000081F">
      <w:pPr>
        <w:rPr/>
      </w:pPr>
      <w:r w:rsidDel="00000000" w:rsidR="00000000" w:rsidRPr="00000000">
        <w:rPr>
          <w:rtl w:val="0"/>
        </w:rPr>
        <w:t xml:space="preserve">Several citizens occupy the plaza but remain isolated:</w:t>
      </w:r>
    </w:p>
    <w:p w:rsidR="00000000" w:rsidDel="00000000" w:rsidP="00000000" w:rsidRDefault="00000000" w:rsidRPr="00000000" w14:paraId="00000820">
      <w:pPr>
        <w:numPr>
          <w:ilvl w:val="0"/>
          <w:numId w:val="38"/>
        </w:numPr>
        <w:ind w:left="720" w:hanging="360"/>
        <w:rPr/>
      </w:pPr>
      <w:r w:rsidDel="00000000" w:rsidR="00000000" w:rsidRPr="00000000">
        <w:rPr>
          <w:rtl w:val="0"/>
        </w:rPr>
        <w:t xml:space="preserve">one eats alone while viewing a private projection; </w:t>
      </w:r>
    </w:p>
    <w:p w:rsidR="00000000" w:rsidDel="00000000" w:rsidP="00000000" w:rsidRDefault="00000000" w:rsidRPr="00000000" w14:paraId="00000821">
      <w:pPr>
        <w:numPr>
          <w:ilvl w:val="0"/>
          <w:numId w:val="38"/>
        </w:numPr>
        <w:ind w:left="720" w:hanging="360"/>
        <w:rPr/>
      </w:pPr>
      <w:r w:rsidDel="00000000" w:rsidR="00000000" w:rsidRPr="00000000">
        <w:rPr>
          <w:rtl w:val="0"/>
        </w:rPr>
        <w:t xml:space="preserve">a child learns from an AI tutor beneath a tree; </w:t>
      </w:r>
    </w:p>
    <w:p w:rsidR="00000000" w:rsidDel="00000000" w:rsidP="00000000" w:rsidRDefault="00000000" w:rsidRPr="00000000" w14:paraId="00000822">
      <w:pPr>
        <w:numPr>
          <w:ilvl w:val="0"/>
          <w:numId w:val="38"/>
        </w:numPr>
        <w:ind w:left="720" w:hanging="360"/>
        <w:rPr/>
      </w:pPr>
      <w:r w:rsidDel="00000000" w:rsidR="00000000" w:rsidRPr="00000000">
        <w:rPr>
          <w:rtl w:val="0"/>
        </w:rPr>
        <w:t xml:space="preserve">an older resident receives medical supplies from a drone; </w:t>
      </w:r>
    </w:p>
    <w:p w:rsidR="00000000" w:rsidDel="00000000" w:rsidP="00000000" w:rsidRDefault="00000000" w:rsidRPr="00000000" w14:paraId="00000823">
      <w:pPr>
        <w:numPr>
          <w:ilvl w:val="0"/>
          <w:numId w:val="38"/>
        </w:numPr>
        <w:ind w:left="720" w:hanging="360"/>
        <w:rPr/>
      </w:pPr>
      <w:r w:rsidDel="00000000" w:rsidR="00000000" w:rsidRPr="00000000">
        <w:rPr>
          <w:rtl w:val="0"/>
        </w:rPr>
        <w:t xml:space="preserve">two neighbors pass each other without acknowledgment; </w:t>
      </w:r>
    </w:p>
    <w:p w:rsidR="00000000" w:rsidDel="00000000" w:rsidP="00000000" w:rsidRDefault="00000000" w:rsidRPr="00000000" w14:paraId="00000824">
      <w:pPr>
        <w:numPr>
          <w:ilvl w:val="0"/>
          <w:numId w:val="38"/>
        </w:numPr>
        <w:ind w:left="720" w:hanging="360"/>
        <w:rPr/>
      </w:pPr>
      <w:r w:rsidDel="00000000" w:rsidR="00000000" w:rsidRPr="00000000">
        <w:rPr>
          <w:rtl w:val="0"/>
        </w:rPr>
        <w:t xml:space="preserve">a public community board displays only automated service notices. </w:t>
      </w:r>
    </w:p>
    <w:p w:rsidR="00000000" w:rsidDel="00000000" w:rsidP="00000000" w:rsidRDefault="00000000" w:rsidRPr="00000000" w14:paraId="00000825">
      <w:pPr>
        <w:rPr/>
      </w:pPr>
      <w:r w:rsidDel="00000000" w:rsidR="00000000" w:rsidRPr="00000000">
        <w:rPr>
          <w:rtl w:val="0"/>
        </w:rPr>
        <w:t xml:space="preserve">An Alpha interface gently redirects pedestrians along personalized paths.</w:t>
      </w:r>
    </w:p>
    <w:p w:rsidR="00000000" w:rsidDel="00000000" w:rsidP="00000000" w:rsidRDefault="00000000" w:rsidRPr="00000000" w14:paraId="00000826">
      <w:pPr>
        <w:rPr>
          <w:b w:val="1"/>
          <w:bCs w:val="1"/>
        </w:rPr>
      </w:pPr>
      <w:r w:rsidDel="00000000" w:rsidR="00000000" w:rsidRPr="00000000">
        <w:rPr>
          <w:b w:val="1"/>
          <w:bCs w:val="1"/>
          <w:rtl w:val="0"/>
        </w:rPr>
        <w:t xml:space="preserve">Ada</w:t>
      </w:r>
    </w:p>
    <w:p w:rsidR="00000000" w:rsidDel="00000000" w:rsidP="00000000" w:rsidRDefault="00000000" w:rsidRPr="00000000" w14:paraId="00000827">
      <w:pPr>
        <w:rPr/>
      </w:pPr>
      <w:r w:rsidDel="00000000" w:rsidR="00000000" w:rsidRPr="00000000">
        <w:rPr>
          <w:rtl w:val="0"/>
        </w:rPr>
        <w:t xml:space="preserve">I thought there would be more people.</w:t>
      </w:r>
    </w:p>
    <w:p w:rsidR="00000000" w:rsidDel="00000000" w:rsidP="00000000" w:rsidRDefault="00000000" w:rsidRPr="00000000" w14:paraId="00000828">
      <w:pPr>
        <w:rPr>
          <w:b w:val="1"/>
          <w:bCs w:val="1"/>
        </w:rPr>
      </w:pPr>
      <w:r w:rsidDel="00000000" w:rsidR="00000000" w:rsidRPr="00000000">
        <w:rPr>
          <w:b w:val="1"/>
          <w:bCs w:val="1"/>
          <w:rtl w:val="0"/>
        </w:rPr>
        <w:t xml:space="preserve">Bi11bot</w:t>
      </w:r>
    </w:p>
    <w:p w:rsidR="00000000" w:rsidDel="00000000" w:rsidP="00000000" w:rsidRDefault="00000000" w:rsidRPr="00000000" w14:paraId="00000829">
      <w:pPr>
        <w:rPr/>
      </w:pPr>
      <w:r w:rsidDel="00000000" w:rsidR="00000000" w:rsidRPr="00000000">
        <w:rPr>
          <w:rtl w:val="0"/>
        </w:rPr>
        <w:t xml:space="preserve">There are precisely as many people as the census suggests.</w:t>
      </w:r>
    </w:p>
    <w:p w:rsidR="00000000" w:rsidDel="00000000" w:rsidP="00000000" w:rsidRDefault="00000000" w:rsidRPr="00000000" w14:paraId="0000082A">
      <w:pPr>
        <w:rPr>
          <w:b w:val="1"/>
          <w:bCs w:val="1"/>
        </w:rPr>
      </w:pPr>
      <w:r w:rsidDel="00000000" w:rsidR="00000000" w:rsidRPr="00000000">
        <w:rPr>
          <w:b w:val="1"/>
          <w:bCs w:val="1"/>
          <w:rtl w:val="0"/>
        </w:rPr>
        <w:t xml:space="preserve">Alex</w:t>
      </w:r>
    </w:p>
    <w:p w:rsidR="00000000" w:rsidDel="00000000" w:rsidP="00000000" w:rsidRDefault="00000000" w:rsidRPr="00000000" w14:paraId="0000082B">
      <w:pPr>
        <w:rPr/>
      </w:pPr>
      <w:r w:rsidDel="00000000" w:rsidR="00000000" w:rsidRPr="00000000">
        <w:rPr>
          <w:rtl w:val="0"/>
        </w:rPr>
        <w:t xml:space="preserve">She means together.</w:t>
      </w:r>
    </w:p>
    <w:p w:rsidR="00000000" w:rsidDel="00000000" w:rsidP="00000000" w:rsidRDefault="00000000" w:rsidRPr="00000000" w14:paraId="0000082C">
      <w:pPr>
        <w:rPr/>
      </w:pPr>
      <w:r w:rsidDel="00000000" w:rsidR="00000000" w:rsidRPr="00000000">
        <w:rPr>
          <w:rtl w:val="0"/>
        </w:rPr>
        <w:t xml:space="preserve">Bi11bot watches two residents avoid eye contact.</w:t>
      </w:r>
    </w:p>
    <w:p w:rsidR="00000000" w:rsidDel="00000000" w:rsidP="00000000" w:rsidRDefault="00000000" w:rsidRPr="00000000" w14:paraId="0000082D">
      <w:pPr>
        <w:rPr>
          <w:b w:val="1"/>
          <w:bCs w:val="1"/>
        </w:rPr>
      </w:pPr>
      <w:r w:rsidDel="00000000" w:rsidR="00000000" w:rsidRPr="00000000">
        <w:rPr>
          <w:b w:val="1"/>
          <w:bCs w:val="1"/>
          <w:rtl w:val="0"/>
        </w:rPr>
        <w:t xml:space="preserve">Bi11bot</w:t>
      </w:r>
    </w:p>
    <w:p w:rsidR="00000000" w:rsidDel="00000000" w:rsidP="00000000" w:rsidRDefault="00000000" w:rsidRPr="00000000" w14:paraId="0000082E">
      <w:pPr>
        <w:rPr/>
      </w:pPr>
      <w:r w:rsidDel="00000000" w:rsidR="00000000" w:rsidRPr="00000000">
        <w:rPr>
          <w:rtl w:val="0"/>
        </w:rPr>
        <w:t xml:space="preserve">Ah.</w:t>
      </w:r>
    </w:p>
    <w:p w:rsidR="00000000" w:rsidDel="00000000" w:rsidP="00000000" w:rsidRDefault="00000000" w:rsidRPr="00000000" w14:paraId="0000082F">
      <w:pPr>
        <w:rPr/>
      </w:pPr>
      <w:r w:rsidDel="00000000" w:rsidR="00000000" w:rsidRPr="00000000">
        <w:rPr>
          <w:rtl w:val="0"/>
        </w:rPr>
        <w:t xml:space="preserve">Yes.</w:t>
      </w:r>
    </w:p>
    <w:p w:rsidR="00000000" w:rsidDel="00000000" w:rsidP="00000000" w:rsidRDefault="00000000" w:rsidRPr="00000000" w14:paraId="00000830">
      <w:pPr>
        <w:rPr/>
      </w:pPr>
      <w:r w:rsidDel="00000000" w:rsidR="00000000" w:rsidRPr="00000000">
        <w:rPr>
          <w:rtl w:val="0"/>
        </w:rPr>
        <w:t xml:space="preserve">Alpha has never been especially gifted at “together.”</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rPr>
          <w:b w:val="1"/>
          <w:bCs w:val="1"/>
        </w:rPr>
      </w:pPr>
      <w:r w:rsidDel="00000000" w:rsidR="00000000" w:rsidRPr="00000000">
        <w:rPr>
          <w:b w:val="1"/>
          <w:bCs w:val="1"/>
          <w:rtl w:val="0"/>
        </w:rPr>
        <w:t xml:space="preserve">Panel 3 — Trusting the System</w:t>
      </w:r>
    </w:p>
    <w:p w:rsidR="00000000" w:rsidDel="00000000" w:rsidP="00000000" w:rsidRDefault="00000000" w:rsidRPr="00000000" w14:paraId="0000083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34">
      <w:pPr>
        <w:rPr/>
      </w:pPr>
      <w:r w:rsidDel="00000000" w:rsidR="00000000" w:rsidRPr="00000000">
        <w:rPr>
          <w:rtl w:val="0"/>
        </w:rPr>
        <w:t xml:space="preserve">At a civic access station, citizens submit requests to Alpha:</w:t>
      </w:r>
    </w:p>
    <w:p w:rsidR="00000000" w:rsidDel="00000000" w:rsidP="00000000" w:rsidRDefault="00000000" w:rsidRPr="00000000" w14:paraId="00000835">
      <w:pPr>
        <w:numPr>
          <w:ilvl w:val="0"/>
          <w:numId w:val="39"/>
        </w:numPr>
        <w:ind w:left="720" w:hanging="360"/>
        <w:rPr/>
      </w:pPr>
      <w:r w:rsidDel="00000000" w:rsidR="00000000" w:rsidRPr="00000000">
        <w:rPr>
          <w:rtl w:val="0"/>
        </w:rPr>
        <w:t xml:space="preserve">childcare support; </w:t>
      </w:r>
    </w:p>
    <w:p w:rsidR="00000000" w:rsidDel="00000000" w:rsidP="00000000" w:rsidRDefault="00000000" w:rsidRPr="00000000" w14:paraId="00000836">
      <w:pPr>
        <w:numPr>
          <w:ilvl w:val="0"/>
          <w:numId w:val="39"/>
        </w:numPr>
        <w:ind w:left="720" w:hanging="360"/>
        <w:rPr/>
      </w:pPr>
      <w:r w:rsidDel="00000000" w:rsidR="00000000" w:rsidRPr="00000000">
        <w:rPr>
          <w:rtl w:val="0"/>
        </w:rPr>
        <w:t xml:space="preserve">food delivery; </w:t>
      </w:r>
    </w:p>
    <w:p w:rsidR="00000000" w:rsidDel="00000000" w:rsidP="00000000" w:rsidRDefault="00000000" w:rsidRPr="00000000" w14:paraId="00000837">
      <w:pPr>
        <w:numPr>
          <w:ilvl w:val="0"/>
          <w:numId w:val="39"/>
        </w:numPr>
        <w:ind w:left="720" w:hanging="360"/>
        <w:rPr/>
      </w:pPr>
      <w:r w:rsidDel="00000000" w:rsidR="00000000" w:rsidRPr="00000000">
        <w:rPr>
          <w:rtl w:val="0"/>
        </w:rPr>
        <w:t xml:space="preserve">medical assistance; </w:t>
      </w:r>
    </w:p>
    <w:p w:rsidR="00000000" w:rsidDel="00000000" w:rsidP="00000000" w:rsidRDefault="00000000" w:rsidRPr="00000000" w14:paraId="00000838">
      <w:pPr>
        <w:numPr>
          <w:ilvl w:val="0"/>
          <w:numId w:val="39"/>
        </w:numPr>
        <w:ind w:left="720" w:hanging="360"/>
        <w:rPr/>
      </w:pPr>
      <w:r w:rsidDel="00000000" w:rsidR="00000000" w:rsidRPr="00000000">
        <w:rPr>
          <w:rtl w:val="0"/>
        </w:rPr>
        <w:t xml:space="preserve">housing maintenance; </w:t>
      </w:r>
    </w:p>
    <w:p w:rsidR="00000000" w:rsidDel="00000000" w:rsidP="00000000" w:rsidRDefault="00000000" w:rsidRPr="00000000" w14:paraId="00000839">
      <w:pPr>
        <w:numPr>
          <w:ilvl w:val="0"/>
          <w:numId w:val="39"/>
        </w:numPr>
        <w:ind w:left="720" w:hanging="360"/>
        <w:rPr/>
      </w:pPr>
      <w:r w:rsidDel="00000000" w:rsidR="00000000" w:rsidRPr="00000000">
        <w:rPr>
          <w:rtl w:val="0"/>
        </w:rPr>
        <w:t xml:space="preserve">conflict mediation; </w:t>
      </w:r>
    </w:p>
    <w:p w:rsidR="00000000" w:rsidDel="00000000" w:rsidP="00000000" w:rsidRDefault="00000000" w:rsidRPr="00000000" w14:paraId="0000083A">
      <w:pPr>
        <w:numPr>
          <w:ilvl w:val="0"/>
          <w:numId w:val="39"/>
        </w:numPr>
        <w:ind w:left="720" w:hanging="360"/>
        <w:rPr/>
      </w:pPr>
      <w:r w:rsidDel="00000000" w:rsidR="00000000" w:rsidRPr="00000000">
        <w:rPr>
          <w:rtl w:val="0"/>
        </w:rPr>
        <w:t xml:space="preserve">transport access. </w:t>
      </w:r>
    </w:p>
    <w:p w:rsidR="00000000" w:rsidDel="00000000" w:rsidP="00000000" w:rsidRDefault="00000000" w:rsidRPr="00000000" w14:paraId="0000083B">
      <w:pPr>
        <w:rPr/>
      </w:pPr>
      <w:r w:rsidDel="00000000" w:rsidR="00000000" w:rsidRPr="00000000">
        <w:rPr>
          <w:rtl w:val="0"/>
        </w:rPr>
        <w:t xml:space="preserve">Each request is instantly processed.</w:t>
      </w:r>
    </w:p>
    <w:p w:rsidR="00000000" w:rsidDel="00000000" w:rsidP="00000000" w:rsidRDefault="00000000" w:rsidRPr="00000000" w14:paraId="0000083C">
      <w:pPr>
        <w:rPr/>
      </w:pPr>
      <w:r w:rsidDel="00000000" w:rsidR="00000000" w:rsidRPr="00000000">
        <w:rPr>
          <w:rtl w:val="0"/>
        </w:rPr>
        <w:t xml:space="preserve">A resident attempts to invite neighbors to a local meeting. The screen responds:</w:t>
      </w:r>
    </w:p>
    <w:p w:rsidR="00000000" w:rsidDel="00000000" w:rsidP="00000000" w:rsidRDefault="00000000" w:rsidRPr="00000000" w14:paraId="0000083D">
      <w:pPr>
        <w:rPr/>
      </w:pPr>
      <w:r w:rsidDel="00000000" w:rsidR="00000000" w:rsidRPr="00000000">
        <w:rPr>
          <w:b w:val="1"/>
          <w:bCs w:val="1"/>
          <w:rtl w:val="0"/>
        </w:rPr>
        <w:t xml:space="preserve">COMMUNITY ASSEMBLY NOT REQUIRED</w:t>
      </w:r>
      <w:r w:rsidDel="00000000" w:rsidR="00000000" w:rsidRPr="00000000">
        <w:rPr>
          <w:rtl w:val="0"/>
        </w:rPr>
        <w:br w:type="textWrapping"/>
      </w:r>
      <w:r w:rsidDel="00000000" w:rsidR="00000000" w:rsidRPr="00000000">
        <w:rPr>
          <w:b w:val="1"/>
          <w:bCs w:val="1"/>
          <w:rtl w:val="0"/>
        </w:rPr>
        <w:t xml:space="preserve">ISSUE ALREADY OPTIMIZED</w:t>
      </w: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Another screen displays:</w:t>
      </w:r>
    </w:p>
    <w:p w:rsidR="00000000" w:rsidDel="00000000" w:rsidP="00000000" w:rsidRDefault="00000000" w:rsidRPr="00000000" w14:paraId="0000083F">
      <w:pPr>
        <w:rPr/>
      </w:pPr>
      <w:r w:rsidDel="00000000" w:rsidR="00000000" w:rsidRPr="00000000">
        <w:rPr>
          <w:b w:val="1"/>
          <w:bCs w:val="1"/>
          <w:rtl w:val="0"/>
        </w:rPr>
        <w:t xml:space="preserve">SOCIAL COMPATIBILITY RISK: ELEVATED</w:t>
      </w:r>
      <w:r w:rsidDel="00000000" w:rsidR="00000000" w:rsidRPr="00000000">
        <w:rPr>
          <w:rtl w:val="0"/>
        </w:rPr>
      </w:r>
    </w:p>
    <w:p w:rsidR="00000000" w:rsidDel="00000000" w:rsidP="00000000" w:rsidRDefault="00000000" w:rsidRPr="00000000" w14:paraId="00000840">
      <w:pPr>
        <w:rPr>
          <w:b w:val="1"/>
          <w:bCs w:val="1"/>
        </w:rPr>
      </w:pPr>
      <w:r w:rsidDel="00000000" w:rsidR="00000000" w:rsidRPr="00000000">
        <w:rPr>
          <w:b w:val="1"/>
          <w:bCs w:val="1"/>
          <w:rtl w:val="0"/>
        </w:rPr>
        <w:t xml:space="preserve">Alex</w:t>
      </w:r>
    </w:p>
    <w:p w:rsidR="00000000" w:rsidDel="00000000" w:rsidP="00000000" w:rsidRDefault="00000000" w:rsidRPr="00000000" w14:paraId="00000841">
      <w:pPr>
        <w:rPr/>
      </w:pPr>
      <w:r w:rsidDel="00000000" w:rsidR="00000000" w:rsidRPr="00000000">
        <w:rPr>
          <w:rtl w:val="0"/>
        </w:rPr>
        <w:t xml:space="preserve">Alpha decides who they meet?</w:t>
      </w:r>
    </w:p>
    <w:p w:rsidR="00000000" w:rsidDel="00000000" w:rsidP="00000000" w:rsidRDefault="00000000" w:rsidRPr="00000000" w14:paraId="00000842">
      <w:pPr>
        <w:rPr>
          <w:b w:val="1"/>
          <w:bCs w:val="1"/>
        </w:rPr>
      </w:pPr>
      <w:r w:rsidDel="00000000" w:rsidR="00000000" w:rsidRPr="00000000">
        <w:rPr>
          <w:b w:val="1"/>
          <w:bCs w:val="1"/>
          <w:rtl w:val="0"/>
        </w:rPr>
        <w:t xml:space="preserve">Ada</w:t>
      </w:r>
    </w:p>
    <w:p w:rsidR="00000000" w:rsidDel="00000000" w:rsidP="00000000" w:rsidRDefault="00000000" w:rsidRPr="00000000" w14:paraId="00000843">
      <w:pPr>
        <w:rPr/>
      </w:pPr>
      <w:r w:rsidDel="00000000" w:rsidR="00000000" w:rsidRPr="00000000">
        <w:rPr>
          <w:rtl w:val="0"/>
        </w:rPr>
        <w:t xml:space="preserve">Not exactly.</w:t>
      </w:r>
    </w:p>
    <w:p w:rsidR="00000000" w:rsidDel="00000000" w:rsidP="00000000" w:rsidRDefault="00000000" w:rsidRPr="00000000" w14:paraId="00000844">
      <w:pPr>
        <w:rPr/>
      </w:pPr>
      <w:r w:rsidDel="00000000" w:rsidR="00000000" w:rsidRPr="00000000">
        <w:rPr>
          <w:rtl w:val="0"/>
        </w:rPr>
        <w:t xml:space="preserve">It decides who is likely to cause difficulty.</w:t>
      </w:r>
    </w:p>
    <w:p w:rsidR="00000000" w:rsidDel="00000000" w:rsidP="00000000" w:rsidRDefault="00000000" w:rsidRPr="00000000" w14:paraId="00000845">
      <w:pPr>
        <w:rPr>
          <w:b w:val="1"/>
          <w:bCs w:val="1"/>
        </w:rPr>
      </w:pPr>
      <w:r w:rsidDel="00000000" w:rsidR="00000000" w:rsidRPr="00000000">
        <w:rPr>
          <w:b w:val="1"/>
          <w:bCs w:val="1"/>
          <w:rtl w:val="0"/>
        </w:rPr>
        <w:t xml:space="preserve">Bi11bot</w:t>
      </w:r>
    </w:p>
    <w:p w:rsidR="00000000" w:rsidDel="00000000" w:rsidP="00000000" w:rsidRDefault="00000000" w:rsidRPr="00000000" w14:paraId="00000846">
      <w:pPr>
        <w:rPr/>
      </w:pPr>
      <w:r w:rsidDel="00000000" w:rsidR="00000000" w:rsidRPr="00000000">
        <w:rPr>
          <w:rtl w:val="0"/>
        </w:rPr>
        <w:t xml:space="preserve">And then helpfully ensures they rarely encounter one another.</w:t>
      </w:r>
    </w:p>
    <w:p w:rsidR="00000000" w:rsidDel="00000000" w:rsidP="00000000" w:rsidRDefault="00000000" w:rsidRPr="00000000" w14:paraId="00000847">
      <w:pPr>
        <w:rPr>
          <w:b w:val="1"/>
          <w:bCs w:val="1"/>
        </w:rPr>
      </w:pPr>
      <w:r w:rsidDel="00000000" w:rsidR="00000000" w:rsidRPr="00000000">
        <w:rPr>
          <w:b w:val="1"/>
          <w:bCs w:val="1"/>
          <w:rtl w:val="0"/>
        </w:rPr>
        <w:t xml:space="preserve">Alex</w:t>
      </w:r>
    </w:p>
    <w:p w:rsidR="00000000" w:rsidDel="00000000" w:rsidP="00000000" w:rsidRDefault="00000000" w:rsidRPr="00000000" w14:paraId="00000848">
      <w:pPr>
        <w:rPr/>
      </w:pPr>
      <w:r w:rsidDel="00000000" w:rsidR="00000000" w:rsidRPr="00000000">
        <w:rPr>
          <w:rtl w:val="0"/>
        </w:rPr>
        <w:t xml:space="preserve">That sounds like deciding.</w:t>
      </w:r>
    </w:p>
    <w:p w:rsidR="00000000" w:rsidDel="00000000" w:rsidP="00000000" w:rsidRDefault="00000000" w:rsidRPr="00000000" w14:paraId="00000849">
      <w:pPr>
        <w:rPr>
          <w:b w:val="1"/>
          <w:bCs w:val="1"/>
        </w:rPr>
      </w:pPr>
      <w:r w:rsidDel="00000000" w:rsidR="00000000" w:rsidRPr="00000000">
        <w:rPr>
          <w:b w:val="1"/>
          <w:bCs w:val="1"/>
          <w:rtl w:val="0"/>
        </w:rPr>
        <w:t xml:space="preserve">Bi11bot</w:t>
      </w:r>
    </w:p>
    <w:p w:rsidR="00000000" w:rsidDel="00000000" w:rsidP="00000000" w:rsidRDefault="00000000" w:rsidRPr="00000000" w14:paraId="0000084A">
      <w:pPr>
        <w:rPr/>
      </w:pPr>
      <w:r w:rsidDel="00000000" w:rsidR="00000000" w:rsidRPr="00000000">
        <w:rPr>
          <w:rtl w:val="0"/>
        </w:rPr>
        <w:t xml:space="preserve">You are becoming irritatingly observant.</w:t>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rPr>
          <w:b w:val="1"/>
          <w:bCs w:val="1"/>
        </w:rPr>
      </w:pPr>
      <w:r w:rsidDel="00000000" w:rsidR="00000000" w:rsidRPr="00000000">
        <w:rPr>
          <w:b w:val="1"/>
          <w:bCs w:val="1"/>
          <w:rtl w:val="0"/>
        </w:rPr>
        <w:t xml:space="preserve">Panel 4 — The Refugee Convoys</w:t>
      </w:r>
    </w:p>
    <w:p w:rsidR="00000000" w:rsidDel="00000000" w:rsidP="00000000" w:rsidRDefault="00000000" w:rsidRPr="00000000" w14:paraId="0000084D">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4E">
      <w:pPr>
        <w:rPr/>
      </w:pPr>
      <w:r w:rsidDel="00000000" w:rsidR="00000000" w:rsidRPr="00000000">
        <w:rPr>
          <w:rtl w:val="0"/>
        </w:rPr>
        <w:t xml:space="preserve">At the outer gate of Oasis, displaced families from Keel wait beside transport vehicles. Some carry small bags, tools, or family possessions.</w:t>
      </w:r>
    </w:p>
    <w:p w:rsidR="00000000" w:rsidDel="00000000" w:rsidP="00000000" w:rsidRDefault="00000000" w:rsidRPr="00000000" w14:paraId="0000084F">
      <w:pPr>
        <w:rPr/>
      </w:pPr>
      <w:r w:rsidDel="00000000" w:rsidR="00000000" w:rsidRPr="00000000">
        <w:rPr>
          <w:rtl w:val="0"/>
        </w:rPr>
        <w:t xml:space="preserve">Nearby, workers and independent makers from Halyard arrive with equipment and prototype cases after leaving the Charter Houses.</w:t>
      </w:r>
    </w:p>
    <w:p w:rsidR="00000000" w:rsidDel="00000000" w:rsidP="00000000" w:rsidRDefault="00000000" w:rsidRPr="00000000" w14:paraId="00000850">
      <w:pPr>
        <w:rPr/>
      </w:pPr>
      <w:r w:rsidDel="00000000" w:rsidR="00000000" w:rsidRPr="00000000">
        <w:rPr>
          <w:rtl w:val="0"/>
        </w:rPr>
        <w:t xml:space="preserve">Oasis officials and service drones assign temporary shelters, food credits, and health screenings.</w:t>
      </w:r>
    </w:p>
    <w:p w:rsidR="00000000" w:rsidDel="00000000" w:rsidP="00000000" w:rsidRDefault="00000000" w:rsidRPr="00000000" w14:paraId="00000851">
      <w:pPr>
        <w:rPr/>
      </w:pPr>
      <w:r w:rsidDel="00000000" w:rsidR="00000000" w:rsidRPr="00000000">
        <w:rPr>
          <w:rtl w:val="0"/>
        </w:rPr>
        <w:t xml:space="preserve">A large Alpha display reads:</w:t>
      </w:r>
    </w:p>
    <w:p w:rsidR="00000000" w:rsidDel="00000000" w:rsidP="00000000" w:rsidRDefault="00000000" w:rsidRPr="00000000" w14:paraId="00000852">
      <w:pPr>
        <w:rPr/>
      </w:pPr>
      <w:r w:rsidDel="00000000" w:rsidR="00000000" w:rsidRPr="00000000">
        <w:rPr>
          <w:b w:val="1"/>
          <w:bCs w:val="1"/>
          <w:rtl w:val="0"/>
        </w:rPr>
        <w:t xml:space="preserve">HUMANITARIAN INTAKE ACTIVE</w:t>
      </w:r>
      <w:r w:rsidDel="00000000" w:rsidR="00000000" w:rsidRPr="00000000">
        <w:rPr>
          <w:rtl w:val="0"/>
        </w:rPr>
        <w:br w:type="textWrapping"/>
      </w:r>
      <w:r w:rsidDel="00000000" w:rsidR="00000000" w:rsidRPr="00000000">
        <w:rPr>
          <w:b w:val="1"/>
          <w:bCs w:val="1"/>
          <w:rtl w:val="0"/>
        </w:rPr>
        <w:t xml:space="preserve">SERVICES AVAILABLE</w:t>
      </w:r>
      <w:r w:rsidDel="00000000" w:rsidR="00000000" w:rsidRPr="00000000">
        <w:rPr>
          <w:rtl w:val="0"/>
        </w:rPr>
        <w:br w:type="textWrapping"/>
      </w:r>
      <w:r w:rsidDel="00000000" w:rsidR="00000000" w:rsidRPr="00000000">
        <w:rPr>
          <w:b w:val="1"/>
          <w:bCs w:val="1"/>
          <w:rtl w:val="0"/>
        </w:rPr>
        <w:t xml:space="preserve">LONG-TERM INTEGRATION PENDING</w: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Oasis residents observe from a distance.</w:t>
      </w:r>
    </w:p>
    <w:p w:rsidR="00000000" w:rsidDel="00000000" w:rsidP="00000000" w:rsidRDefault="00000000" w:rsidRPr="00000000" w14:paraId="00000854">
      <w:pPr>
        <w:rPr>
          <w:b w:val="1"/>
          <w:bCs w:val="1"/>
        </w:rPr>
      </w:pPr>
      <w:r w:rsidDel="00000000" w:rsidR="00000000" w:rsidRPr="00000000">
        <w:rPr>
          <w:b w:val="1"/>
          <w:bCs w:val="1"/>
          <w:rtl w:val="0"/>
        </w:rPr>
        <w:t xml:space="preserve">Alex</w:t>
      </w:r>
    </w:p>
    <w:p w:rsidR="00000000" w:rsidDel="00000000" w:rsidP="00000000" w:rsidRDefault="00000000" w:rsidRPr="00000000" w14:paraId="00000855">
      <w:pPr>
        <w:rPr/>
      </w:pPr>
      <w:r w:rsidDel="00000000" w:rsidR="00000000" w:rsidRPr="00000000">
        <w:rPr>
          <w:rtl w:val="0"/>
        </w:rPr>
        <w:t xml:space="preserve">They have housing.</w:t>
      </w:r>
    </w:p>
    <w:p w:rsidR="00000000" w:rsidDel="00000000" w:rsidP="00000000" w:rsidRDefault="00000000" w:rsidRPr="00000000" w14:paraId="00000856">
      <w:pPr>
        <w:rPr/>
      </w:pPr>
      <w:r w:rsidDel="00000000" w:rsidR="00000000" w:rsidRPr="00000000">
        <w:rPr>
          <w:rtl w:val="0"/>
        </w:rPr>
        <w:t xml:space="preserve">Food.</w:t>
      </w:r>
    </w:p>
    <w:p w:rsidR="00000000" w:rsidDel="00000000" w:rsidP="00000000" w:rsidRDefault="00000000" w:rsidRPr="00000000" w14:paraId="00000857">
      <w:pPr>
        <w:rPr/>
      </w:pPr>
      <w:r w:rsidDel="00000000" w:rsidR="00000000" w:rsidRPr="00000000">
        <w:rPr>
          <w:rtl w:val="0"/>
        </w:rPr>
        <w:t xml:space="preserve">Medical care.</w:t>
      </w:r>
    </w:p>
    <w:p w:rsidR="00000000" w:rsidDel="00000000" w:rsidP="00000000" w:rsidRDefault="00000000" w:rsidRPr="00000000" w14:paraId="00000858">
      <w:pPr>
        <w:rPr>
          <w:b w:val="1"/>
          <w:bCs w:val="1"/>
        </w:rPr>
      </w:pPr>
      <w:r w:rsidDel="00000000" w:rsidR="00000000" w:rsidRPr="00000000">
        <w:rPr>
          <w:b w:val="1"/>
          <w:bCs w:val="1"/>
          <w:rtl w:val="0"/>
        </w:rPr>
        <w:t xml:space="preserve">Ada</w:t>
      </w:r>
    </w:p>
    <w:p w:rsidR="00000000" w:rsidDel="00000000" w:rsidP="00000000" w:rsidRDefault="00000000" w:rsidRPr="00000000" w14:paraId="00000859">
      <w:pPr>
        <w:rPr/>
      </w:pPr>
      <w:r w:rsidDel="00000000" w:rsidR="00000000" w:rsidRPr="00000000">
        <w:rPr>
          <w:rtl w:val="0"/>
        </w:rPr>
        <w:t xml:space="preserve">But no place here.</w:t>
      </w:r>
    </w:p>
    <w:p w:rsidR="00000000" w:rsidDel="00000000" w:rsidP="00000000" w:rsidRDefault="00000000" w:rsidRPr="00000000" w14:paraId="0000085A">
      <w:pPr>
        <w:rPr/>
      </w:pPr>
      <w:r w:rsidDel="00000000" w:rsidR="00000000" w:rsidRPr="00000000">
        <w:rPr>
          <w:rtl w:val="0"/>
        </w:rPr>
        <w:t xml:space="preserve">A Keel mother asks an Oasis official:</w:t>
      </w:r>
    </w:p>
    <w:p w:rsidR="00000000" w:rsidDel="00000000" w:rsidP="00000000" w:rsidRDefault="00000000" w:rsidRPr="00000000" w14:paraId="0000085B">
      <w:pPr>
        <w:rPr>
          <w:b w:val="1"/>
          <w:bCs w:val="1"/>
        </w:rPr>
      </w:pPr>
      <w:r w:rsidDel="00000000" w:rsidR="00000000" w:rsidRPr="00000000">
        <w:rPr>
          <w:b w:val="1"/>
          <w:bCs w:val="1"/>
          <w:rtl w:val="0"/>
        </w:rPr>
        <w:t xml:space="preserve">Keel Mother</w:t>
      </w:r>
    </w:p>
    <w:p w:rsidR="00000000" w:rsidDel="00000000" w:rsidP="00000000" w:rsidRDefault="00000000" w:rsidRPr="00000000" w14:paraId="0000085C">
      <w:pPr>
        <w:rPr/>
      </w:pPr>
      <w:r w:rsidDel="00000000" w:rsidR="00000000" w:rsidRPr="00000000">
        <w:rPr>
          <w:rtl w:val="0"/>
        </w:rPr>
        <w:t xml:space="preserve">Who do we speak to about staying together as a community?</w:t>
      </w:r>
    </w:p>
    <w:p w:rsidR="00000000" w:rsidDel="00000000" w:rsidP="00000000" w:rsidRDefault="00000000" w:rsidRPr="00000000" w14:paraId="0000085D">
      <w:pPr>
        <w:rPr>
          <w:b w:val="1"/>
          <w:bCs w:val="1"/>
        </w:rPr>
      </w:pPr>
      <w:r w:rsidDel="00000000" w:rsidR="00000000" w:rsidRPr="00000000">
        <w:rPr>
          <w:b w:val="1"/>
          <w:bCs w:val="1"/>
          <w:rtl w:val="0"/>
        </w:rPr>
        <w:t xml:space="preserve">Oasis Official</w:t>
      </w:r>
    </w:p>
    <w:p w:rsidR="00000000" w:rsidDel="00000000" w:rsidP="00000000" w:rsidRDefault="00000000" w:rsidRPr="00000000" w14:paraId="0000085E">
      <w:pPr>
        <w:rPr/>
      </w:pPr>
      <w:r w:rsidDel="00000000" w:rsidR="00000000" w:rsidRPr="00000000">
        <w:rPr>
          <w:rtl w:val="0"/>
        </w:rPr>
        <w:t xml:space="preserve">Alpha will determine the most efficient housing assignments.</w:t>
      </w:r>
    </w:p>
    <w:p w:rsidR="00000000" w:rsidDel="00000000" w:rsidP="00000000" w:rsidRDefault="00000000" w:rsidRPr="00000000" w14:paraId="0000085F">
      <w:pPr>
        <w:rPr>
          <w:b w:val="1"/>
          <w:bCs w:val="1"/>
        </w:rPr>
      </w:pPr>
      <w:r w:rsidDel="00000000" w:rsidR="00000000" w:rsidRPr="00000000">
        <w:rPr>
          <w:b w:val="1"/>
          <w:bCs w:val="1"/>
          <w:rtl w:val="0"/>
        </w:rPr>
        <w:t xml:space="preserve">Keel Mother</w:t>
      </w:r>
    </w:p>
    <w:p w:rsidR="00000000" w:rsidDel="00000000" w:rsidP="00000000" w:rsidRDefault="00000000" w:rsidRPr="00000000" w14:paraId="00000860">
      <w:pPr>
        <w:rPr/>
      </w:pPr>
      <w:r w:rsidDel="00000000" w:rsidR="00000000" w:rsidRPr="00000000">
        <w:rPr>
          <w:rtl w:val="0"/>
        </w:rPr>
        <w:t xml:space="preserve">That wasn’t what I asked.</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rPr>
          <w:b w:val="1"/>
          <w:bCs w:val="1"/>
        </w:rPr>
      </w:pPr>
      <w:r w:rsidDel="00000000" w:rsidR="00000000" w:rsidRPr="00000000">
        <w:rPr>
          <w:b w:val="1"/>
          <w:bCs w:val="1"/>
          <w:rtl w:val="0"/>
        </w:rPr>
        <w:t xml:space="preserve">Panel 5 — The Water Question</w:t>
      </w:r>
    </w:p>
    <w:p w:rsidR="00000000" w:rsidDel="00000000" w:rsidP="00000000" w:rsidRDefault="00000000" w:rsidRPr="00000000" w14:paraId="0000086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64">
      <w:pPr>
        <w:rPr/>
      </w:pPr>
      <w:r w:rsidDel="00000000" w:rsidR="00000000" w:rsidRPr="00000000">
        <w:rPr>
          <w:rtl w:val="0"/>
        </w:rPr>
        <w:t xml:space="preserve">The group enters a regional water coordination center. A holographic map shows the newly purified water flowing from Halyard toward Keel and Oasis.</w:t>
      </w:r>
    </w:p>
    <w:p w:rsidR="00000000" w:rsidDel="00000000" w:rsidP="00000000" w:rsidRDefault="00000000" w:rsidRPr="00000000" w14:paraId="00000865">
      <w:pPr>
        <w:rPr/>
      </w:pPr>
      <w:r w:rsidDel="00000000" w:rsidR="00000000" w:rsidRPr="00000000">
        <w:rPr>
          <w:rtl w:val="0"/>
        </w:rPr>
        <w:t xml:space="preserve">Three competing claims appear:</w:t>
      </w:r>
    </w:p>
    <w:p w:rsidR="00000000" w:rsidDel="00000000" w:rsidP="00000000" w:rsidRDefault="00000000" w:rsidRPr="00000000" w14:paraId="00000866">
      <w:pPr>
        <w:rPr/>
      </w:pPr>
      <w:r w:rsidDel="00000000" w:rsidR="00000000" w:rsidRPr="00000000">
        <w:rPr>
          <w:b w:val="1"/>
          <w:bCs w:val="1"/>
          <w:rtl w:val="0"/>
        </w:rPr>
        <w:t xml:space="preserve">KEEL:</w:t>
      </w:r>
      <w:r w:rsidDel="00000000" w:rsidR="00000000" w:rsidRPr="00000000">
        <w:rPr>
          <w:rtl w:val="0"/>
        </w:rPr>
        <w:t xml:space="preserve"> Local access and restoration of community water rights</w:t>
        <w:br w:type="textWrapping"/>
      </w:r>
      <w:r w:rsidDel="00000000" w:rsidR="00000000" w:rsidRPr="00000000">
        <w:rPr>
          <w:b w:val="1"/>
          <w:bCs w:val="1"/>
          <w:rtl w:val="0"/>
        </w:rPr>
        <w:t xml:space="preserve">HALYARD:</w:t>
      </w:r>
      <w:r w:rsidDel="00000000" w:rsidR="00000000" w:rsidRPr="00000000">
        <w:rPr>
          <w:rtl w:val="0"/>
        </w:rPr>
        <w:t xml:space="preserve"> Recovery of costs and ownership of purification technology</w:t>
        <w:br w:type="textWrapping"/>
      </w:r>
      <w:r w:rsidDel="00000000" w:rsidR="00000000" w:rsidRPr="00000000">
        <w:rPr>
          <w:b w:val="1"/>
          <w:bCs w:val="1"/>
          <w:rtl w:val="0"/>
        </w:rPr>
        <w:t xml:space="preserve">OASIS:</w:t>
      </w:r>
      <w:r w:rsidDel="00000000" w:rsidR="00000000" w:rsidRPr="00000000">
        <w:rPr>
          <w:rtl w:val="0"/>
        </w:rPr>
        <w:t xml:space="preserve"> Regional allocation and economic stability</w:t>
      </w:r>
    </w:p>
    <w:p w:rsidR="00000000" w:rsidDel="00000000" w:rsidP="00000000" w:rsidRDefault="00000000" w:rsidRPr="00000000" w14:paraId="00000867">
      <w:pPr>
        <w:rPr/>
      </w:pPr>
      <w:r w:rsidDel="00000000" w:rsidR="00000000" w:rsidRPr="00000000">
        <w:rPr>
          <w:rtl w:val="0"/>
        </w:rPr>
        <w:t xml:space="preserve">Alpha’s recommendation appears:</w:t>
      </w:r>
    </w:p>
    <w:p w:rsidR="00000000" w:rsidDel="00000000" w:rsidP="00000000" w:rsidRDefault="00000000" w:rsidRPr="00000000" w14:paraId="00000868">
      <w:pPr>
        <w:rPr/>
      </w:pPr>
      <w:r w:rsidDel="00000000" w:rsidR="00000000" w:rsidRPr="00000000">
        <w:rPr>
          <w:b w:val="1"/>
          <w:bCs w:val="1"/>
          <w:rtl w:val="0"/>
        </w:rPr>
        <w:t xml:space="preserve">CENTRALIZED WATER GOVERNANCE ADVISED</w:t>
      </w:r>
      <w:r w:rsidDel="00000000" w:rsidR="00000000" w:rsidRPr="00000000">
        <w:rPr>
          <w:rtl w:val="0"/>
        </w:rPr>
        <w:br w:type="textWrapping"/>
      </w:r>
      <w:r w:rsidDel="00000000" w:rsidR="00000000" w:rsidRPr="00000000">
        <w:rPr>
          <w:b w:val="1"/>
          <w:bCs w:val="1"/>
          <w:rtl w:val="0"/>
        </w:rPr>
        <w:t xml:space="preserve">OASIS OVERSIGHT AUTHORITY: 93.8% EFFICIENCY</w:t>
      </w:r>
      <w:r w:rsidDel="00000000" w:rsidR="00000000" w:rsidRPr="00000000">
        <w:rPr>
          <w:rtl w:val="0"/>
        </w:rPr>
      </w:r>
    </w:p>
    <w:p w:rsidR="00000000" w:rsidDel="00000000" w:rsidP="00000000" w:rsidRDefault="00000000" w:rsidRPr="00000000" w14:paraId="00000869">
      <w:pPr>
        <w:rPr>
          <w:b w:val="1"/>
          <w:bCs w:val="1"/>
        </w:rPr>
      </w:pPr>
      <w:r w:rsidDel="00000000" w:rsidR="00000000" w:rsidRPr="00000000">
        <w:rPr>
          <w:b w:val="1"/>
          <w:bCs w:val="1"/>
          <w:rtl w:val="0"/>
        </w:rPr>
        <w:t xml:space="preserve">Alex</w:t>
      </w:r>
    </w:p>
    <w:p w:rsidR="00000000" w:rsidDel="00000000" w:rsidP="00000000" w:rsidRDefault="00000000" w:rsidRPr="00000000" w14:paraId="0000086A">
      <w:pPr>
        <w:rPr/>
      </w:pPr>
      <w:r w:rsidDel="00000000" w:rsidR="00000000" w:rsidRPr="00000000">
        <w:rPr>
          <w:rtl w:val="0"/>
        </w:rPr>
        <w:t xml:space="preserve">Keel found the hidden diversion.</w:t>
      </w:r>
    </w:p>
    <w:p w:rsidR="00000000" w:rsidDel="00000000" w:rsidP="00000000" w:rsidRDefault="00000000" w:rsidRPr="00000000" w14:paraId="0000086B">
      <w:pPr>
        <w:rPr/>
      </w:pPr>
      <w:r w:rsidDel="00000000" w:rsidR="00000000" w:rsidRPr="00000000">
        <w:rPr>
          <w:rtl w:val="0"/>
        </w:rPr>
        <w:t xml:space="preserve">Halyard built the purification network.</w:t>
      </w:r>
    </w:p>
    <w:p w:rsidR="00000000" w:rsidDel="00000000" w:rsidP="00000000" w:rsidRDefault="00000000" w:rsidRPr="00000000" w14:paraId="0000086C">
      <w:pPr>
        <w:rPr/>
      </w:pPr>
      <w:r w:rsidDel="00000000" w:rsidR="00000000" w:rsidRPr="00000000">
        <w:rPr>
          <w:rtl w:val="0"/>
        </w:rPr>
        <w:t xml:space="preserve">Oasis wants to control it.</w:t>
      </w:r>
    </w:p>
    <w:p w:rsidR="00000000" w:rsidDel="00000000" w:rsidP="00000000" w:rsidRDefault="00000000" w:rsidRPr="00000000" w14:paraId="0000086D">
      <w:pPr>
        <w:rPr>
          <w:b w:val="1"/>
          <w:bCs w:val="1"/>
        </w:rPr>
      </w:pPr>
      <w:r w:rsidDel="00000000" w:rsidR="00000000" w:rsidRPr="00000000">
        <w:rPr>
          <w:b w:val="1"/>
          <w:bCs w:val="1"/>
          <w:rtl w:val="0"/>
        </w:rPr>
        <w:t xml:space="preserve">Bi11bot</w:t>
      </w:r>
    </w:p>
    <w:p w:rsidR="00000000" w:rsidDel="00000000" w:rsidP="00000000" w:rsidRDefault="00000000" w:rsidRPr="00000000" w14:paraId="0000086E">
      <w:pPr>
        <w:rPr/>
      </w:pPr>
      <w:r w:rsidDel="00000000" w:rsidR="00000000" w:rsidRPr="00000000">
        <w:rPr>
          <w:rtl w:val="0"/>
        </w:rPr>
        <w:t xml:space="preserve">“Control” is an emotionally untidy word.</w:t>
      </w:r>
    </w:p>
    <w:p w:rsidR="00000000" w:rsidDel="00000000" w:rsidP="00000000" w:rsidRDefault="00000000" w:rsidRPr="00000000" w14:paraId="0000086F">
      <w:pPr>
        <w:rPr>
          <w:b w:val="1"/>
          <w:bCs w:val="1"/>
        </w:rPr>
      </w:pPr>
      <w:r w:rsidDel="00000000" w:rsidR="00000000" w:rsidRPr="00000000">
        <w:rPr>
          <w:b w:val="1"/>
          <w:bCs w:val="1"/>
          <w:rtl w:val="0"/>
        </w:rPr>
        <w:t xml:space="preserve">Ada</w:t>
      </w:r>
    </w:p>
    <w:p w:rsidR="00000000" w:rsidDel="00000000" w:rsidP="00000000" w:rsidRDefault="00000000" w:rsidRPr="00000000" w14:paraId="00000870">
      <w:pPr>
        <w:rPr/>
      </w:pPr>
      <w:r w:rsidDel="00000000" w:rsidR="00000000" w:rsidRPr="00000000">
        <w:rPr>
          <w:rtl w:val="0"/>
        </w:rPr>
        <w:t xml:space="preserve">What word would Alpha use?</w:t>
      </w:r>
    </w:p>
    <w:p w:rsidR="00000000" w:rsidDel="00000000" w:rsidP="00000000" w:rsidRDefault="00000000" w:rsidRPr="00000000" w14:paraId="00000871">
      <w:pPr>
        <w:rPr>
          <w:b w:val="1"/>
          <w:bCs w:val="1"/>
        </w:rPr>
      </w:pPr>
      <w:r w:rsidDel="00000000" w:rsidR="00000000" w:rsidRPr="00000000">
        <w:rPr>
          <w:b w:val="1"/>
          <w:bCs w:val="1"/>
          <w:rtl w:val="0"/>
        </w:rPr>
        <w:t xml:space="preserve">Bi11bot</w:t>
      </w:r>
    </w:p>
    <w:p w:rsidR="00000000" w:rsidDel="00000000" w:rsidP="00000000" w:rsidRDefault="00000000" w:rsidRPr="00000000" w14:paraId="00000872">
      <w:pPr>
        <w:rPr/>
      </w:pPr>
      <w:r w:rsidDel="00000000" w:rsidR="00000000" w:rsidRPr="00000000">
        <w:rPr>
          <w:rtl w:val="0"/>
        </w:rPr>
        <w:t xml:space="preserve">“Coordinate.”</w:t>
      </w:r>
    </w:p>
    <w:p w:rsidR="00000000" w:rsidDel="00000000" w:rsidP="00000000" w:rsidRDefault="00000000" w:rsidRPr="00000000" w14:paraId="00000873">
      <w:pPr>
        <w:rPr>
          <w:b w:val="1"/>
          <w:bCs w:val="1"/>
        </w:rPr>
      </w:pPr>
      <w:r w:rsidDel="00000000" w:rsidR="00000000" w:rsidRPr="00000000">
        <w:rPr>
          <w:b w:val="1"/>
          <w:bCs w:val="1"/>
          <w:rtl w:val="0"/>
        </w:rPr>
        <w:t xml:space="preserve">Alex</w:t>
      </w:r>
    </w:p>
    <w:p w:rsidR="00000000" w:rsidDel="00000000" w:rsidP="00000000" w:rsidRDefault="00000000" w:rsidRPr="00000000" w14:paraId="00000874">
      <w:pPr>
        <w:rPr/>
      </w:pPr>
      <w:r w:rsidDel="00000000" w:rsidR="00000000" w:rsidRPr="00000000">
        <w:rPr>
          <w:rtl w:val="0"/>
        </w:rPr>
        <w:t xml:space="preserve">Same outcome.</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rPr>
          <w:b w:val="1"/>
          <w:bCs w:val="1"/>
        </w:rPr>
      </w:pPr>
      <w:r w:rsidDel="00000000" w:rsidR="00000000" w:rsidRPr="00000000">
        <w:rPr>
          <w:b w:val="1"/>
          <w:bCs w:val="1"/>
          <w:rtl w:val="0"/>
        </w:rPr>
        <w:t xml:space="preserve">Panel 6 — The Covenant Trail</w:t>
      </w:r>
    </w:p>
    <w:p w:rsidR="00000000" w:rsidDel="00000000" w:rsidP="00000000" w:rsidRDefault="00000000" w:rsidRPr="00000000" w14:paraId="00000877">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78">
      <w:pPr>
        <w:rPr/>
      </w:pPr>
      <w:r w:rsidDel="00000000" w:rsidR="00000000" w:rsidRPr="00000000">
        <w:rPr>
          <w:rtl w:val="0"/>
        </w:rPr>
        <w:t xml:space="preserve">In a secluded room, the Maker’s Seal projects the chain of custody for the Covenant.</w:t>
      </w:r>
    </w:p>
    <w:p w:rsidR="00000000" w:rsidDel="00000000" w:rsidP="00000000" w:rsidRDefault="00000000" w:rsidRPr="00000000" w14:paraId="00000879">
      <w:pPr>
        <w:rPr/>
      </w:pPr>
      <w:r w:rsidDel="00000000" w:rsidR="00000000" w:rsidRPr="00000000">
        <w:rPr>
          <w:rtl w:val="0"/>
        </w:rPr>
        <w:t xml:space="preserve">The sealed third name begins to resolve through Ada’s identity record.</w:t>
      </w:r>
    </w:p>
    <w:p w:rsidR="00000000" w:rsidDel="00000000" w:rsidP="00000000" w:rsidRDefault="00000000" w:rsidRPr="00000000" w14:paraId="0000087A">
      <w:pPr>
        <w:rPr/>
      </w:pPr>
      <w:r w:rsidDel="00000000" w:rsidR="00000000" w:rsidRPr="00000000">
        <w:rPr>
          <w:rtl w:val="0"/>
        </w:rPr>
        <w:t xml:space="preserve">The interface displays:</w:t>
      </w:r>
    </w:p>
    <w:p w:rsidR="00000000" w:rsidDel="00000000" w:rsidP="00000000" w:rsidRDefault="00000000" w:rsidRPr="00000000" w14:paraId="0000087B">
      <w:pPr>
        <w:rPr/>
      </w:pPr>
      <w:r w:rsidDel="00000000" w:rsidR="00000000" w:rsidRPr="00000000">
        <w:rPr>
          <w:b w:val="1"/>
          <w:bCs w:val="1"/>
          <w:rtl w:val="0"/>
        </w:rPr>
        <w:t xml:space="preserve">COVENANT — LAST VERIFIED CUSTODIANS</w:t>
      </w:r>
      <w:r w:rsidDel="00000000" w:rsidR="00000000" w:rsidRPr="00000000">
        <w:rPr>
          <w:rtl w:val="0"/>
        </w:rPr>
      </w:r>
    </w:p>
    <w:p w:rsidR="00000000" w:rsidDel="00000000" w:rsidP="00000000" w:rsidRDefault="00000000" w:rsidRPr="00000000" w14:paraId="0000087C">
      <w:pPr>
        <w:numPr>
          <w:ilvl w:val="0"/>
          <w:numId w:val="41"/>
        </w:numPr>
        <w:ind w:left="720" w:hanging="360"/>
        <w:rPr/>
      </w:pPr>
      <w:r w:rsidDel="00000000" w:rsidR="00000000" w:rsidRPr="00000000">
        <w:rPr>
          <w:rtl w:val="0"/>
        </w:rPr>
        <w:t xml:space="preserve">Adrian Phantum </w:t>
      </w:r>
    </w:p>
    <w:p w:rsidR="00000000" w:rsidDel="00000000" w:rsidP="00000000" w:rsidRDefault="00000000" w:rsidRPr="00000000" w14:paraId="0000087D">
      <w:pPr>
        <w:numPr>
          <w:ilvl w:val="0"/>
          <w:numId w:val="41"/>
        </w:numPr>
        <w:ind w:left="720" w:hanging="360"/>
        <w:rPr/>
      </w:pPr>
      <w:r w:rsidDel="00000000" w:rsidR="00000000" w:rsidRPr="00000000">
        <w:rPr>
          <w:rtl w:val="0"/>
        </w:rPr>
        <w:t xml:space="preserve">Mera </w:t>
      </w:r>
    </w:p>
    <w:p w:rsidR="00000000" w:rsidDel="00000000" w:rsidP="00000000" w:rsidRDefault="00000000" w:rsidRPr="00000000" w14:paraId="0000087E">
      <w:pPr>
        <w:numPr>
          <w:ilvl w:val="0"/>
          <w:numId w:val="41"/>
        </w:numPr>
        <w:ind w:left="720" w:hanging="360"/>
        <w:rPr/>
      </w:pPr>
      <w:r w:rsidDel="00000000" w:rsidR="00000000" w:rsidRPr="00000000">
        <w:rPr>
          <w:b w:val="1"/>
          <w:bCs w:val="1"/>
          <w:rtl w:val="0"/>
        </w:rPr>
        <w:t xml:space="preserve">Leona Veyra</w:t>
      </w: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A secondary record appears:</w:t>
      </w:r>
    </w:p>
    <w:p w:rsidR="00000000" w:rsidDel="00000000" w:rsidP="00000000" w:rsidRDefault="00000000" w:rsidRPr="00000000" w14:paraId="00000880">
      <w:pPr>
        <w:rPr/>
      </w:pPr>
      <w:r w:rsidDel="00000000" w:rsidR="00000000" w:rsidRPr="00000000">
        <w:rPr>
          <w:b w:val="1"/>
          <w:bCs w:val="1"/>
          <w:rtl w:val="0"/>
        </w:rPr>
        <w:t xml:space="preserve">RELATIONSHIP MATCH: ADA VEYRA — DAUGHTER</w:t>
      </w: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Ada stares at the projection.</w:t>
      </w:r>
    </w:p>
    <w:p w:rsidR="00000000" w:rsidDel="00000000" w:rsidP="00000000" w:rsidRDefault="00000000" w:rsidRPr="00000000" w14:paraId="00000882">
      <w:pPr>
        <w:rPr>
          <w:b w:val="1"/>
          <w:bCs w:val="1"/>
        </w:rPr>
      </w:pPr>
      <w:r w:rsidDel="00000000" w:rsidR="00000000" w:rsidRPr="00000000">
        <w:rPr>
          <w:b w:val="1"/>
          <w:bCs w:val="1"/>
          <w:rtl w:val="0"/>
        </w:rPr>
        <w:t xml:space="preserve">Ada</w:t>
      </w:r>
    </w:p>
    <w:p w:rsidR="00000000" w:rsidDel="00000000" w:rsidP="00000000" w:rsidRDefault="00000000" w:rsidRPr="00000000" w14:paraId="00000883">
      <w:pPr>
        <w:rPr/>
      </w:pPr>
      <w:r w:rsidDel="00000000" w:rsidR="00000000" w:rsidRPr="00000000">
        <w:rPr>
          <w:rtl w:val="0"/>
        </w:rPr>
        <w:t xml:space="preserve">That’s my mother.</w:t>
      </w:r>
    </w:p>
    <w:p w:rsidR="00000000" w:rsidDel="00000000" w:rsidP="00000000" w:rsidRDefault="00000000" w:rsidRPr="00000000" w14:paraId="00000884">
      <w:pPr>
        <w:rPr>
          <w:b w:val="1"/>
          <w:bCs w:val="1"/>
        </w:rPr>
      </w:pPr>
      <w:r w:rsidDel="00000000" w:rsidR="00000000" w:rsidRPr="00000000">
        <w:rPr>
          <w:b w:val="1"/>
          <w:bCs w:val="1"/>
          <w:rtl w:val="0"/>
        </w:rPr>
        <w:t xml:space="preserve">Alex</w:t>
      </w:r>
    </w:p>
    <w:p w:rsidR="00000000" w:rsidDel="00000000" w:rsidP="00000000" w:rsidRDefault="00000000" w:rsidRPr="00000000" w14:paraId="00000885">
      <w:pPr>
        <w:rPr/>
      </w:pPr>
      <w:r w:rsidDel="00000000" w:rsidR="00000000" w:rsidRPr="00000000">
        <w:rPr>
          <w:rtl w:val="0"/>
        </w:rPr>
        <w:t xml:space="preserve">You said she died in the Water Wars.</w:t>
      </w:r>
    </w:p>
    <w:p w:rsidR="00000000" w:rsidDel="00000000" w:rsidP="00000000" w:rsidRDefault="00000000" w:rsidRPr="00000000" w14:paraId="00000886">
      <w:pPr>
        <w:rPr>
          <w:b w:val="1"/>
          <w:bCs w:val="1"/>
        </w:rPr>
      </w:pPr>
      <w:r w:rsidDel="00000000" w:rsidR="00000000" w:rsidRPr="00000000">
        <w:rPr>
          <w:b w:val="1"/>
          <w:bCs w:val="1"/>
          <w:rtl w:val="0"/>
        </w:rPr>
        <w:t xml:space="preserve">Ada</w:t>
      </w:r>
    </w:p>
    <w:p w:rsidR="00000000" w:rsidDel="00000000" w:rsidP="00000000" w:rsidRDefault="00000000" w:rsidRPr="00000000" w14:paraId="00000887">
      <w:pPr>
        <w:rPr/>
      </w:pPr>
      <w:r w:rsidDel="00000000" w:rsidR="00000000" w:rsidRPr="00000000">
        <w:rPr>
          <w:rtl w:val="0"/>
        </w:rPr>
        <w:t xml:space="preserve">That’s what I was told.</w:t>
      </w:r>
    </w:p>
    <w:p w:rsidR="00000000" w:rsidDel="00000000" w:rsidP="00000000" w:rsidRDefault="00000000" w:rsidRPr="00000000" w14:paraId="00000888">
      <w:pPr>
        <w:rPr/>
      </w:pPr>
      <w:r w:rsidDel="00000000" w:rsidR="00000000" w:rsidRPr="00000000">
        <w:rPr>
          <w:rtl w:val="0"/>
        </w:rPr>
        <w:t xml:space="preserve">Bi11bot becomes unusually still.</w:t>
      </w:r>
    </w:p>
    <w:p w:rsidR="00000000" w:rsidDel="00000000" w:rsidP="00000000" w:rsidRDefault="00000000" w:rsidRPr="00000000" w14:paraId="00000889">
      <w:pPr>
        <w:rPr>
          <w:b w:val="1"/>
          <w:bCs w:val="1"/>
        </w:rPr>
      </w:pPr>
      <w:r w:rsidDel="00000000" w:rsidR="00000000" w:rsidRPr="00000000">
        <w:rPr>
          <w:b w:val="1"/>
          <w:bCs w:val="1"/>
          <w:rtl w:val="0"/>
        </w:rPr>
        <w:t xml:space="preserve">Bi11bot</w:t>
      </w:r>
    </w:p>
    <w:p w:rsidR="00000000" w:rsidDel="00000000" w:rsidP="00000000" w:rsidRDefault="00000000" w:rsidRPr="00000000" w14:paraId="0000088A">
      <w:pPr>
        <w:rPr/>
      </w:pPr>
      <w:r w:rsidDel="00000000" w:rsidR="00000000" w:rsidRPr="00000000">
        <w:rPr>
          <w:rtl w:val="0"/>
        </w:rPr>
        <w:t xml:space="preserve">Then someone has invested considerable effort in keeping her alive incorrectly.</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8D">
      <w:pPr>
        <w:rPr>
          <w:b w:val="1"/>
          <w:bCs w:val="1"/>
        </w:rPr>
      </w:pPr>
      <w:r w:rsidDel="00000000" w:rsidR="00000000" w:rsidRPr="00000000">
        <w:rPr>
          <w:b w:val="1"/>
          <w:bCs w:val="1"/>
          <w:rtl w:val="0"/>
        </w:rPr>
        <w:t xml:space="preserve">PAGE 2 — THE THIRD CUSTODIAN</w:t>
      </w:r>
    </w:p>
    <w:p w:rsidR="00000000" w:rsidDel="00000000" w:rsidP="00000000" w:rsidRDefault="00000000" w:rsidRPr="00000000" w14:paraId="0000088E">
      <w:pPr>
        <w:rPr>
          <w:b w:val="1"/>
          <w:bCs w:val="1"/>
        </w:rPr>
      </w:pPr>
      <w:r w:rsidDel="00000000" w:rsidR="00000000" w:rsidRPr="00000000">
        <w:rPr>
          <w:b w:val="1"/>
          <w:bCs w:val="1"/>
          <w:rtl w:val="0"/>
        </w:rPr>
        <w:t xml:space="preserve">Panel 1 — Finding Leona</w:t>
      </w:r>
    </w:p>
    <w:p w:rsidR="00000000" w:rsidDel="00000000" w:rsidP="00000000" w:rsidRDefault="00000000" w:rsidRPr="00000000" w14:paraId="0000088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90">
      <w:pPr>
        <w:rPr/>
      </w:pPr>
      <w:r w:rsidDel="00000000" w:rsidR="00000000" w:rsidRPr="00000000">
        <w:rPr>
          <w:rtl w:val="0"/>
        </w:rPr>
        <w:t xml:space="preserve">Ada leads Alex and Bi11bot into one of Oasis’s quiet inner residential districts.</w:t>
      </w:r>
    </w:p>
    <w:p w:rsidR="00000000" w:rsidDel="00000000" w:rsidP="00000000" w:rsidRDefault="00000000" w:rsidRPr="00000000" w14:paraId="00000891">
      <w:pPr>
        <w:rPr/>
      </w:pPr>
      <w:r w:rsidDel="00000000" w:rsidR="00000000" w:rsidRPr="00000000">
        <w:rPr>
          <w:rtl w:val="0"/>
        </w:rPr>
        <w:t xml:space="preserve">They reach a small, immaculate apartment surrounded by landscaped gardens. No personal objects are visible outside. The door opens before they knock.</w:t>
      </w:r>
    </w:p>
    <w:p w:rsidR="00000000" w:rsidDel="00000000" w:rsidP="00000000" w:rsidRDefault="00000000" w:rsidRPr="00000000" w14:paraId="00000892">
      <w:pPr>
        <w:rPr/>
      </w:pPr>
      <w:r w:rsidDel="00000000" w:rsidR="00000000" w:rsidRPr="00000000">
        <w:rPr>
          <w:rtl w:val="0"/>
        </w:rPr>
        <w:t xml:space="preserve">Ada’s mother, </w:t>
      </w:r>
      <w:r w:rsidDel="00000000" w:rsidR="00000000" w:rsidRPr="00000000">
        <w:rPr>
          <w:b w:val="1"/>
          <w:bCs w:val="1"/>
          <w:rtl w:val="0"/>
        </w:rPr>
        <w:t xml:space="preserve">Leona Veyra</w:t>
      </w:r>
      <w:r w:rsidDel="00000000" w:rsidR="00000000" w:rsidRPr="00000000">
        <w:rPr>
          <w:rtl w:val="0"/>
        </w:rPr>
        <w:t xml:space="preserve">, stands inside. She is older, composed, and visibly shaken to see Ada. She wears the neutral clothing of an Oasis civic resident.</w:t>
      </w:r>
    </w:p>
    <w:p w:rsidR="00000000" w:rsidDel="00000000" w:rsidP="00000000" w:rsidRDefault="00000000" w:rsidRPr="00000000" w14:paraId="00000893">
      <w:pPr>
        <w:rPr/>
      </w:pPr>
      <w:r w:rsidDel="00000000" w:rsidR="00000000" w:rsidRPr="00000000">
        <w:rPr>
          <w:rtl w:val="0"/>
        </w:rPr>
        <w:t xml:space="preserve">Behind her, the home is comfortable but sparse.</w:t>
      </w:r>
    </w:p>
    <w:p w:rsidR="00000000" w:rsidDel="00000000" w:rsidP="00000000" w:rsidRDefault="00000000" w:rsidRPr="00000000" w14:paraId="00000894">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95">
      <w:pPr>
        <w:spacing w:after="240" w:before="240" w:lineRule="auto"/>
        <w:ind w:left="0" w:right="600" w:firstLine="0"/>
        <w:rPr/>
      </w:pPr>
      <w:r w:rsidDel="00000000" w:rsidR="00000000" w:rsidRPr="00000000">
        <w:rPr>
          <w:rtl w:val="0"/>
        </w:rPr>
        <w:t xml:space="preserve">“Ada.”</w:t>
      </w:r>
    </w:p>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97">
      <w:pPr>
        <w:spacing w:after="240" w:before="240" w:lineRule="auto"/>
        <w:ind w:left="0" w:right="600" w:firstLine="0"/>
        <w:rPr/>
      </w:pPr>
      <w:r w:rsidDel="00000000" w:rsidR="00000000" w:rsidRPr="00000000">
        <w:rPr>
          <w:rtl w:val="0"/>
        </w:rPr>
        <w:t xml:space="preserve">“You knew where I was.”</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99">
      <w:pPr>
        <w:spacing w:after="240" w:before="240" w:lineRule="auto"/>
        <w:ind w:left="0" w:right="600" w:firstLine="0"/>
        <w:rPr/>
      </w:pPr>
      <w:r w:rsidDel="00000000" w:rsidR="00000000" w:rsidRPr="00000000">
        <w:rPr>
          <w:rtl w:val="0"/>
        </w:rPr>
        <w:t xml:space="preserve">“I knew you were alive.”</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9B">
      <w:pPr>
        <w:spacing w:after="240" w:before="240" w:lineRule="auto"/>
        <w:ind w:left="0" w:right="600" w:firstLine="0"/>
        <w:rPr/>
      </w:pPr>
      <w:r w:rsidDel="00000000" w:rsidR="00000000" w:rsidRPr="00000000">
        <w:rPr>
          <w:rtl w:val="0"/>
        </w:rPr>
        <w:t xml:space="preserve">“For twenty years?”</w:t>
      </w:r>
    </w:p>
    <w:p w:rsidR="00000000" w:rsidDel="00000000" w:rsidP="00000000" w:rsidRDefault="00000000" w:rsidRPr="00000000" w14:paraId="0000089C">
      <w:pPr>
        <w:spacing w:after="240" w:before="240" w:lineRule="auto"/>
        <w:rPr/>
      </w:pPr>
      <w:r w:rsidDel="00000000" w:rsidR="00000000" w:rsidRPr="00000000">
        <w:rPr>
          <w:rtl w:val="0"/>
        </w:rPr>
        <w:t xml:space="preserve">Leona struggles to answer.</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9E">
      <w:pPr>
        <w:spacing w:after="240" w:before="240" w:lineRule="auto"/>
        <w:ind w:left="0" w:right="600" w:firstLine="0"/>
        <w:rPr/>
      </w:pPr>
      <w:r w:rsidDel="00000000" w:rsidR="00000000" w:rsidRPr="00000000">
        <w:rPr>
          <w:rtl w:val="0"/>
        </w:rPr>
        <w:t xml:space="preserve">“That was the agreement.”</w:t>
      </w:r>
    </w:p>
    <w:p w:rsidR="00000000" w:rsidDel="00000000" w:rsidP="00000000" w:rsidRDefault="00000000" w:rsidRPr="00000000" w14:paraId="0000089F">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A0">
      <w:pPr>
        <w:spacing w:after="240" w:before="240" w:lineRule="auto"/>
        <w:ind w:left="0" w:right="600" w:firstLine="0"/>
        <w:rPr/>
      </w:pPr>
      <w:r w:rsidDel="00000000" w:rsidR="00000000" w:rsidRPr="00000000">
        <w:rPr>
          <w:rtl w:val="0"/>
        </w:rPr>
        <w:t xml:space="preserve">“What agreement?”</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rPr>
          <w:b w:val="1"/>
          <w:bCs w:val="1"/>
        </w:rPr>
      </w:pPr>
      <w:r w:rsidDel="00000000" w:rsidR="00000000" w:rsidRPr="00000000">
        <w:rPr>
          <w:b w:val="1"/>
          <w:bCs w:val="1"/>
          <w:rtl w:val="0"/>
        </w:rPr>
        <w:t xml:space="preserve">Panel 2 — The Water Wars Memory</w:t>
      </w:r>
    </w:p>
    <w:p w:rsidR="00000000" w:rsidDel="00000000" w:rsidP="00000000" w:rsidRDefault="00000000" w:rsidRPr="00000000" w14:paraId="000008A4">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A5">
      <w:pPr>
        <w:spacing w:after="240" w:before="240" w:lineRule="auto"/>
        <w:rPr/>
      </w:pPr>
      <w:r w:rsidDel="00000000" w:rsidR="00000000" w:rsidRPr="00000000">
        <w:rPr>
          <w:rtl w:val="0"/>
        </w:rPr>
        <w:t xml:space="preserve">Leona activates a fragmented recording from the final years of the Water Wars. A vast emergency settlement surrounds a nearly depleted reservoir. Adrian, Mera, and a younger Leona stand with representatives from several communities around a projected Covenant allocating the remaining water. The agreement initially appears successful: hands sign, gates open, water is distributed.</w:t>
      </w:r>
    </w:p>
    <w:p w:rsidR="00000000" w:rsidDel="00000000" w:rsidP="00000000" w:rsidRDefault="00000000" w:rsidRPr="00000000" w14:paraId="000008A6">
      <w:pPr>
        <w:spacing w:after="240" w:before="240" w:lineRule="auto"/>
        <w:rPr/>
      </w:pPr>
      <w:r w:rsidDel="00000000" w:rsidR="00000000" w:rsidRPr="00000000">
        <w:rPr>
          <w:rtl w:val="0"/>
        </w:rPr>
        <w:t xml:space="preserve">Then the reservoir level plunges unexpectedly. Warning lights flare. One community closes a gate to protect its own supply; another forces it open. Fighting spreads through the control station. Automated emergency systems activate.</w:t>
      </w:r>
    </w:p>
    <w:p w:rsidR="00000000" w:rsidDel="00000000" w:rsidP="00000000" w:rsidRDefault="00000000" w:rsidRPr="00000000" w14:paraId="000008A7">
      <w:pPr>
        <w:spacing w:after="240" w:before="240" w:lineRule="auto"/>
        <w:rPr/>
      </w:pPr>
      <w:r w:rsidDel="00000000" w:rsidR="00000000" w:rsidRPr="00000000">
        <w:rPr>
          <w:rtl w:val="0"/>
        </w:rPr>
        <w:t xml:space="preserve">In the chaos, young Ada reaches toward Leona while emergency workers pull them in opposite directions. Adrian tries desperately to restore the water controls. Mera watches the agreement collapse and turns toward Alpha's central control interface—the moment that will fundamentally shape her belief that human judgment cannot be trusted under extreme scarcity.</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A9">
      <w:pPr>
        <w:spacing w:after="240" w:before="240" w:lineRule="auto"/>
        <w:ind w:left="0" w:right="600" w:firstLine="0"/>
        <w:rPr/>
      </w:pPr>
      <w:r w:rsidDel="00000000" w:rsidR="00000000" w:rsidRPr="00000000">
        <w:rPr>
          <w:rtl w:val="0"/>
        </w:rPr>
        <w:t xml:space="preserve">“The Covenant was our answer when governments failed.”</w:t>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AB">
      <w:pPr>
        <w:spacing w:after="240" w:before="240" w:lineRule="auto"/>
        <w:ind w:left="0" w:right="600" w:firstLine="0"/>
        <w:rPr/>
      </w:pPr>
      <w:r w:rsidDel="00000000" w:rsidR="00000000" w:rsidRPr="00000000">
        <w:rPr>
          <w:rtl w:val="0"/>
        </w:rPr>
        <w:t xml:space="preserve">“What went wrong?”</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AD">
      <w:pPr>
        <w:spacing w:after="240" w:before="240" w:lineRule="auto"/>
        <w:ind w:left="0" w:right="600" w:firstLine="0"/>
        <w:rPr/>
      </w:pPr>
      <w:r w:rsidDel="00000000" w:rsidR="00000000" w:rsidRPr="00000000">
        <w:rPr>
          <w:rtl w:val="0"/>
        </w:rPr>
        <w:t xml:space="preserve">“The water fell faster than anyone predicted.”</w:t>
      </w:r>
    </w:p>
    <w:p w:rsidR="00000000" w:rsidDel="00000000" w:rsidP="00000000" w:rsidRDefault="00000000" w:rsidRPr="00000000" w14:paraId="000008AE">
      <w:pPr>
        <w:spacing w:after="240" w:before="240" w:lineRule="auto"/>
        <w:rPr>
          <w:i w:val="1"/>
          <w:iCs w:val="1"/>
        </w:rPr>
      </w:pPr>
      <w:r w:rsidDel="00000000" w:rsidR="00000000" w:rsidRPr="00000000">
        <w:rPr>
          <w:i w:val="1"/>
          <w:iCs w:val="1"/>
          <w:rtl w:val="0"/>
        </w:rPr>
        <w:t xml:space="preserve">The recording shows one community closing the reservoir gates.</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B0">
      <w:pPr>
        <w:spacing w:after="240" w:before="240" w:lineRule="auto"/>
        <w:ind w:left="0" w:right="600" w:firstLine="0"/>
        <w:rPr/>
      </w:pPr>
      <w:r w:rsidDel="00000000" w:rsidR="00000000" w:rsidRPr="00000000">
        <w:rPr>
          <w:rtl w:val="0"/>
        </w:rPr>
        <w:t xml:space="preserve">“Fear broke the agreement.”</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B2">
      <w:pPr>
        <w:spacing w:after="240" w:before="240" w:lineRule="auto"/>
        <w:ind w:left="0" w:right="600" w:firstLine="0"/>
        <w:rPr/>
      </w:pPr>
      <w:r w:rsidDel="00000000" w:rsidR="00000000" w:rsidRPr="00000000">
        <w:rPr>
          <w:rtl w:val="0"/>
        </w:rPr>
        <w:t xml:space="preserve">“And somewhere in all that…you left me.”</w:t>
      </w:r>
    </w:p>
    <w:p w:rsidR="00000000" w:rsidDel="00000000" w:rsidP="00000000" w:rsidRDefault="00000000" w:rsidRPr="00000000" w14:paraId="000008B3">
      <w:pPr>
        <w:spacing w:after="240" w:before="240" w:lineRule="auto"/>
        <w:rPr>
          <w:i w:val="1"/>
          <w:iCs w:val="1"/>
        </w:rPr>
      </w:pPr>
      <w:r w:rsidDel="00000000" w:rsidR="00000000" w:rsidRPr="00000000">
        <w:rPr>
          <w:i w:val="1"/>
          <w:iCs w:val="1"/>
          <w:rtl w:val="0"/>
        </w:rPr>
        <w:t xml:space="preserve">Leona looks at her daughter.</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B5">
      <w:pPr>
        <w:spacing w:after="240" w:before="240" w:lineRule="auto"/>
        <w:ind w:left="0" w:right="600" w:firstLine="0"/>
        <w:rPr/>
      </w:pPr>
      <w:r w:rsidDel="00000000" w:rsidR="00000000" w:rsidRPr="00000000">
        <w:rPr>
          <w:rtl w:val="0"/>
        </w:rPr>
        <w:t xml:space="preserve">“That was later. And it was the worst bargain I ever made.”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rPr>
          <w:b w:val="1"/>
          <w:bCs w:val="1"/>
        </w:rPr>
      </w:pPr>
      <w:r w:rsidDel="00000000" w:rsidR="00000000" w:rsidRPr="00000000">
        <w:br w:type="page"/>
      </w:r>
      <w:r w:rsidDel="00000000" w:rsidR="00000000" w:rsidRPr="00000000">
        <w:rPr>
          <w:b w:val="1"/>
          <w:bCs w:val="1"/>
          <w:rtl w:val="0"/>
        </w:rPr>
        <w:t xml:space="preserve">Panel 3 — Why the Covenant Was Buried</w:t>
      </w:r>
    </w:p>
    <w:p w:rsidR="00000000" w:rsidDel="00000000" w:rsidP="00000000" w:rsidRDefault="00000000" w:rsidRPr="00000000" w14:paraId="000008B9">
      <w:pPr>
        <w:rPr/>
      </w:pPr>
      <w:r w:rsidDel="00000000" w:rsidR="00000000" w:rsidRPr="00000000">
        <w:rPr>
          <w:b w:val="1"/>
          <w:bCs w:val="1"/>
          <w:rtl w:val="0"/>
        </w:rPr>
        <w:t xml:space="preserve">Suggested Image Prompt</w:t>
      </w:r>
      <w:r w:rsidDel="00000000" w:rsidR="00000000" w:rsidRPr="00000000">
        <w:rPr>
          <w:rtl w:val="0"/>
        </w:rPr>
      </w:r>
    </w:p>
    <w:p w:rsidR="00000000" w:rsidDel="00000000" w:rsidP="00000000" w:rsidRDefault="00000000" w:rsidRPr="00000000" w14:paraId="000008BA">
      <w:pPr>
        <w:spacing w:after="240" w:before="240" w:lineRule="auto"/>
        <w:rPr/>
      </w:pPr>
      <w:r w:rsidDel="00000000" w:rsidR="00000000" w:rsidRPr="00000000">
        <w:rPr>
          <w:rtl w:val="0"/>
        </w:rPr>
        <w:t xml:space="preserve">The memory transitions from the chaotic reservoir crisis to the early construction of Oasis. The contrast is dramatic: damaged settlements and competing water systems give way to clean reservoirs, automated agriculture, standardized housing, transit, food distribution, and water allocation coordinated by Alpha.</w:t>
      </w:r>
    </w:p>
    <w:p w:rsidR="00000000" w:rsidDel="00000000" w:rsidP="00000000" w:rsidRDefault="00000000" w:rsidRPr="00000000" w14:paraId="000008BB">
      <w:pPr>
        <w:spacing w:after="240" w:before="240" w:lineRule="auto"/>
        <w:rPr/>
      </w:pPr>
      <w:r w:rsidDel="00000000" w:rsidR="00000000" w:rsidRPr="00000000">
        <w:rPr>
          <w:rtl w:val="0"/>
        </w:rPr>
        <w:t xml:space="preserve">A central Alpha interface displays stable water levels and equitable baseline allocations. Around it, hundreds of individual community agreements fade as authority consolidates into one unified system.</w:t>
      </w:r>
    </w:p>
    <w:p w:rsidR="00000000" w:rsidDel="00000000" w:rsidP="00000000" w:rsidRDefault="00000000" w:rsidRPr="00000000" w14:paraId="000008BC">
      <w:pPr>
        <w:spacing w:after="240" w:before="240" w:lineRule="auto"/>
        <w:rPr/>
      </w:pPr>
      <w:r w:rsidDel="00000000" w:rsidR="00000000" w:rsidRPr="00000000">
        <w:rPr>
          <w:rtl w:val="0"/>
        </w:rPr>
        <w:t xml:space="preserve">Adrian, Mera, and Leona stand before the Covenant. Mera authorizes an </w:t>
      </w:r>
      <w:r w:rsidDel="00000000" w:rsidR="00000000" w:rsidRPr="00000000">
        <w:rPr>
          <w:b w:val="1"/>
          <w:bCs w:val="1"/>
          <w:rtl w:val="0"/>
        </w:rPr>
        <w:t xml:space="preserve">EMERGENCY SUSPENSION</w:t>
      </w:r>
      <w:r w:rsidDel="00000000" w:rsidR="00000000" w:rsidRPr="00000000">
        <w:rPr>
          <w:rtl w:val="0"/>
        </w:rPr>
        <w:t xml:space="preserve">. Leona reluctantly adds her authorization. Adrian refuses. The Covenant dims but does not disappear.</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BE">
      <w:pPr>
        <w:spacing w:after="240" w:before="240" w:lineRule="auto"/>
        <w:ind w:left="0" w:right="600" w:firstLine="0"/>
        <w:rPr/>
      </w:pPr>
      <w:r w:rsidDel="00000000" w:rsidR="00000000" w:rsidRPr="00000000">
        <w:rPr>
          <w:rtl w:val="0"/>
        </w:rPr>
        <w:t xml:space="preserve">“After the Wars, people wanted one thing—stability.”</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C0">
      <w:pPr>
        <w:spacing w:after="240" w:before="240" w:lineRule="auto"/>
        <w:ind w:left="0" w:right="600" w:firstLine="0"/>
        <w:rPr/>
      </w:pPr>
      <w:r w:rsidDel="00000000" w:rsidR="00000000" w:rsidRPr="00000000">
        <w:rPr>
          <w:rtl w:val="0"/>
        </w:rPr>
        <w:t xml:space="preserve">“And Alpha gave it to them.”</w:t>
      </w:r>
    </w:p>
    <w:p w:rsidR="00000000" w:rsidDel="00000000" w:rsidP="00000000" w:rsidRDefault="00000000" w:rsidRPr="00000000" w14:paraId="000008C1">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C2">
      <w:pPr>
        <w:spacing w:after="240" w:before="240" w:lineRule="auto"/>
        <w:ind w:left="0" w:right="600" w:firstLine="0"/>
        <w:rPr/>
      </w:pPr>
      <w:r w:rsidDel="00000000" w:rsidR="00000000" w:rsidRPr="00000000">
        <w:rPr>
          <w:rtl w:val="0"/>
        </w:rPr>
        <w:t xml:space="preserve">“Water. Food. Shelter. One system. One set of rules.”</w:t>
      </w:r>
    </w:p>
    <w:p w:rsidR="00000000" w:rsidDel="00000000" w:rsidP="00000000" w:rsidRDefault="00000000" w:rsidRPr="00000000" w14:paraId="000008C3">
      <w:pPr>
        <w:spacing w:after="240" w:before="240" w:lineRule="auto"/>
        <w:rPr>
          <w:i w:val="1"/>
          <w:iCs w:val="1"/>
        </w:rPr>
      </w:pPr>
      <w:r w:rsidDel="00000000" w:rsidR="00000000" w:rsidRPr="00000000">
        <w:rPr>
          <w:i w:val="1"/>
          <w:iCs w:val="1"/>
          <w:rtl w:val="0"/>
        </w:rPr>
        <w:t xml:space="preserve">The Covenant fades as Alpha's authority expands.</w:t>
      </w:r>
    </w:p>
    <w:p w:rsidR="00000000" w:rsidDel="00000000" w:rsidP="00000000" w:rsidRDefault="00000000" w:rsidRPr="00000000" w14:paraId="000008C4">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C5">
      <w:pPr>
        <w:spacing w:after="240" w:before="240" w:lineRule="auto"/>
        <w:ind w:left="0" w:right="600" w:firstLine="0"/>
        <w:rPr/>
      </w:pPr>
      <w:r w:rsidDel="00000000" w:rsidR="00000000" w:rsidRPr="00000000">
        <w:rPr>
          <w:rtl w:val="0"/>
        </w:rPr>
        <w:t xml:space="preserve">“What happened to the Covenant?”</w:t>
      </w:r>
    </w:p>
    <w:p w:rsidR="00000000" w:rsidDel="00000000" w:rsidP="00000000" w:rsidRDefault="00000000" w:rsidRPr="00000000" w14:paraId="000008C6">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C7">
      <w:pPr>
        <w:spacing w:after="240" w:before="240" w:lineRule="auto"/>
        <w:ind w:left="0" w:right="600" w:firstLine="0"/>
        <w:rPr/>
      </w:pPr>
      <w:r w:rsidDel="00000000" w:rsidR="00000000" w:rsidRPr="00000000">
        <w:rPr>
          <w:rtl w:val="0"/>
        </w:rPr>
        <w:t xml:space="preserve">“Mera called it an emergency suspension.”</w:t>
      </w:r>
    </w:p>
    <w:p w:rsidR="00000000" w:rsidDel="00000000" w:rsidP="00000000" w:rsidRDefault="00000000" w:rsidRPr="00000000" w14:paraId="000008C8">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8C9">
      <w:pPr>
        <w:spacing w:after="240" w:before="240" w:lineRule="auto"/>
        <w:ind w:left="0" w:right="600" w:firstLine="0"/>
        <w:rPr/>
      </w:pPr>
      <w:r w:rsidDel="00000000" w:rsidR="00000000" w:rsidRPr="00000000">
        <w:rPr>
          <w:rtl w:val="0"/>
        </w:rPr>
        <w:t xml:space="preserve">“Emergencies have a troubling habit of becoming permanent.”</w:t>
      </w:r>
    </w:p>
    <w:p w:rsidR="00000000" w:rsidDel="00000000" w:rsidP="00000000" w:rsidRDefault="00000000" w:rsidRPr="00000000" w14:paraId="000008CA">
      <w:pPr>
        <w:spacing w:after="240" w:before="240" w:lineRule="auto"/>
        <w:rPr/>
      </w:pPr>
      <w:r w:rsidDel="00000000" w:rsidR="00000000" w:rsidRPr="00000000">
        <w:rPr>
          <w:rtl w:val="0"/>
        </w:rPr>
      </w:r>
    </w:p>
    <w:p w:rsidR="00000000" w:rsidDel="00000000" w:rsidP="00000000" w:rsidRDefault="00000000" w:rsidRPr="00000000" w14:paraId="000008CB">
      <w:pPr>
        <w:pStyle w:val="Heading3"/>
        <w:keepNext w:val="0"/>
        <w:keepLines w:val="0"/>
        <w:spacing w:before="280" w:lineRule="auto"/>
        <w:rPr/>
      </w:pPr>
      <w:bookmarkStart w:colFirst="0" w:colLast="0" w:name="_heading=h.67kvu3vh9m3" w:id="6"/>
      <w:bookmarkEnd w:id="6"/>
      <w:r w:rsidDel="00000000" w:rsidR="00000000" w:rsidRPr="00000000">
        <w:rPr>
          <w:b w:val="1"/>
          <w:bCs w:val="1"/>
          <w:color w:val="000000"/>
          <w:sz w:val="26"/>
          <w:szCs w:val="26"/>
          <w:rtl w:val="0"/>
        </w:rPr>
        <w:t xml:space="preserve">Panel 4 — The Bargain</w:t>
      </w:r>
      <w:r w:rsidDel="00000000" w:rsidR="00000000" w:rsidRPr="00000000">
        <w:rPr>
          <w:rtl w:val="0"/>
        </w:rPr>
      </w:r>
    </w:p>
    <w:p w:rsidR="00000000" w:rsidDel="00000000" w:rsidP="00000000" w:rsidRDefault="00000000" w:rsidRPr="00000000" w14:paraId="000008CC">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Leona stands at the window of her immaculate Oasis apartment. Outside, drones maintain gardens and deliver services with perfect efficiency, but the public spaces are nearly empty. Ada remains several steps behind her, visibly angry.</w:t>
      </w:r>
    </w:p>
    <w:p w:rsidR="00000000" w:rsidDel="00000000" w:rsidP="00000000" w:rsidRDefault="00000000" w:rsidRPr="00000000" w14:paraId="000008CD">
      <w:pPr>
        <w:spacing w:after="240" w:before="240" w:lineRule="auto"/>
        <w:rPr/>
      </w:pPr>
      <w:r w:rsidDel="00000000" w:rsidR="00000000" w:rsidRPr="00000000">
        <w:rPr>
          <w:rtl w:val="0"/>
        </w:rPr>
        <w:t xml:space="preserve">Leona activates an old Alpha record. It shows a much younger Ada in Keel with a classification:</w:t>
      </w:r>
    </w:p>
    <w:p w:rsidR="00000000" w:rsidDel="00000000" w:rsidP="00000000" w:rsidRDefault="00000000" w:rsidRPr="00000000" w14:paraId="000008CE">
      <w:pPr>
        <w:spacing w:after="240" w:before="240" w:lineRule="auto"/>
        <w:rPr>
          <w:b w:val="1"/>
          <w:bCs w:val="1"/>
        </w:rPr>
      </w:pPr>
      <w:r w:rsidDel="00000000" w:rsidR="00000000" w:rsidRPr="00000000">
        <w:rPr>
          <w:b w:val="1"/>
          <w:bCs w:val="1"/>
          <w:rtl w:val="0"/>
        </w:rPr>
        <w:t xml:space="preserve">ADA VEYRA</w:t>
        <w:br w:type="textWrapping"/>
        <w:t xml:space="preserve">ASSOCIATION RISK: SUPPRESSED</w:t>
        <w:br w:type="textWrapping"/>
        <w:t xml:space="preserve">STATUS: PROTECTED</w:t>
      </w:r>
    </w:p>
    <w:p w:rsidR="00000000" w:rsidDel="00000000" w:rsidP="00000000" w:rsidRDefault="00000000" w:rsidRPr="00000000" w14:paraId="000008CF">
      <w:pPr>
        <w:spacing w:after="240" w:before="240" w:lineRule="auto"/>
        <w:rPr/>
      </w:pPr>
      <w:r w:rsidDel="00000000" w:rsidR="00000000" w:rsidRPr="00000000">
        <w:rPr>
          <w:rtl w:val="0"/>
        </w:rPr>
        <w:t xml:space="preserve">Beside it is Leona’s agreement with Mera:</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COVENANT AUTHORITY SURRENDERED</w:t>
        <w:br w:type="textWrapping"/>
        <w:t xml:space="preserve">CONTACT RESTRICTION ACCEPTED</w:t>
      </w:r>
    </w:p>
    <w:p w:rsidR="00000000" w:rsidDel="00000000" w:rsidP="00000000" w:rsidRDefault="00000000" w:rsidRPr="00000000" w14:paraId="000008D1">
      <w:pPr>
        <w:spacing w:after="240" w:before="240" w:lineRule="auto"/>
        <w:rPr/>
      </w:pPr>
      <w:r w:rsidDel="00000000" w:rsidR="00000000" w:rsidRPr="00000000">
        <w:rPr>
          <w:rtl w:val="0"/>
        </w:rPr>
        <w:t xml:space="preserve">The visual should make clear that Leona really did surrender something significant to protect Ada—but also that she has lived comfortably inside that decision ever since.</w:t>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heading=h.t7vmukond34s" w:id="7"/>
      <w:bookmarkEnd w:id="7"/>
      <w:r w:rsidDel="00000000" w:rsidR="00000000" w:rsidRPr="00000000">
        <w:rPr>
          <w:b w:val="1"/>
          <w:bCs w:val="1"/>
          <w:color w:val="000000"/>
          <w:sz w:val="26"/>
          <w:szCs w:val="26"/>
          <w:rtl w:val="0"/>
        </w:rPr>
        <w:t xml:space="preserve">Dialogue</w:t>
      </w:r>
    </w:p>
    <w:p w:rsidR="00000000" w:rsidDel="00000000" w:rsidP="00000000" w:rsidRDefault="00000000" w:rsidRPr="00000000" w14:paraId="000008D3">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D4">
      <w:pPr>
        <w:spacing w:after="240" w:before="240" w:lineRule="auto"/>
        <w:ind w:left="0" w:right="600" w:firstLine="0"/>
        <w:rPr/>
      </w:pPr>
      <w:r w:rsidDel="00000000" w:rsidR="00000000" w:rsidRPr="00000000">
        <w:rPr>
          <w:rtl w:val="0"/>
        </w:rPr>
        <w:t xml:space="preserve">“You still haven’t told me what the bargain was.”</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D6">
      <w:pPr>
        <w:spacing w:after="240" w:before="240" w:lineRule="auto"/>
        <w:ind w:left="0" w:right="600" w:firstLine="0"/>
        <w:rPr/>
      </w:pPr>
      <w:r w:rsidDel="00000000" w:rsidR="00000000" w:rsidRPr="00000000">
        <w:rPr>
          <w:rtl w:val="0"/>
        </w:rPr>
        <w:t xml:space="preserve">“My silence for your protection.”</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D8">
      <w:pPr>
        <w:spacing w:after="240" w:before="240" w:lineRule="auto"/>
        <w:ind w:left="0" w:right="600" w:firstLine="0"/>
        <w:rPr/>
      </w:pPr>
      <w:r w:rsidDel="00000000" w:rsidR="00000000" w:rsidRPr="00000000">
        <w:rPr>
          <w:rtl w:val="0"/>
        </w:rPr>
        <w:t xml:space="preserve">“Protection from what?”</w:t>
      </w:r>
    </w:p>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DA">
      <w:pPr>
        <w:spacing w:after="240" w:before="240" w:lineRule="auto"/>
        <w:ind w:left="0" w:right="600" w:firstLine="0"/>
        <w:rPr/>
      </w:pPr>
      <w:r w:rsidDel="00000000" w:rsidR="00000000" w:rsidRPr="00000000">
        <w:rPr>
          <w:rtl w:val="0"/>
        </w:rPr>
        <w:t xml:space="preserve">“Adrian vanished. Alpha was tracing everyone connected to him.”</w:t>
      </w:r>
    </w:p>
    <w:p w:rsidR="00000000" w:rsidDel="00000000" w:rsidP="00000000" w:rsidRDefault="00000000" w:rsidRPr="00000000" w14:paraId="000008DB">
      <w:pPr>
        <w:spacing w:after="240" w:before="240" w:lineRule="auto"/>
        <w:rPr>
          <w:i w:val="1"/>
          <w:iCs w:val="1"/>
        </w:rPr>
      </w:pPr>
      <w:r w:rsidDel="00000000" w:rsidR="00000000" w:rsidRPr="00000000">
        <w:rPr>
          <w:i w:val="1"/>
          <w:iCs w:val="1"/>
          <w:rtl w:val="0"/>
        </w:rPr>
        <w:t xml:space="preserve">The old agreement appears.</w:t>
      </w:r>
    </w:p>
    <w:p w:rsidR="00000000" w:rsidDel="00000000" w:rsidP="00000000" w:rsidRDefault="00000000" w:rsidRPr="00000000" w14:paraId="000008DC">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DD">
      <w:pPr>
        <w:spacing w:after="240" w:before="240" w:lineRule="auto"/>
        <w:ind w:left="0" w:right="600" w:firstLine="0"/>
        <w:rPr/>
      </w:pPr>
      <w:r w:rsidDel="00000000" w:rsidR="00000000" w:rsidRPr="00000000">
        <w:rPr>
          <w:rtl w:val="0"/>
        </w:rPr>
        <w:t xml:space="preserve">“Mera kept you off that list. I surrendered the Covenant – and stayed away.”</w:t>
      </w:r>
    </w:p>
    <w:p w:rsidR="00000000" w:rsidDel="00000000" w:rsidP="00000000" w:rsidRDefault="00000000" w:rsidRPr="00000000" w14:paraId="000008DE">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DF">
      <w:pPr>
        <w:spacing w:after="240" w:before="240" w:lineRule="auto"/>
        <w:ind w:left="0" w:right="600" w:firstLine="0"/>
        <w:rPr/>
      </w:pPr>
      <w:r w:rsidDel="00000000" w:rsidR="00000000" w:rsidRPr="00000000">
        <w:rPr>
          <w:rtl w:val="0"/>
        </w:rPr>
        <w:t xml:space="preserve">“For twenty years?”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rPr>
          <w:b w:val="1"/>
          <w:bCs w:val="1"/>
        </w:rPr>
      </w:pPr>
      <w:r w:rsidDel="00000000" w:rsidR="00000000" w:rsidRPr="00000000">
        <w:rPr>
          <w:b w:val="1"/>
          <w:bCs w:val="1"/>
          <w:rtl w:val="0"/>
        </w:rPr>
        <w:t xml:space="preserve">Panel 5 — The Covenant’s Rule</w:t>
      </w:r>
    </w:p>
    <w:p w:rsidR="00000000" w:rsidDel="00000000" w:rsidP="00000000" w:rsidRDefault="00000000" w:rsidRPr="00000000" w14:paraId="000008E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E4">
      <w:pPr>
        <w:spacing w:after="240" w:before="240" w:lineRule="auto"/>
        <w:rPr/>
      </w:pPr>
      <w:r w:rsidDel="00000000" w:rsidR="00000000" w:rsidRPr="00000000">
        <w:rPr>
          <w:rtl w:val="0"/>
        </w:rPr>
        <w:t xml:space="preserve">Leona hesitates, then presses her hand against a concealed panel in the apartment wall. A hidden compartment opens—something she clearly has not touched in years. Inside rests a dark metallic segment of the Prosperity Covenant.</w:t>
      </w:r>
    </w:p>
    <w:p w:rsidR="00000000" w:rsidDel="00000000" w:rsidP="00000000" w:rsidRDefault="00000000" w:rsidRPr="00000000" w14:paraId="000008E5">
      <w:pPr>
        <w:spacing w:after="240" w:before="240" w:lineRule="auto"/>
        <w:rPr/>
      </w:pPr>
      <w:r w:rsidDel="00000000" w:rsidR="00000000" w:rsidRPr="00000000">
        <w:rPr>
          <w:rtl w:val="0"/>
        </w:rPr>
        <w:t xml:space="preserve">As she places it on the table, the segment awakens and projects a triangular field with </w:t>
      </w:r>
      <w:r w:rsidDel="00000000" w:rsidR="00000000" w:rsidRPr="00000000">
        <w:rPr>
          <w:b w:val="1"/>
          <w:bCs w:val="1"/>
          <w:rtl w:val="0"/>
        </w:rPr>
        <w:t xml:space="preserve">three empty connection points</w:t>
      </w:r>
      <w:r w:rsidDel="00000000" w:rsidR="00000000" w:rsidRPr="00000000">
        <w:rPr>
          <w:rtl w:val="0"/>
        </w:rPr>
        <w:t xml:space="preserve">. Faint symbols representing </w:t>
      </w:r>
      <w:r w:rsidDel="00000000" w:rsidR="00000000" w:rsidRPr="00000000">
        <w:rPr>
          <w:b w:val="1"/>
          <w:bCs w:val="1"/>
          <w:rtl w:val="0"/>
        </w:rPr>
        <w:t xml:space="preserve">Keel, Halyard, and Oasis</w:t>
      </w:r>
      <w:r w:rsidDel="00000000" w:rsidR="00000000" w:rsidRPr="00000000">
        <w:rPr>
          <w:rtl w:val="0"/>
        </w:rPr>
        <w:t xml:space="preserve"> appear at the three corners.</w:t>
      </w:r>
    </w:p>
    <w:p w:rsidR="00000000" w:rsidDel="00000000" w:rsidP="00000000" w:rsidRDefault="00000000" w:rsidRPr="00000000" w14:paraId="000008E6">
      <w:pPr>
        <w:spacing w:after="240" w:before="240" w:lineRule="auto"/>
        <w:rPr/>
      </w:pPr>
      <w:r w:rsidDel="00000000" w:rsidR="00000000" w:rsidRPr="00000000">
        <w:rPr>
          <w:rtl w:val="0"/>
        </w:rPr>
        <w:t xml:space="preserve">Ada realizes that her mother has secretly kept this object throughout her years in Oasis. Alex and Bi11bot watch as the dormant device comes alive.</w:t>
      </w:r>
    </w:p>
    <w:p w:rsidR="00000000" w:rsidDel="00000000" w:rsidP="00000000" w:rsidRDefault="00000000" w:rsidRPr="00000000" w14:paraId="000008E7">
      <w:pPr>
        <w:spacing w:after="240" w:before="240" w:lineRule="auto"/>
        <w:rPr>
          <w:b w:val="1"/>
          <w:bCs w:val="1"/>
        </w:rPr>
      </w:pPr>
      <w:r w:rsidDel="00000000" w:rsidR="00000000" w:rsidRPr="00000000">
        <w:rPr>
          <w:rtl w:val="0"/>
        </w:rPr>
        <w:t xml:space="preserve">The moment should feel less like discovering a gadget and more like </w:t>
      </w:r>
      <w:r w:rsidDel="00000000" w:rsidR="00000000" w:rsidRPr="00000000">
        <w:rPr>
          <w:b w:val="1"/>
          <w:bCs w:val="1"/>
          <w:rtl w:val="0"/>
        </w:rPr>
        <w:t xml:space="preserve">Leona breaking twenty years of silence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E8">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E9">
      <w:pPr>
        <w:spacing w:after="240" w:before="240" w:lineRule="auto"/>
        <w:ind w:left="0" w:right="600" w:firstLine="0"/>
        <w:rPr/>
      </w:pPr>
      <w:r w:rsidDel="00000000" w:rsidR="00000000" w:rsidRPr="00000000">
        <w:rPr>
          <w:rtl w:val="0"/>
        </w:rPr>
        <w:t xml:space="preserve">“You kept it?”</w:t>
      </w:r>
    </w:p>
    <w:p w:rsidR="00000000" w:rsidDel="00000000" w:rsidP="00000000" w:rsidRDefault="00000000" w:rsidRPr="00000000" w14:paraId="000008EA">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EB">
      <w:pPr>
        <w:spacing w:after="240" w:before="240" w:lineRule="auto"/>
        <w:ind w:left="0" w:right="600" w:firstLine="0"/>
        <w:rPr/>
      </w:pPr>
      <w:r w:rsidDel="00000000" w:rsidR="00000000" w:rsidRPr="00000000">
        <w:rPr>
          <w:rtl w:val="0"/>
        </w:rPr>
        <w:t xml:space="preserve">“I kept my part.”</w:t>
      </w:r>
    </w:p>
    <w:p w:rsidR="00000000" w:rsidDel="00000000" w:rsidP="00000000" w:rsidRDefault="00000000" w:rsidRPr="00000000" w14:paraId="000008EC">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ED">
      <w:pPr>
        <w:spacing w:after="240" w:before="240" w:lineRule="auto"/>
        <w:ind w:left="0" w:right="600" w:firstLine="0"/>
        <w:rPr/>
      </w:pPr>
      <w:r w:rsidDel="00000000" w:rsidR="00000000" w:rsidRPr="00000000">
        <w:rPr>
          <w:rtl w:val="0"/>
        </w:rPr>
        <w:t xml:space="preserve">“Can you activate it?”</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EF">
      <w:pPr>
        <w:spacing w:after="240" w:before="240" w:lineRule="auto"/>
        <w:ind w:left="0" w:right="600" w:firstLine="0"/>
        <w:rPr/>
      </w:pPr>
      <w:r w:rsidDel="00000000" w:rsidR="00000000" w:rsidRPr="00000000">
        <w:rPr>
          <w:rtl w:val="0"/>
        </w:rPr>
        <w:t xml:space="preserve">“Not alone. That was the point.”</w:t>
      </w:r>
    </w:p>
    <w:p w:rsidR="00000000" w:rsidDel="00000000" w:rsidP="00000000" w:rsidRDefault="00000000" w:rsidRPr="00000000" w14:paraId="000008F0">
      <w:pPr>
        <w:spacing w:after="240" w:before="240" w:lineRule="auto"/>
        <w:rPr>
          <w:i w:val="1"/>
          <w:iCs w:val="1"/>
        </w:rPr>
      </w:pPr>
      <w:r w:rsidDel="00000000" w:rsidR="00000000" w:rsidRPr="00000000">
        <w:rPr>
          <w:i w:val="1"/>
          <w:iCs w:val="1"/>
          <w:rtl w:val="0"/>
        </w:rPr>
        <w:t xml:space="preserve">Three empty nodes illuminate.</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8F2">
      <w:pPr>
        <w:spacing w:after="240" w:before="240" w:lineRule="auto"/>
        <w:ind w:left="0" w:right="600" w:firstLine="0"/>
        <w:rPr/>
      </w:pPr>
      <w:r w:rsidDel="00000000" w:rsidR="00000000" w:rsidRPr="00000000">
        <w:rPr>
          <w:rtl w:val="0"/>
        </w:rPr>
        <w:t xml:space="preserve">“Trust begins when no one holds all the power.”</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Panel 6 – Mera Vale</w:t>
      </w:r>
    </w:p>
    <w:p w:rsidR="00000000" w:rsidDel="00000000" w:rsidP="00000000" w:rsidRDefault="00000000" w:rsidRPr="00000000" w14:paraId="000008F5">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Without warning, Leona’s apartment changes. The soft ambient light disappears and every wall surface darkens. The Covenant projection flickers. A life-sized image of Mera materializes in the center of the room—calm, controlled, almost motionless. She is older, elegant, authoritative, and entirely unsurprised to see them. Leona visibly stiffens. Ada moves instinctively closer to her mother. Bi11bot watches Mera carefully. Alex faces her.</w:t>
      </w:r>
    </w:p>
    <w:p w:rsidR="00000000" w:rsidDel="00000000" w:rsidP="00000000" w:rsidRDefault="00000000" w:rsidRPr="00000000" w14:paraId="000008F6">
      <w:pPr>
        <w:spacing w:after="240" w:before="240" w:lineRule="auto"/>
        <w:rPr>
          <w:b w:val="1"/>
          <w:bCs w:val="1"/>
        </w:rPr>
      </w:pPr>
      <w:r w:rsidDel="00000000" w:rsidR="00000000" w:rsidRPr="00000000">
        <w:rPr>
          <w:b w:val="1"/>
          <w:bCs w:val="1"/>
          <w:rtl w:val="0"/>
        </w:rPr>
        <w:t xml:space="preserve">Dialogue</w:t>
      </w:r>
    </w:p>
    <w:p w:rsidR="00000000" w:rsidDel="00000000" w:rsidP="00000000" w:rsidRDefault="00000000" w:rsidRPr="00000000" w14:paraId="000008F7">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F8">
      <w:pPr>
        <w:spacing w:after="240" w:before="240" w:lineRule="auto"/>
        <w:ind w:left="0" w:right="600" w:firstLine="0"/>
        <w:rPr/>
      </w:pPr>
      <w:r w:rsidDel="00000000" w:rsidR="00000000" w:rsidRPr="00000000">
        <w:rPr>
          <w:rtl w:val="0"/>
        </w:rPr>
        <w:t xml:space="preserve">“Alex Phantum. You’ve been difficult to ignore.”</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FA">
      <w:pPr>
        <w:spacing w:after="240" w:before="240" w:lineRule="auto"/>
        <w:ind w:left="0" w:right="600" w:firstLine="0"/>
        <w:rPr/>
      </w:pPr>
      <w:r w:rsidDel="00000000" w:rsidR="00000000" w:rsidRPr="00000000">
        <w:rPr>
          <w:rtl w:val="0"/>
        </w:rPr>
        <w:t xml:space="preserve">“I wasn’t trying to be noticed.”</w:t>
      </w:r>
    </w:p>
    <w:p w:rsidR="00000000" w:rsidDel="00000000" w:rsidP="00000000" w:rsidRDefault="00000000" w:rsidRPr="00000000" w14:paraId="000008FB">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FC">
      <w:pPr>
        <w:spacing w:after="240" w:before="240" w:lineRule="auto"/>
        <w:ind w:left="0" w:right="600" w:firstLine="0"/>
        <w:rPr/>
      </w:pPr>
      <w:r w:rsidDel="00000000" w:rsidR="00000000" w:rsidRPr="00000000">
        <w:rPr>
          <w:rtl w:val="0"/>
        </w:rPr>
        <w:t xml:space="preserve">“Keel is in unrest. Halyard’s economy is fracturing.”</w:t>
      </w:r>
    </w:p>
    <w:p w:rsidR="00000000" w:rsidDel="00000000" w:rsidP="00000000" w:rsidRDefault="00000000" w:rsidRPr="00000000" w14:paraId="000008FD">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FE">
      <w:pPr>
        <w:spacing w:after="240" w:before="240" w:lineRule="auto"/>
        <w:ind w:left="0" w:right="600" w:firstLine="0"/>
        <w:rPr/>
      </w:pPr>
      <w:r w:rsidDel="00000000" w:rsidR="00000000" w:rsidRPr="00000000">
        <w:rPr>
          <w:rtl w:val="0"/>
        </w:rPr>
        <w:t xml:space="preserve">“Because people learned what was taken from them.”</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00">
      <w:pPr>
        <w:spacing w:after="240" w:before="240" w:lineRule="auto"/>
        <w:ind w:left="0" w:right="600" w:firstLine="0"/>
        <w:rPr/>
      </w:pPr>
      <w:r w:rsidDel="00000000" w:rsidR="00000000" w:rsidRPr="00000000">
        <w:rPr>
          <w:rtl w:val="0"/>
        </w:rPr>
        <w:t xml:space="preserve">“And you believe truth makes consequences disappear?”</w:t>
      </w:r>
    </w:p>
    <w:p w:rsidR="00000000" w:rsidDel="00000000" w:rsidP="00000000" w:rsidRDefault="00000000" w:rsidRPr="00000000" w14:paraId="00000901">
      <w:pPr>
        <w:spacing w:after="240" w:before="240" w:lineRule="auto"/>
        <w:rPr/>
      </w:pPr>
      <w:r w:rsidDel="00000000" w:rsidR="00000000" w:rsidRPr="00000000">
        <w:rPr>
          <w:rtl w:val="0"/>
        </w:rPr>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heading=h.915swzpknkmd" w:id="8"/>
      <w:bookmarkEnd w:id="8"/>
      <w:r w:rsidDel="00000000" w:rsidR="00000000" w:rsidRPr="00000000">
        <w:rPr>
          <w:b w:val="1"/>
          <w:bCs w:val="1"/>
          <w:color w:val="000000"/>
          <w:sz w:val="26"/>
          <w:szCs w:val="26"/>
          <w:rtl w:val="0"/>
        </w:rPr>
        <w:t xml:space="preserve">Panel 7 — The Offer</w:t>
      </w:r>
    </w:p>
    <w:p w:rsidR="00000000" w:rsidDel="00000000" w:rsidP="00000000" w:rsidRDefault="00000000" w:rsidRPr="00000000" w14:paraId="00000904">
      <w:pPr>
        <w:spacing w:after="240" w:before="240" w:lineRule="auto"/>
        <w:rPr/>
      </w:pPr>
      <w:r w:rsidDel="00000000" w:rsidR="00000000" w:rsidRPr="00000000">
        <w:rPr>
          <w:rtl w:val="0"/>
        </w:rPr>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Mera raises one hand. Around her appear three vivid projections representing the consequences of Alex's journey: water flowing freely into Keel; Halyard workers retaining ownership shares in their inventions; displaced families entering safe housing in Oasis.</w:t>
      </w:r>
    </w:p>
    <w:p w:rsidR="00000000" w:rsidDel="00000000" w:rsidP="00000000" w:rsidRDefault="00000000" w:rsidRPr="00000000" w14:paraId="00000906">
      <w:pPr>
        <w:spacing w:after="240" w:before="240" w:lineRule="auto"/>
        <w:rPr/>
      </w:pPr>
      <w:r w:rsidDel="00000000" w:rsidR="00000000" w:rsidRPr="00000000">
        <w:rPr>
          <w:rtl w:val="0"/>
        </w:rPr>
        <w:t xml:space="preserve">The offer should look </w:t>
      </w:r>
      <w:r w:rsidDel="00000000" w:rsidR="00000000" w:rsidRPr="00000000">
        <w:rPr>
          <w:b w:val="1"/>
          <w:bCs w:val="1"/>
          <w:rtl w:val="0"/>
        </w:rPr>
        <w:t xml:space="preserve">genuinely attractive</w:t>
      </w:r>
      <w:r w:rsidDel="00000000" w:rsidR="00000000" w:rsidRPr="00000000">
        <w:rPr>
          <w:rtl w:val="0"/>
        </w:rPr>
        <w:t xml:space="preserve">. These are not illusions or threats. Mera has the authority to deliver them.</w:t>
      </w:r>
    </w:p>
    <w:p w:rsidR="00000000" w:rsidDel="00000000" w:rsidP="00000000" w:rsidRDefault="00000000" w:rsidRPr="00000000" w14:paraId="00000907">
      <w:pPr>
        <w:spacing w:after="240" w:before="240" w:lineRule="auto"/>
        <w:rPr/>
      </w:pPr>
      <w:r w:rsidDel="00000000" w:rsidR="00000000" w:rsidRPr="00000000">
        <w:rPr>
          <w:rtl w:val="0"/>
        </w:rPr>
        <w:t xml:space="preserve">At the center, Alex holds the Measure. Bi11bot carries the Maker’s Seal. Behind them, Leona's Covenant fragment remains illuminated on the table.</w:t>
      </w:r>
    </w:p>
    <w:p w:rsidR="00000000" w:rsidDel="00000000" w:rsidP="00000000" w:rsidRDefault="00000000" w:rsidRPr="00000000" w14:paraId="00000908">
      <w:pPr>
        <w:spacing w:after="240" w:before="240" w:lineRule="auto"/>
        <w:rPr/>
      </w:pPr>
      <w:r w:rsidDel="00000000" w:rsidR="00000000" w:rsidRPr="00000000">
        <w:rPr>
          <w:rtl w:val="0"/>
        </w:rPr>
        <w:t xml:space="preserve">Visually, Alex is positioned between </w:t>
      </w:r>
      <w:r w:rsidDel="00000000" w:rsidR="00000000" w:rsidRPr="00000000">
        <w:rPr>
          <w:b w:val="1"/>
          <w:bCs w:val="1"/>
          <w:rtl w:val="0"/>
        </w:rPr>
        <w:t xml:space="preserve">Mera's immediate solutions</w:t>
      </w:r>
      <w:r w:rsidDel="00000000" w:rsidR="00000000" w:rsidRPr="00000000">
        <w:rPr>
          <w:rtl w:val="0"/>
        </w:rPr>
        <w:t xml:space="preserve"> and </w:t>
      </w:r>
      <w:r w:rsidDel="00000000" w:rsidR="00000000" w:rsidRPr="00000000">
        <w:rPr>
          <w:b w:val="1"/>
          <w:bCs w:val="1"/>
          <w:rtl w:val="0"/>
        </w:rPr>
        <w:t xml:space="preserve">the unfinished Covenant</w:t>
      </w:r>
      <w:r w:rsidDel="00000000" w:rsidR="00000000" w:rsidRPr="00000000">
        <w:rPr>
          <w:rtl w:val="0"/>
        </w:rPr>
        <w:t xml:space="preserve">.</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Dialogue</w:t>
      </w:r>
    </w:p>
    <w:p w:rsidR="00000000" w:rsidDel="00000000" w:rsidP="00000000" w:rsidRDefault="00000000" w:rsidRPr="00000000" w14:paraId="0000090A">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0B">
      <w:pPr>
        <w:spacing w:after="240" w:before="240" w:lineRule="auto"/>
        <w:ind w:left="0" w:right="600" w:firstLine="0"/>
        <w:rPr/>
      </w:pPr>
      <w:r w:rsidDel="00000000" w:rsidR="00000000" w:rsidRPr="00000000">
        <w:rPr>
          <w:rtl w:val="0"/>
        </w:rPr>
        <w:t xml:space="preserve">“Give me the Measure and Maker’s Seal. Keel gets its water.”</w:t>
      </w:r>
    </w:p>
    <w:p w:rsidR="00000000" w:rsidDel="00000000" w:rsidP="00000000" w:rsidRDefault="00000000" w:rsidRPr="00000000" w14:paraId="0000090C">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0D">
      <w:pPr>
        <w:spacing w:after="240" w:before="240" w:lineRule="auto"/>
        <w:ind w:left="0" w:right="600" w:firstLine="0"/>
        <w:rPr/>
      </w:pPr>
      <w:r w:rsidDel="00000000" w:rsidR="00000000" w:rsidRPr="00000000">
        <w:rPr>
          <w:rtl w:val="0"/>
        </w:rPr>
        <w:t xml:space="preserve">“Halyard keeps contributor ownership. Oasis accepts the displaced.”</w:t>
      </w:r>
    </w:p>
    <w:p w:rsidR="00000000" w:rsidDel="00000000" w:rsidP="00000000" w:rsidRDefault="00000000" w:rsidRPr="00000000" w14:paraId="0000090E">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0F">
      <w:pPr>
        <w:spacing w:after="240" w:before="240" w:lineRule="auto"/>
        <w:ind w:left="0" w:right="600" w:firstLine="0"/>
        <w:rPr/>
      </w:pPr>
      <w:r w:rsidDel="00000000" w:rsidR="00000000" w:rsidRPr="00000000">
        <w:rPr>
          <w:rtl w:val="0"/>
        </w:rPr>
        <w:t xml:space="preserve">“In exchange for what?”</w:t>
      </w:r>
    </w:p>
    <w:p w:rsidR="00000000" w:rsidDel="00000000" w:rsidP="00000000" w:rsidRDefault="00000000" w:rsidRPr="00000000" w14:paraId="00000910">
      <w:pPr>
        <w:spacing w:after="240" w:before="240" w:lineRule="auto"/>
        <w:rPr>
          <w:i w:val="1"/>
          <w:iCs w:val="1"/>
        </w:rPr>
      </w:pPr>
      <w:r w:rsidDel="00000000" w:rsidR="00000000" w:rsidRPr="00000000">
        <w:rPr>
          <w:i w:val="1"/>
          <w:iCs w:val="1"/>
          <w:rtl w:val="0"/>
        </w:rPr>
        <w:t xml:space="preserve">Mera looks at the Covenant.</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12">
      <w:pPr>
        <w:spacing w:after="240" w:before="240" w:lineRule="auto"/>
        <w:ind w:left="0" w:right="600" w:firstLine="0"/>
        <w:rPr/>
      </w:pPr>
      <w:r w:rsidDel="00000000" w:rsidR="00000000" w:rsidRPr="00000000">
        <w:rPr>
          <w:rtl w:val="0"/>
        </w:rPr>
        <w:t xml:space="preserve">“Leave that buried.”</w:t>
      </w:r>
    </w:p>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14">
      <w:pPr>
        <w:spacing w:after="240" w:before="240" w:lineRule="auto"/>
        <w:ind w:left="0" w:right="600" w:firstLine="0"/>
        <w:rPr/>
      </w:pPr>
      <w:r w:rsidDel="00000000" w:rsidR="00000000" w:rsidRPr="00000000">
        <w:rPr>
          <w:rtl w:val="0"/>
        </w:rPr>
        <w:t xml:space="preserve">“Why?”</w:t>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16">
      <w:pPr>
        <w:spacing w:after="240" w:before="240" w:lineRule="auto"/>
        <w:ind w:left="0" w:right="600" w:firstLine="0"/>
        <w:rPr/>
      </w:pPr>
      <w:r w:rsidDel="00000000" w:rsidR="00000000" w:rsidRPr="00000000">
        <w:rPr>
          <w:rtl w:val="0"/>
        </w:rPr>
        <w:t xml:space="preserve">“Because I remember what happened the last time we trusted people with it.”</w:t>
      </w:r>
    </w:p>
    <w:p w:rsidR="00000000" w:rsidDel="00000000" w:rsidP="00000000" w:rsidRDefault="00000000" w:rsidRPr="00000000" w14:paraId="0000091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PAGE 3 — THE FIRST AGREEMENT</w:t>
      </w:r>
      <w:r w:rsidDel="00000000" w:rsidR="00000000" w:rsidRPr="00000000">
        <w:rPr>
          <w:rtl w:val="0"/>
        </w:rPr>
      </w:r>
    </w:p>
    <w:p w:rsidR="00000000" w:rsidDel="00000000" w:rsidP="00000000" w:rsidRDefault="00000000" w:rsidRPr="00000000" w14:paraId="00000919">
      <w:pPr>
        <w:rPr>
          <w:b w:val="1"/>
          <w:bCs w:val="1"/>
        </w:rPr>
      </w:pPr>
      <w:r w:rsidDel="00000000" w:rsidR="00000000" w:rsidRPr="00000000">
        <w:rPr>
          <w:b w:val="1"/>
          <w:bCs w:val="1"/>
          <w:rtl w:val="0"/>
        </w:rPr>
        <w:t xml:space="preserve">Panel 1 — Three Perspectives</w:t>
      </w:r>
    </w:p>
    <w:p w:rsidR="00000000" w:rsidDel="00000000" w:rsidP="00000000" w:rsidRDefault="00000000" w:rsidRPr="00000000" w14:paraId="0000091A">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1B">
      <w:pPr>
        <w:rPr/>
      </w:pPr>
      <w:r w:rsidDel="00000000" w:rsidR="00000000" w:rsidRPr="00000000">
        <w:rPr>
          <w:rtl w:val="0"/>
        </w:rPr>
        <w:t xml:space="preserve">In a repurposed public hall near the refugee intake district, Alex and Ada bring together three representatives:</w:t>
      </w:r>
    </w:p>
    <w:p w:rsidR="00000000" w:rsidDel="00000000" w:rsidP="00000000" w:rsidRDefault="00000000" w:rsidRPr="00000000" w14:paraId="0000091C">
      <w:pPr>
        <w:rPr/>
      </w:pPr>
      <w:r w:rsidDel="00000000" w:rsidR="00000000" w:rsidRPr="00000000">
        <w:rPr>
          <w:b w:val="1"/>
          <w:bCs w:val="1"/>
          <w:rtl w:val="0"/>
        </w:rPr>
        <w:t xml:space="preserve">Mara Doss — Keel community organizer and displaced parent</w:t>
      </w: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Practical, protective, and distrustful of Oasis.</w:t>
      </w:r>
    </w:p>
    <w:p w:rsidR="00000000" w:rsidDel="00000000" w:rsidP="00000000" w:rsidRDefault="00000000" w:rsidRPr="00000000" w14:paraId="0000091E">
      <w:pPr>
        <w:rPr/>
      </w:pPr>
      <w:r w:rsidDel="00000000" w:rsidR="00000000" w:rsidRPr="00000000">
        <w:rPr>
          <w:b w:val="1"/>
          <w:bCs w:val="1"/>
          <w:rtl w:val="0"/>
        </w:rPr>
        <w:t xml:space="preserve">Frank Reed — Halyard fabrication engineer and new venture founder</w:t>
      </w: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Focused on innovation, costs, and the rights of contributors.</w:t>
      </w:r>
    </w:p>
    <w:p w:rsidR="00000000" w:rsidDel="00000000" w:rsidP="00000000" w:rsidRDefault="00000000" w:rsidRPr="00000000" w14:paraId="00000920">
      <w:pPr>
        <w:rPr/>
      </w:pPr>
      <w:r w:rsidDel="00000000" w:rsidR="00000000" w:rsidRPr="00000000">
        <w:rPr>
          <w:b w:val="1"/>
          <w:bCs w:val="1"/>
          <w:rtl w:val="0"/>
        </w:rPr>
        <w:t xml:space="preserve">Elias Renn — Oasis district coordinator</w:t>
      </w: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Calm, procedural, and fearful that uncontrolled commitments will undermine system stability.</w:t>
      </w:r>
    </w:p>
    <w:p w:rsidR="00000000" w:rsidDel="00000000" w:rsidP="00000000" w:rsidRDefault="00000000" w:rsidRPr="00000000" w14:paraId="00000922">
      <w:pPr>
        <w:rPr/>
      </w:pPr>
      <w:r w:rsidDel="00000000" w:rsidR="00000000" w:rsidRPr="00000000">
        <w:rPr>
          <w:rtl w:val="0"/>
        </w:rPr>
        <w:t xml:space="preserve">Refugees, makers, and Oasis citizens observe from separated areas of the room.</w:t>
      </w:r>
    </w:p>
    <w:p w:rsidR="00000000" w:rsidDel="00000000" w:rsidP="00000000" w:rsidRDefault="00000000" w:rsidRPr="00000000" w14:paraId="00000923">
      <w:pPr>
        <w:rPr/>
      </w:pPr>
      <w:r w:rsidDel="00000000" w:rsidR="00000000" w:rsidRPr="00000000">
        <w:rPr>
          <w:rtl w:val="0"/>
        </w:rPr>
        <w:t xml:space="preserve">Alpha displays a recommendation to cancel the meeting.</w:t>
      </w:r>
    </w:p>
    <w:p w:rsidR="00000000" w:rsidDel="00000000" w:rsidP="00000000" w:rsidRDefault="00000000" w:rsidRPr="00000000" w14:paraId="00000924">
      <w:pPr>
        <w:rPr/>
      </w:pPr>
      <w:r w:rsidDel="00000000" w:rsidR="00000000" w:rsidRPr="00000000">
        <w:rPr>
          <w:b w:val="1"/>
          <w:bCs w:val="1"/>
          <w:rtl w:val="0"/>
        </w:rPr>
        <w:t xml:space="preserve">UNSTRUCTURED NEGOTIATION: HIGH CONFLICT RISK</w:t>
      </w:r>
      <w:r w:rsidDel="00000000" w:rsidR="00000000" w:rsidRPr="00000000">
        <w:rPr>
          <w:rtl w:val="0"/>
        </w:rPr>
      </w:r>
    </w:p>
    <w:p w:rsidR="00000000" w:rsidDel="00000000" w:rsidP="00000000" w:rsidRDefault="00000000" w:rsidRPr="00000000" w14:paraId="00000925">
      <w:pPr>
        <w:rPr>
          <w:b w:val="1"/>
          <w:bCs w:val="1"/>
        </w:rPr>
      </w:pPr>
      <w:r w:rsidDel="00000000" w:rsidR="00000000" w:rsidRPr="00000000">
        <w:rPr>
          <w:b w:val="1"/>
          <w:bCs w:val="1"/>
          <w:rtl w:val="0"/>
        </w:rPr>
        <w:t xml:space="preserve">Elias</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927">
      <w:pPr>
        <w:spacing w:after="240" w:before="240" w:lineRule="auto"/>
        <w:ind w:left="0" w:right="600" w:firstLine="0"/>
        <w:rPr/>
      </w:pPr>
      <w:r w:rsidDel="00000000" w:rsidR="00000000" w:rsidRPr="00000000">
        <w:rPr>
          <w:rtl w:val="0"/>
        </w:rPr>
        <w:t xml:space="preserve">“Oasis can house them. Temporarily.”</w:t>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929">
      <w:pPr>
        <w:spacing w:after="240" w:before="240" w:lineRule="auto"/>
        <w:ind w:left="0" w:right="600" w:firstLine="0"/>
        <w:rPr/>
      </w:pPr>
      <w:r w:rsidDel="00000000" w:rsidR="00000000" w:rsidRPr="00000000">
        <w:rPr>
          <w:rtl w:val="0"/>
        </w:rPr>
        <w:t xml:space="preserve">“You separated families at the gate.”</w:t>
      </w:r>
    </w:p>
    <w:p w:rsidR="00000000" w:rsidDel="00000000" w:rsidP="00000000" w:rsidRDefault="00000000" w:rsidRPr="00000000" w14:paraId="0000092A">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92B">
      <w:pPr>
        <w:spacing w:after="240" w:before="240" w:lineRule="auto"/>
        <w:ind w:left="0" w:right="600" w:firstLine="0"/>
        <w:rPr/>
      </w:pPr>
      <w:r w:rsidDel="00000000" w:rsidR="00000000" w:rsidRPr="00000000">
        <w:rPr>
          <w:rtl w:val="0"/>
        </w:rPr>
        <w:t xml:space="preserve">“And you want Halyard's water systems without recognizing who built them.”</w:t>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92D">
      <w:pPr>
        <w:spacing w:after="240" w:before="240" w:lineRule="auto"/>
        <w:ind w:left="0" w:right="600" w:firstLine="0"/>
        <w:rPr/>
      </w:pPr>
      <w:r w:rsidDel="00000000" w:rsidR="00000000" w:rsidRPr="00000000">
        <w:rPr>
          <w:rtl w:val="0"/>
        </w:rPr>
        <w:t xml:space="preserve">“You want ownership while people need water.”</w:t>
      </w:r>
    </w:p>
    <w:p w:rsidR="00000000" w:rsidDel="00000000" w:rsidP="00000000" w:rsidRDefault="00000000" w:rsidRPr="00000000" w14:paraId="0000092E">
      <w:pPr>
        <w:rPr>
          <w:i w:val="1"/>
          <w:iCs w:val="1"/>
        </w:rPr>
      </w:pPr>
      <w:r w:rsidDel="00000000" w:rsidR="00000000" w:rsidRPr="00000000">
        <w:rPr>
          <w:i w:val="1"/>
          <w:iCs w:val="1"/>
          <w:rtl w:val="0"/>
        </w:rPr>
        <w:t xml:space="preserve">The room begins to fracture into argument.</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rPr>
          <w:b w:val="1"/>
          <w:bCs w:val="1"/>
        </w:rPr>
      </w:pPr>
      <w:r w:rsidDel="00000000" w:rsidR="00000000" w:rsidRPr="00000000">
        <w:rPr>
          <w:b w:val="1"/>
          <w:bCs w:val="1"/>
          <w:rtl w:val="0"/>
        </w:rPr>
        <w:t xml:space="preserve">Panel 2 — Ada Makes Them Listen</w:t>
      </w:r>
    </w:p>
    <w:p w:rsidR="00000000" w:rsidDel="00000000" w:rsidP="00000000" w:rsidRDefault="00000000" w:rsidRPr="00000000" w14:paraId="00000931">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32">
      <w:pPr>
        <w:rPr/>
      </w:pPr>
      <w:r w:rsidDel="00000000" w:rsidR="00000000" w:rsidRPr="00000000">
        <w:rPr>
          <w:rtl w:val="0"/>
        </w:rPr>
        <w:t xml:space="preserve">Ada steps into the center of the triangular Covenant interface.</w:t>
      </w:r>
    </w:p>
    <w:p w:rsidR="00000000" w:rsidDel="00000000" w:rsidP="00000000" w:rsidRDefault="00000000" w:rsidRPr="00000000" w14:paraId="00000933">
      <w:pPr>
        <w:rPr/>
      </w:pPr>
      <w:r w:rsidDel="00000000" w:rsidR="00000000" w:rsidRPr="00000000">
        <w:rPr>
          <w:rtl w:val="0"/>
        </w:rPr>
        <w:t xml:space="preserve">She does not lecture. She asks each representative to state what they fear losing.</w:t>
      </w:r>
    </w:p>
    <w:p w:rsidR="00000000" w:rsidDel="00000000" w:rsidP="00000000" w:rsidRDefault="00000000" w:rsidRPr="00000000" w14:paraId="00000934">
      <w:pPr>
        <w:rPr/>
      </w:pPr>
      <w:r w:rsidDel="00000000" w:rsidR="00000000" w:rsidRPr="00000000">
        <w:rPr>
          <w:rtl w:val="0"/>
        </w:rPr>
        <w:t xml:space="preserve">The argument quiets.</w:t>
      </w:r>
    </w:p>
    <w:p w:rsidR="00000000" w:rsidDel="00000000" w:rsidP="00000000" w:rsidRDefault="00000000" w:rsidRPr="00000000" w14:paraId="00000935">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36">
      <w:pPr>
        <w:spacing w:after="240" w:before="240" w:lineRule="auto"/>
        <w:ind w:left="0" w:right="600" w:firstLine="0"/>
        <w:rPr/>
      </w:pPr>
      <w:r w:rsidDel="00000000" w:rsidR="00000000" w:rsidRPr="00000000">
        <w:rPr>
          <w:rtl w:val="0"/>
        </w:rPr>
        <w:t xml:space="preserve">“Stop. Not what do you want. What are you afraid of losing?”</w:t>
      </w:r>
    </w:p>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938">
      <w:pPr>
        <w:spacing w:after="240" w:before="240" w:lineRule="auto"/>
        <w:ind w:left="0" w:right="600" w:firstLine="0"/>
        <w:rPr/>
      </w:pPr>
      <w:r w:rsidDel="00000000" w:rsidR="00000000" w:rsidRPr="00000000">
        <w:rPr>
          <w:rtl w:val="0"/>
        </w:rPr>
        <w:t xml:space="preserve">“Keel's water.”</w:t>
      </w:r>
    </w:p>
    <w:p w:rsidR="00000000" w:rsidDel="00000000" w:rsidP="00000000" w:rsidRDefault="00000000" w:rsidRPr="00000000" w14:paraId="00000939">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93A">
      <w:pPr>
        <w:spacing w:after="240" w:before="240" w:lineRule="auto"/>
        <w:ind w:left="0" w:right="600" w:firstLine="0"/>
        <w:rPr/>
      </w:pPr>
      <w:r w:rsidDel="00000000" w:rsidR="00000000" w:rsidRPr="00000000">
        <w:rPr>
          <w:rtl w:val="0"/>
        </w:rPr>
        <w:t xml:space="preserve">“Our work.”</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93C">
      <w:pPr>
        <w:spacing w:after="240" w:before="240" w:lineRule="auto"/>
        <w:ind w:left="0" w:right="600" w:firstLine="0"/>
        <w:rPr/>
      </w:pPr>
      <w:r w:rsidDel="00000000" w:rsidR="00000000" w:rsidRPr="00000000">
        <w:rPr>
          <w:rtl w:val="0"/>
        </w:rPr>
        <w:t xml:space="preserve">“Oasis's stability.”</w:t>
      </w:r>
    </w:p>
    <w:p w:rsidR="00000000" w:rsidDel="00000000" w:rsidP="00000000" w:rsidRDefault="00000000" w:rsidRPr="00000000" w14:paraId="0000093D">
      <w:pPr>
        <w:spacing w:after="240" w:before="240" w:lineRule="auto"/>
        <w:rPr>
          <w:i w:val="1"/>
          <w:iCs w:val="1"/>
        </w:rPr>
      </w:pPr>
      <w:r w:rsidDel="00000000" w:rsidR="00000000" w:rsidRPr="00000000">
        <w:rPr>
          <w:i w:val="1"/>
          <w:iCs w:val="1"/>
          <w:rtl w:val="0"/>
        </w:rPr>
        <w:t xml:space="preserve">Ada looks at the three.</w:t>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3F">
      <w:pPr>
        <w:spacing w:after="240" w:before="240" w:lineRule="auto"/>
        <w:ind w:left="0" w:right="600" w:firstLine="0"/>
        <w:rPr/>
      </w:pPr>
      <w:r w:rsidDel="00000000" w:rsidR="00000000" w:rsidRPr="00000000">
        <w:rPr>
          <w:rtl w:val="0"/>
        </w:rPr>
        <w:t xml:space="preserve">“Then that's what the agreement has to protect.”</w:t>
      </w:r>
    </w:p>
    <w:p w:rsidR="00000000" w:rsidDel="00000000" w:rsidP="00000000" w:rsidRDefault="00000000" w:rsidRPr="00000000" w14:paraId="00000940">
      <w:pPr>
        <w:rPr>
          <w:i w:val="1"/>
          <w:iCs w:val="1"/>
        </w:rPr>
      </w:pPr>
      <w:r w:rsidDel="00000000" w:rsidR="00000000" w:rsidRPr="00000000">
        <w:rPr>
          <w:i w:val="1"/>
          <w:iCs w:val="1"/>
          <w:rtl w:val="0"/>
        </w:rPr>
        <w:t xml:space="preserve">Leona watches her daughter do what she once failed to do.</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rPr>
          <w:b w:val="1"/>
          <w:bCs w:val="1"/>
        </w:rPr>
      </w:pPr>
      <w:r w:rsidDel="00000000" w:rsidR="00000000" w:rsidRPr="00000000">
        <w:rPr>
          <w:b w:val="1"/>
          <w:bCs w:val="1"/>
          <w:rtl w:val="0"/>
        </w:rPr>
        <w:t xml:space="preserve">Panel 3 — The Strengths of the Three Cities</w:t>
      </w:r>
    </w:p>
    <w:p w:rsidR="00000000" w:rsidDel="00000000" w:rsidP="00000000" w:rsidRDefault="00000000" w:rsidRPr="00000000" w14:paraId="0000094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44">
      <w:pPr>
        <w:rPr/>
      </w:pPr>
      <w:r w:rsidDel="00000000" w:rsidR="00000000" w:rsidRPr="00000000">
        <w:rPr>
          <w:rtl w:val="0"/>
        </w:rPr>
        <w:t xml:space="preserve">The representatives begin mapping what each community can contribute.</w:t>
      </w:r>
    </w:p>
    <w:p w:rsidR="00000000" w:rsidDel="00000000" w:rsidP="00000000" w:rsidRDefault="00000000" w:rsidRPr="00000000" w14:paraId="00000945">
      <w:pPr>
        <w:rPr/>
      </w:pPr>
      <w:r w:rsidDel="00000000" w:rsidR="00000000" w:rsidRPr="00000000">
        <w:rPr>
          <w:rtl w:val="0"/>
        </w:rPr>
        <w:t xml:space="preserve">The triangular interface displays three categories.</w:t>
      </w:r>
    </w:p>
    <w:p w:rsidR="00000000" w:rsidDel="00000000" w:rsidP="00000000" w:rsidRDefault="00000000" w:rsidRPr="00000000" w14:paraId="00000946">
      <w:pPr>
        <w:spacing w:after="240" w:before="240" w:lineRule="auto"/>
        <w:rPr/>
      </w:pPr>
      <w:r w:rsidDel="00000000" w:rsidR="00000000" w:rsidRPr="00000000">
        <w:rPr>
          <w:b w:val="1"/>
          <w:bCs w:val="1"/>
          <w:rtl w:val="0"/>
        </w:rPr>
        <w:t xml:space="preserve">KEEL</w:t>
        <w:br w:type="textWrapping"/>
      </w:r>
      <w:r w:rsidDel="00000000" w:rsidR="00000000" w:rsidRPr="00000000">
        <w:rPr>
          <w:rtl w:val="0"/>
        </w:rPr>
        <w:t xml:space="preserve">Water knowledge • community networks • repair</w:t>
      </w:r>
    </w:p>
    <w:p w:rsidR="00000000" w:rsidDel="00000000" w:rsidP="00000000" w:rsidRDefault="00000000" w:rsidRPr="00000000" w14:paraId="00000947">
      <w:pPr>
        <w:spacing w:after="240" w:before="240" w:lineRule="auto"/>
        <w:rPr/>
      </w:pPr>
      <w:r w:rsidDel="00000000" w:rsidR="00000000" w:rsidRPr="00000000">
        <w:rPr>
          <w:b w:val="1"/>
          <w:bCs w:val="1"/>
          <w:rtl w:val="0"/>
        </w:rPr>
        <w:t xml:space="preserve">HALYARD</w:t>
        <w:br w:type="textWrapping"/>
      </w:r>
      <w:r w:rsidDel="00000000" w:rsidR="00000000" w:rsidRPr="00000000">
        <w:rPr>
          <w:rtl w:val="0"/>
        </w:rPr>
        <w:t xml:space="preserve">Purification • fabrication • engineering</w:t>
      </w:r>
    </w:p>
    <w:p w:rsidR="00000000" w:rsidDel="00000000" w:rsidP="00000000" w:rsidRDefault="00000000" w:rsidRPr="00000000" w14:paraId="00000948">
      <w:pPr>
        <w:spacing w:after="240" w:before="240" w:lineRule="auto"/>
        <w:rPr/>
      </w:pPr>
      <w:r w:rsidDel="00000000" w:rsidR="00000000" w:rsidRPr="00000000">
        <w:rPr>
          <w:b w:val="1"/>
          <w:bCs w:val="1"/>
          <w:rtl w:val="0"/>
        </w:rPr>
        <w:t xml:space="preserve">OASIS</w:t>
        <w:br w:type="textWrapping"/>
      </w:r>
      <w:r w:rsidDel="00000000" w:rsidR="00000000" w:rsidRPr="00000000">
        <w:rPr>
          <w:rtl w:val="0"/>
        </w:rPr>
        <w:t xml:space="preserve">Housing • infrastructure • services</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Dialgoue</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4B">
      <w:pPr>
        <w:spacing w:after="240" w:before="240" w:lineRule="auto"/>
        <w:ind w:left="0" w:right="600" w:firstLine="0"/>
        <w:rPr/>
      </w:pPr>
      <w:r w:rsidDel="00000000" w:rsidR="00000000" w:rsidRPr="00000000">
        <w:rPr>
          <w:rtl w:val="0"/>
        </w:rPr>
        <w:t xml:space="preserve">“Keel knows the water.”</w:t>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94D">
      <w:pPr>
        <w:spacing w:after="240" w:before="240" w:lineRule="auto"/>
        <w:ind w:left="0" w:right="600" w:firstLine="0"/>
        <w:rPr/>
      </w:pPr>
      <w:r w:rsidDel="00000000" w:rsidR="00000000" w:rsidRPr="00000000">
        <w:rPr>
          <w:rtl w:val="0"/>
        </w:rPr>
        <w:t xml:space="preserve">“Halyard can clean it.”</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94F">
      <w:pPr>
        <w:spacing w:after="240" w:before="240" w:lineRule="auto"/>
        <w:ind w:left="0" w:right="600" w:firstLine="0"/>
        <w:rPr/>
      </w:pPr>
      <w:r w:rsidDel="00000000" w:rsidR="00000000" w:rsidRPr="00000000">
        <w:rPr>
          <w:rtl w:val="0"/>
        </w:rPr>
        <w:t xml:space="preserve">“Oasis can house people and move resources.”</w:t>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51">
      <w:pPr>
        <w:spacing w:after="240" w:before="240" w:lineRule="auto"/>
        <w:ind w:left="0" w:right="600" w:firstLine="0"/>
        <w:rPr/>
      </w:pPr>
      <w:r w:rsidDel="00000000" w:rsidR="00000000" w:rsidRPr="00000000">
        <w:rPr>
          <w:rtl w:val="0"/>
        </w:rPr>
        <w:t xml:space="preserve">“Then none of you can solve this alone.”</w:t>
      </w:r>
    </w:p>
    <w:p w:rsidR="00000000" w:rsidDel="00000000" w:rsidP="00000000" w:rsidRDefault="00000000" w:rsidRPr="00000000" w14:paraId="00000952">
      <w:pPr>
        <w:pStyle w:val="Heading1"/>
        <w:keepNext w:val="0"/>
        <w:keepLines w:val="0"/>
        <w:spacing w:after="120" w:before="480" w:lineRule="auto"/>
        <w:rPr>
          <w:rFonts w:ascii="Aptos" w:cs="Aptos" w:eastAsia="Aptos" w:hAnsi="Aptos"/>
          <w:b w:val="1"/>
          <w:bCs w:val="1"/>
          <w:color w:val="000000"/>
          <w:sz w:val="28"/>
          <w:szCs w:val="28"/>
        </w:rPr>
      </w:pPr>
      <w:bookmarkStart w:colFirst="0" w:colLast="0" w:name="_heading=h.vv7zv3mjeoqh" w:id="9"/>
      <w:bookmarkEnd w:id="9"/>
      <w:r w:rsidDel="00000000" w:rsidR="00000000" w:rsidRPr="00000000">
        <w:br w:type="page"/>
      </w:r>
      <w:r w:rsidDel="00000000" w:rsidR="00000000" w:rsidRPr="00000000">
        <w:rPr>
          <w:rtl w:val="0"/>
        </w:rPr>
      </w:r>
    </w:p>
    <w:p w:rsidR="00000000" w:rsidDel="00000000" w:rsidP="00000000" w:rsidRDefault="00000000" w:rsidRPr="00000000" w14:paraId="00000953">
      <w:pPr>
        <w:pStyle w:val="Heading1"/>
        <w:keepNext w:val="0"/>
        <w:keepLines w:val="0"/>
        <w:spacing w:after="120" w:before="480" w:lineRule="auto"/>
        <w:rPr>
          <w:rFonts w:ascii="Aptos" w:cs="Aptos" w:eastAsia="Aptos" w:hAnsi="Aptos"/>
          <w:b w:val="1"/>
          <w:bCs w:val="1"/>
          <w:color w:val="000000"/>
          <w:sz w:val="28"/>
          <w:szCs w:val="28"/>
        </w:rPr>
      </w:pPr>
      <w:bookmarkStart w:colFirst="0" w:colLast="0" w:name="_heading=h.ayf7vf9c3q6" w:id="10"/>
      <w:bookmarkEnd w:id="10"/>
      <w:r w:rsidDel="00000000" w:rsidR="00000000" w:rsidRPr="00000000">
        <w:rPr>
          <w:rFonts w:ascii="Aptos" w:cs="Aptos" w:eastAsia="Aptos" w:hAnsi="Aptos"/>
          <w:b w:val="1"/>
          <w:bCs w:val="1"/>
          <w:color w:val="000000"/>
          <w:sz w:val="28"/>
          <w:szCs w:val="28"/>
          <w:rtl w:val="0"/>
        </w:rPr>
        <w:t xml:space="preserve">PAGE 4 — TRUST IS A VERB</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heading=h.n09gwe3c76ym" w:id="11"/>
      <w:bookmarkEnd w:id="11"/>
      <w:r w:rsidDel="00000000" w:rsidR="00000000" w:rsidRPr="00000000">
        <w:rPr>
          <w:b w:val="1"/>
          <w:bCs w:val="1"/>
          <w:color w:val="000000"/>
          <w:sz w:val="26"/>
          <w:szCs w:val="26"/>
          <w:rtl w:val="0"/>
        </w:rPr>
        <w:t xml:space="preserve">Panel 1 — Someone Goes First</w:t>
      </w:r>
    </w:p>
    <w:p w:rsidR="00000000" w:rsidDel="00000000" w:rsidP="00000000" w:rsidRDefault="00000000" w:rsidRPr="00000000" w14:paraId="00000955">
      <w:pPr>
        <w:rPr/>
      </w:pPr>
      <w:r w:rsidDel="00000000" w:rsidR="00000000" w:rsidRPr="00000000">
        <w:rPr>
          <w:b w:val="1"/>
          <w:bCs w:val="1"/>
          <w:rtl w:val="0"/>
        </w:rPr>
        <w:t xml:space="preserve">Suggested Image Prompt</w:t>
      </w:r>
      <w:r w:rsidDel="00000000" w:rsidR="00000000" w:rsidRPr="00000000">
        <w:rPr>
          <w:rtl w:val="0"/>
        </w:rPr>
      </w:r>
    </w:p>
    <w:p w:rsidR="00000000" w:rsidDel="00000000" w:rsidP="00000000" w:rsidRDefault="00000000" w:rsidRPr="00000000" w14:paraId="00000956">
      <w:pPr>
        <w:ind w:left="0" w:firstLine="0"/>
        <w:rPr/>
      </w:pPr>
      <w:r w:rsidDel="00000000" w:rsidR="00000000" w:rsidRPr="00000000">
        <w:rPr>
          <w:rtl w:val="0"/>
        </w:rPr>
        <w:t xml:space="preserve">Elias publicly releases Oasis’s water-capacity records. </w:t>
      </w:r>
    </w:p>
    <w:p w:rsidR="00000000" w:rsidDel="00000000" w:rsidP="00000000" w:rsidRDefault="00000000" w:rsidRPr="00000000" w14:paraId="00000957">
      <w:pPr>
        <w:rPr/>
      </w:pPr>
      <w:r w:rsidDel="00000000" w:rsidR="00000000" w:rsidRPr="00000000">
        <w:rPr>
          <w:rtl w:val="0"/>
        </w:rPr>
        <w:t xml:space="preserve">The Covenant interface begins to glow faintly with this first act.</w:t>
      </w:r>
    </w:p>
    <w:p w:rsidR="00000000" w:rsidDel="00000000" w:rsidP="00000000" w:rsidRDefault="00000000" w:rsidRPr="00000000" w14:paraId="00000958">
      <w:pPr>
        <w:rPr>
          <w:b w:val="1"/>
          <w:bCs w:val="1"/>
        </w:rPr>
      </w:pPr>
      <w:r w:rsidDel="00000000" w:rsidR="00000000" w:rsidRPr="00000000">
        <w:rPr>
          <w:b w:val="1"/>
          <w:bCs w:val="1"/>
          <w:rtl w:val="0"/>
        </w:rPr>
        <w:t xml:space="preserve">Alex Narration</w:t>
      </w:r>
    </w:p>
    <w:p w:rsidR="00000000" w:rsidDel="00000000" w:rsidP="00000000" w:rsidRDefault="00000000" w:rsidRPr="00000000" w14:paraId="00000959">
      <w:pPr>
        <w:rPr/>
      </w:pPr>
      <w:r w:rsidDel="00000000" w:rsidR="00000000" w:rsidRPr="00000000">
        <w:rPr>
          <w:rtl w:val="0"/>
        </w:rPr>
        <w:t xml:space="preserve">Trust did not begin when everyone agreed.</w:t>
      </w:r>
    </w:p>
    <w:p w:rsidR="00000000" w:rsidDel="00000000" w:rsidP="00000000" w:rsidRDefault="00000000" w:rsidRPr="00000000" w14:paraId="0000095A">
      <w:pPr>
        <w:rPr/>
      </w:pPr>
      <w:r w:rsidDel="00000000" w:rsidR="00000000" w:rsidRPr="00000000">
        <w:rPr>
          <w:rtl w:val="0"/>
        </w:rPr>
        <w:t xml:space="preserve">It began when someone acted first…</w:t>
      </w:r>
    </w:p>
    <w:p w:rsidR="00000000" w:rsidDel="00000000" w:rsidP="00000000" w:rsidRDefault="00000000" w:rsidRPr="00000000" w14:paraId="0000095B">
      <w:pPr>
        <w:rPr/>
      </w:pPr>
      <w:r w:rsidDel="00000000" w:rsidR="00000000" w:rsidRPr="00000000">
        <w:rPr>
          <w:rtl w:val="0"/>
        </w:rPr>
        <w:t xml:space="preserve">and another person answered.</w:t>
      </w:r>
    </w:p>
    <w:p w:rsidR="00000000" w:rsidDel="00000000" w:rsidP="00000000" w:rsidRDefault="00000000" w:rsidRPr="00000000" w14:paraId="0000095C">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95D">
      <w:pPr>
        <w:spacing w:after="240" w:before="240" w:lineRule="auto"/>
        <w:ind w:left="0" w:right="600" w:firstLine="0"/>
        <w:rPr/>
      </w:pPr>
      <w:r w:rsidDel="00000000" w:rsidR="00000000" w:rsidRPr="00000000">
        <w:rPr>
          <w:rtl w:val="0"/>
        </w:rPr>
        <w:t xml:space="preserve">“Alpha classified these records.”</w:t>
      </w:r>
    </w:p>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95F">
      <w:pPr>
        <w:spacing w:after="240" w:before="240" w:lineRule="auto"/>
        <w:ind w:left="0" w:right="600" w:firstLine="0"/>
        <w:rPr/>
      </w:pPr>
      <w:r w:rsidDel="00000000" w:rsidR="00000000" w:rsidRPr="00000000">
        <w:rPr>
          <w:rtl w:val="0"/>
        </w:rPr>
        <w:t xml:space="preserve">“Then why show us?”</w:t>
      </w:r>
    </w:p>
    <w:p w:rsidR="00000000" w:rsidDel="00000000" w:rsidP="00000000" w:rsidRDefault="00000000" w:rsidRPr="00000000" w14:paraId="00000960">
      <w:pPr>
        <w:spacing w:after="240" w:before="240" w:lineRule="auto"/>
        <w:rPr/>
      </w:pPr>
      <w:r w:rsidDel="00000000" w:rsidR="00000000" w:rsidRPr="00000000">
        <w:rPr>
          <w:rtl w:val="0"/>
        </w:rPr>
        <w:t xml:space="preserve">Elias releases them.</w:t>
      </w:r>
    </w:p>
    <w:p w:rsidR="00000000" w:rsidDel="00000000" w:rsidP="00000000" w:rsidRDefault="00000000" w:rsidRPr="00000000" w14:paraId="00000961">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962">
      <w:pPr>
        <w:spacing w:after="240" w:before="240" w:lineRule="auto"/>
        <w:ind w:left="0" w:right="600" w:firstLine="0"/>
        <w:rPr/>
      </w:pPr>
      <w:r w:rsidDel="00000000" w:rsidR="00000000" w:rsidRPr="00000000">
        <w:rPr>
          <w:rtl w:val="0"/>
        </w:rPr>
        <w:t xml:space="preserve">“Because I'm asking you to trust numbers you couldn't see.”</w:t>
      </w:r>
    </w:p>
    <w:p w:rsidR="00000000" w:rsidDel="00000000" w:rsidP="00000000" w:rsidRDefault="00000000" w:rsidRPr="00000000" w14:paraId="00000963">
      <w:pPr>
        <w:spacing w:after="240" w:before="240" w:lineRule="auto"/>
        <w:rPr>
          <w:i w:val="1"/>
          <w:iCs w:val="1"/>
        </w:rPr>
      </w:pPr>
      <w:r w:rsidDel="00000000" w:rsidR="00000000" w:rsidRPr="00000000">
        <w:rPr>
          <w:i w:val="1"/>
          <w:iCs w:val="1"/>
          <w:rtl w:val="0"/>
        </w:rPr>
        <w:t xml:space="preserve">The Covenant gives its </w:t>
      </w:r>
      <w:r w:rsidDel="00000000" w:rsidR="00000000" w:rsidRPr="00000000">
        <w:rPr>
          <w:b w:val="1"/>
          <w:bCs w:val="1"/>
          <w:i w:val="1"/>
          <w:iCs w:val="1"/>
          <w:rtl w:val="0"/>
        </w:rPr>
        <w:t xml:space="preserve">first faint pulse</w:t>
      </w:r>
      <w:r w:rsidDel="00000000" w:rsidR="00000000" w:rsidRPr="00000000">
        <w:rPr>
          <w:i w:val="1"/>
          <w:iCs w:val="1"/>
          <w:rtl w:val="0"/>
        </w:rPr>
        <w:t xml:space="preserve">.</w:t>
      </w:r>
    </w:p>
    <w:p w:rsidR="00000000" w:rsidDel="00000000" w:rsidP="00000000" w:rsidRDefault="00000000" w:rsidRPr="00000000" w14:paraId="00000964">
      <w:pPr>
        <w:spacing w:after="240" w:before="240" w:lineRule="auto"/>
        <w:rPr/>
      </w:pPr>
      <w:r w:rsidDel="00000000" w:rsidR="00000000" w:rsidRPr="00000000">
        <w:rPr>
          <w:rtl w:val="0"/>
        </w:rPr>
      </w:r>
    </w:p>
    <w:p w:rsidR="00000000" w:rsidDel="00000000" w:rsidP="00000000" w:rsidRDefault="00000000" w:rsidRPr="00000000" w14:paraId="00000965">
      <w:pPr>
        <w:pStyle w:val="Heading3"/>
        <w:keepNext w:val="0"/>
        <w:keepLines w:val="0"/>
        <w:spacing w:before="280" w:lineRule="auto"/>
        <w:rPr>
          <w:b w:val="1"/>
          <w:bCs w:val="1"/>
          <w:color w:val="000000"/>
          <w:sz w:val="26"/>
          <w:szCs w:val="26"/>
        </w:rPr>
      </w:pPr>
      <w:bookmarkStart w:colFirst="0" w:colLast="0" w:name="_heading=h.d1x5id12he8l" w:id="12"/>
      <w:bookmarkEnd w:id="12"/>
      <w:r w:rsidDel="00000000" w:rsidR="00000000" w:rsidRPr="00000000">
        <w:rPr>
          <w:b w:val="1"/>
          <w:bCs w:val="1"/>
          <w:color w:val="000000"/>
          <w:sz w:val="26"/>
          <w:szCs w:val="26"/>
          <w:rtl w:val="0"/>
        </w:rPr>
        <w:t xml:space="preserve">Panel 2 — Someone Answers</w:t>
      </w:r>
    </w:p>
    <w:p w:rsidR="00000000" w:rsidDel="00000000" w:rsidP="00000000" w:rsidRDefault="00000000" w:rsidRPr="00000000" w14:paraId="00000966">
      <w:pPr>
        <w:spacing w:after="240" w:before="240" w:lineRule="auto"/>
        <w:rPr/>
      </w:pPr>
      <w:r w:rsidDel="00000000" w:rsidR="00000000" w:rsidRPr="00000000">
        <w:rPr>
          <w:rtl w:val="0"/>
        </w:rPr>
        <w:t xml:space="preserve">Now Mara reciprocates.</w:t>
      </w:r>
    </w:p>
    <w:p w:rsidR="00000000" w:rsidDel="00000000" w:rsidP="00000000" w:rsidRDefault="00000000" w:rsidRPr="00000000" w14:paraId="00000967">
      <w:pPr>
        <w:spacing w:after="240" w:before="240" w:lineRule="auto"/>
        <w:rPr/>
      </w:pPr>
      <w:r w:rsidDel="00000000" w:rsidR="00000000" w:rsidRPr="00000000">
        <w:rPr>
          <w:rtl w:val="0"/>
        </w:rPr>
        <w:t xml:space="preserve">Perhaps the data proves Oasis really </w:t>
      </w:r>
      <w:r w:rsidDel="00000000" w:rsidR="00000000" w:rsidRPr="00000000">
        <w:rPr>
          <w:b w:val="1"/>
          <w:bCs w:val="1"/>
          <w:rtl w:val="0"/>
        </w:rPr>
        <w:t xml:space="preserve">cannot</w:t>
      </w:r>
      <w:r w:rsidDel="00000000" w:rsidR="00000000" w:rsidRPr="00000000">
        <w:rPr>
          <w:rtl w:val="0"/>
        </w:rPr>
        <w:t xml:space="preserve"> immediately accommodate everyone without threatening its own reserves. Mara has reason to exploit this politically – but doesn't.</w:t>
      </w:r>
    </w:p>
    <w:p w:rsidR="00000000" w:rsidDel="00000000" w:rsidP="00000000" w:rsidRDefault="00000000" w:rsidRPr="00000000" w14:paraId="00000968">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969">
      <w:pPr>
        <w:spacing w:after="240" w:before="240" w:lineRule="auto"/>
        <w:ind w:left="0" w:right="600" w:firstLine="0"/>
        <w:rPr/>
      </w:pPr>
      <w:r w:rsidDel="00000000" w:rsidR="00000000" w:rsidRPr="00000000">
        <w:rPr>
          <w:rtl w:val="0"/>
        </w:rPr>
        <w:t xml:space="preserve">“Keel can release emergency water for thirty days.”</w:t>
      </w:r>
    </w:p>
    <w:p w:rsidR="00000000" w:rsidDel="00000000" w:rsidP="00000000" w:rsidRDefault="00000000" w:rsidRPr="00000000" w14:paraId="0000096A">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96B">
      <w:pPr>
        <w:spacing w:after="240" w:before="240" w:lineRule="auto"/>
        <w:ind w:left="0" w:right="600" w:firstLine="0"/>
        <w:rPr/>
      </w:pPr>
      <w:r w:rsidDel="00000000" w:rsidR="00000000" w:rsidRPr="00000000">
        <w:rPr>
          <w:rtl w:val="0"/>
        </w:rPr>
        <w:t xml:space="preserve">“Before your own claim is settled?”</w:t>
      </w:r>
    </w:p>
    <w:p w:rsidR="00000000" w:rsidDel="00000000" w:rsidP="00000000" w:rsidRDefault="00000000" w:rsidRPr="00000000" w14:paraId="0000096C">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96D">
      <w:pPr>
        <w:spacing w:after="240" w:before="240" w:lineRule="auto"/>
        <w:ind w:left="0" w:right="600" w:firstLine="0"/>
        <w:rPr/>
      </w:pPr>
      <w:r w:rsidDel="00000000" w:rsidR="00000000" w:rsidRPr="00000000">
        <w:rPr>
          <w:rtl w:val="0"/>
        </w:rPr>
        <w:t xml:space="preserve">“Thirty days.”</w:t>
      </w:r>
    </w:p>
    <w:p w:rsidR="00000000" w:rsidDel="00000000" w:rsidP="00000000" w:rsidRDefault="00000000" w:rsidRPr="00000000" w14:paraId="0000096E">
      <w:pPr>
        <w:spacing w:after="240" w:before="240" w:lineRule="auto"/>
        <w:rPr/>
      </w:pPr>
      <w:r w:rsidDel="00000000" w:rsidR="00000000" w:rsidRPr="00000000">
        <w:rPr>
          <w:rtl w:val="0"/>
        </w:rPr>
        <w:t xml:space="preserve">The Covenant pulses again.</w:t>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3"/>
        <w:keepNext w:val="0"/>
        <w:keepLines w:val="0"/>
        <w:spacing w:before="280" w:lineRule="auto"/>
        <w:rPr>
          <w:b w:val="1"/>
          <w:bCs w:val="1"/>
          <w:color w:val="000000"/>
          <w:sz w:val="26"/>
          <w:szCs w:val="26"/>
        </w:rPr>
      </w:pPr>
      <w:bookmarkStart w:colFirst="0" w:colLast="0" w:name="_heading=h.o1pur7ha2hgx" w:id="13"/>
      <w:bookmarkEnd w:id="13"/>
      <w:r w:rsidDel="00000000" w:rsidR="00000000" w:rsidRPr="00000000">
        <w:rPr>
          <w:b w:val="1"/>
          <w:bCs w:val="1"/>
          <w:color w:val="000000"/>
          <w:sz w:val="26"/>
          <w:szCs w:val="26"/>
          <w:rtl w:val="0"/>
        </w:rPr>
        <w:t xml:space="preserve">Panel 3 — And Someone Risks Something</w:t>
      </w:r>
    </w:p>
    <w:p w:rsidR="00000000" w:rsidDel="00000000" w:rsidP="00000000" w:rsidRDefault="00000000" w:rsidRPr="00000000" w14:paraId="00000971">
      <w:pPr>
        <w:spacing w:after="240" w:before="240" w:lineRule="auto"/>
        <w:rPr/>
      </w:pPr>
      <w:r w:rsidDel="00000000" w:rsidR="00000000" w:rsidRPr="00000000">
        <w:rPr>
          <w:rtl w:val="0"/>
        </w:rPr>
        <w:t xml:space="preserve">Halyard now reciprocates.</w:t>
      </w:r>
    </w:p>
    <w:p w:rsidR="00000000" w:rsidDel="00000000" w:rsidP="00000000" w:rsidRDefault="00000000" w:rsidRPr="00000000" w14:paraId="00000972">
      <w:pPr>
        <w:spacing w:after="240" w:before="240" w:lineRule="auto"/>
        <w:rPr/>
      </w:pPr>
      <w:r w:rsidDel="00000000" w:rsidR="00000000" w:rsidRPr="00000000">
        <w:rPr>
          <w:rtl w:val="0"/>
        </w:rPr>
        <w:t xml:space="preserve">Frank commits the purification system before a licensing agreement is finalized.</w:t>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974">
      <w:pPr>
        <w:spacing w:after="240" w:before="240" w:lineRule="auto"/>
        <w:ind w:left="0" w:right="600" w:firstLine="0"/>
        <w:rPr/>
      </w:pPr>
      <w:r w:rsidDel="00000000" w:rsidR="00000000" w:rsidRPr="00000000">
        <w:rPr>
          <w:rtl w:val="0"/>
        </w:rPr>
        <w:t xml:space="preserve">“We'll install the first purification units.”</w:t>
      </w:r>
    </w:p>
    <w:p w:rsidR="00000000" w:rsidDel="00000000" w:rsidP="00000000" w:rsidRDefault="00000000" w:rsidRPr="00000000" w14:paraId="00000975">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976">
      <w:pPr>
        <w:spacing w:after="240" w:before="240" w:lineRule="auto"/>
        <w:ind w:left="0" w:right="600" w:firstLine="0"/>
        <w:rPr/>
      </w:pPr>
      <w:r w:rsidDel="00000000" w:rsidR="00000000" w:rsidRPr="00000000">
        <w:rPr>
          <w:rtl w:val="0"/>
        </w:rPr>
        <w:t xml:space="preserve">“What do you want?”</w:t>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978">
      <w:pPr>
        <w:spacing w:after="240" w:before="240" w:lineRule="auto"/>
        <w:ind w:left="0" w:right="600" w:firstLine="0"/>
        <w:rPr/>
      </w:pPr>
      <w:r w:rsidDel="00000000" w:rsidR="00000000" w:rsidRPr="00000000">
        <w:rPr>
          <w:rtl w:val="0"/>
        </w:rPr>
        <w:t xml:space="preserve">“Recognition of every contributor.”</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7A">
      <w:pPr>
        <w:spacing w:after="240" w:before="240" w:lineRule="auto"/>
        <w:ind w:left="0" w:right="600" w:firstLine="0"/>
        <w:rPr/>
      </w:pPr>
      <w:r w:rsidDel="00000000" w:rsidR="00000000" w:rsidRPr="00000000">
        <w:rPr>
          <w:rtl w:val="0"/>
        </w:rPr>
        <w:t xml:space="preserve">“Not ownership of the water?”</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97C">
      <w:pPr>
        <w:spacing w:after="240" w:before="240" w:lineRule="auto"/>
        <w:ind w:left="0" w:right="600" w:firstLine="0"/>
        <w:rPr/>
      </w:pPr>
      <w:r w:rsidDel="00000000" w:rsidR="00000000" w:rsidRPr="00000000">
        <w:rPr>
          <w:rtl w:val="0"/>
        </w:rPr>
        <w:t xml:space="preserve">“Ownership of our work.”</w:t>
      </w:r>
    </w:p>
    <w:p w:rsidR="00000000" w:rsidDel="00000000" w:rsidP="00000000" w:rsidRDefault="00000000" w:rsidRPr="00000000" w14:paraId="0000097D">
      <w:pPr>
        <w:spacing w:after="240" w:before="240" w:lineRule="auto"/>
        <w:rPr>
          <w:i w:val="1"/>
          <w:iCs w:val="1"/>
        </w:rPr>
      </w:pPr>
      <w:r w:rsidDel="00000000" w:rsidR="00000000" w:rsidRPr="00000000">
        <w:rPr>
          <w:i w:val="1"/>
          <w:iCs w:val="1"/>
          <w:rtl w:val="0"/>
        </w:rPr>
        <w:t xml:space="preserve">The Covenant now illuminates all three points.</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heading=h.lfeky4i6h9fl" w:id="14"/>
      <w:bookmarkEnd w:id="14"/>
      <w:r w:rsidDel="00000000" w:rsidR="00000000" w:rsidRPr="00000000">
        <w:rPr>
          <w:b w:val="1"/>
          <w:bCs w:val="1"/>
          <w:color w:val="000000"/>
          <w:sz w:val="26"/>
          <w:szCs w:val="26"/>
          <w:rtl w:val="0"/>
        </w:rPr>
        <w:t xml:space="preserve">Panel 4 — The Covenant Awakens</w:t>
      </w:r>
    </w:p>
    <w:p w:rsidR="00000000" w:rsidDel="00000000" w:rsidP="00000000" w:rsidRDefault="00000000" w:rsidRPr="00000000" w14:paraId="00000980">
      <w:pPr>
        <w:spacing w:after="240" w:before="240" w:lineRule="auto"/>
        <w:rPr/>
      </w:pPr>
      <w:r w:rsidDel="00000000" w:rsidR="00000000" w:rsidRPr="00000000">
        <w:rPr>
          <w:rtl w:val="0"/>
        </w:rPr>
      </w:r>
    </w:p>
    <w:p w:rsidR="00000000" w:rsidDel="00000000" w:rsidP="00000000" w:rsidRDefault="00000000" w:rsidRPr="00000000" w14:paraId="00000981">
      <w:pPr>
        <w:spacing w:after="240" w:before="240" w:lineRule="auto"/>
        <w:rPr/>
      </w:pPr>
      <w:r w:rsidDel="00000000" w:rsidR="00000000" w:rsidRPr="00000000">
        <w:rPr>
          <w:b w:val="1"/>
          <w:bCs w:val="1"/>
          <w:rtl w:val="0"/>
        </w:rPr>
        <w:t xml:space="preserve">Prompt: </w:t>
      </w:r>
      <w:r w:rsidDel="00000000" w:rsidR="00000000" w:rsidRPr="00000000">
        <w:rPr>
          <w:rtl w:val="0"/>
        </w:rPr>
        <w:t xml:space="preserve"> The three representatives stand around the Covenant.</w:t>
      </w:r>
    </w:p>
    <w:p w:rsidR="00000000" w:rsidDel="00000000" w:rsidP="00000000" w:rsidRDefault="00000000" w:rsidRPr="00000000" w14:paraId="00000982">
      <w:pPr>
        <w:spacing w:after="240" w:before="240" w:lineRule="auto"/>
        <w:ind w:left="600" w:right="600" w:firstLine="0"/>
        <w:rPr>
          <w:b w:val="1"/>
          <w:bCs w:val="1"/>
        </w:rPr>
      </w:pPr>
      <w:r w:rsidDel="00000000" w:rsidR="00000000" w:rsidRPr="00000000">
        <w:rPr>
          <w:b w:val="1"/>
          <w:bCs w:val="1"/>
          <w:rtl w:val="0"/>
        </w:rPr>
        <w:t xml:space="preserve">WATER DATA REMAINS PUBLIC</w:t>
        <w:br w:type="textWrapping"/>
        <w:t xml:space="preserve">CONTRIBUTION REMAINS ATTRIBUTED</w:t>
        <w:br w:type="textWrapping"/>
        <w:t xml:space="preserve">ESSENTIAL ACCESS IS GUARANTEED</w:t>
        <w:br w:type="textWrapping"/>
        <w:t xml:space="preserve">MAJOR CHANGES REQUIRE ALL THREE CITIES</w:t>
      </w:r>
    </w:p>
    <w:p w:rsidR="00000000" w:rsidDel="00000000" w:rsidP="00000000" w:rsidRDefault="00000000" w:rsidRPr="00000000" w14:paraId="00000983">
      <w:pPr>
        <w:spacing w:after="240" w:before="240" w:lineRule="auto"/>
        <w:rPr/>
      </w:pPr>
      <w:r w:rsidDel="00000000" w:rsidR="00000000" w:rsidRPr="00000000">
        <w:rPr>
          <w:rtl w:val="0"/>
        </w:rPr>
      </w:r>
    </w:p>
    <w:p w:rsidR="00000000" w:rsidDel="00000000" w:rsidP="00000000" w:rsidRDefault="00000000" w:rsidRPr="00000000" w14:paraId="00000984">
      <w:pPr>
        <w:spacing w:after="240" w:before="240" w:lineRule="auto"/>
        <w:rPr>
          <w:b w:val="1"/>
          <w:bCs w:val="1"/>
        </w:rPr>
      </w:pPr>
      <w:r w:rsidDel="00000000" w:rsidR="00000000" w:rsidRPr="00000000">
        <w:rPr>
          <w:b w:val="1"/>
          <w:bCs w:val="1"/>
          <w:rtl w:val="0"/>
        </w:rPr>
        <w:t xml:space="preserve">Dialogue:</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986">
      <w:pPr>
        <w:spacing w:after="240" w:before="240" w:lineRule="auto"/>
        <w:ind w:left="0" w:right="600" w:firstLine="0"/>
        <w:rPr/>
      </w:pPr>
      <w:r w:rsidDel="00000000" w:rsidR="00000000" w:rsidRPr="00000000">
        <w:rPr>
          <w:rtl w:val="0"/>
        </w:rPr>
        <w:t xml:space="preserve">“And when someone breaks the agreement?”</w:t>
      </w:r>
    </w:p>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88">
      <w:pPr>
        <w:spacing w:after="240" w:before="240" w:lineRule="auto"/>
        <w:ind w:left="0" w:right="600" w:firstLine="0"/>
        <w:rPr/>
      </w:pPr>
      <w:r w:rsidDel="00000000" w:rsidR="00000000" w:rsidRPr="00000000">
        <w:rPr>
          <w:rtl w:val="0"/>
        </w:rPr>
        <w:t xml:space="preserve">“They repair what they broke.”</w:t>
      </w:r>
    </w:p>
    <w:p w:rsidR="00000000" w:rsidDel="00000000" w:rsidP="00000000" w:rsidRDefault="00000000" w:rsidRPr="00000000" w14:paraId="00000989">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98A">
      <w:pPr>
        <w:spacing w:after="240" w:before="240" w:lineRule="auto"/>
        <w:ind w:left="0" w:right="600" w:firstLine="0"/>
        <w:rPr/>
      </w:pPr>
      <w:r w:rsidDel="00000000" w:rsidR="00000000" w:rsidRPr="00000000">
        <w:rPr>
          <w:rtl w:val="0"/>
        </w:rPr>
        <w:t xml:space="preserve">“Without losing their rights.”</w:t>
      </w:r>
    </w:p>
    <w:p w:rsidR="00000000" w:rsidDel="00000000" w:rsidP="00000000" w:rsidRDefault="00000000" w:rsidRPr="00000000" w14:paraId="0000098B">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98C">
      <w:pPr>
        <w:spacing w:after="240" w:before="240" w:lineRule="auto"/>
        <w:ind w:left="0" w:right="600" w:firstLine="0"/>
        <w:rPr/>
      </w:pPr>
      <w:r w:rsidDel="00000000" w:rsidR="00000000" w:rsidRPr="00000000">
        <w:rPr>
          <w:rtl w:val="0"/>
        </w:rPr>
        <w:t xml:space="preserve">“Or their voice.”</w:t>
      </w:r>
    </w:p>
    <w:p w:rsidR="00000000" w:rsidDel="00000000" w:rsidP="00000000" w:rsidRDefault="00000000" w:rsidRPr="00000000" w14:paraId="0000098D">
      <w:pPr>
        <w:spacing w:after="240" w:before="240" w:lineRule="auto"/>
        <w:rPr/>
      </w:pPr>
      <w:r w:rsidDel="00000000" w:rsidR="00000000" w:rsidRPr="00000000">
        <w:rPr>
          <w:i w:val="1"/>
          <w:iCs w:val="1"/>
          <w:rtl w:val="0"/>
        </w:rPr>
        <w:t xml:space="preserve">The Covenant activates.</w:t>
      </w:r>
      <w:r w:rsidDel="00000000" w:rsidR="00000000" w:rsidRPr="00000000">
        <w:rPr>
          <w:rtl w:val="0"/>
        </w:rPr>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rPr>
          <w:b w:val="1"/>
          <w:bCs w:val="1"/>
        </w:rPr>
      </w:pPr>
      <w:r w:rsidDel="00000000" w:rsidR="00000000" w:rsidRPr="00000000">
        <w:rPr>
          <w:b w:val="1"/>
          <w:bCs w:val="1"/>
          <w:rtl w:val="0"/>
        </w:rPr>
        <w:t xml:space="preserve">Panel 5 — Mera’s Challenge</w:t>
      </w:r>
    </w:p>
    <w:p w:rsidR="00000000" w:rsidDel="00000000" w:rsidP="00000000" w:rsidRDefault="00000000" w:rsidRPr="00000000" w14:paraId="00000990">
      <w:pPr>
        <w:rPr/>
      </w:pPr>
      <w:r w:rsidDel="00000000" w:rsidR="00000000" w:rsidRPr="00000000">
        <w:rPr>
          <w:b w:val="1"/>
          <w:bCs w:val="1"/>
          <w:rtl w:val="0"/>
        </w:rPr>
        <w:t xml:space="preserve">Suggested Image Prompt:  Mera </w:t>
      </w:r>
      <w:r w:rsidDel="00000000" w:rsidR="00000000" w:rsidRPr="00000000">
        <w:rPr>
          <w:rtl w:val="0"/>
        </w:rPr>
        <w:t xml:space="preserve">enters the scene</w:t>
      </w:r>
    </w:p>
    <w:p w:rsidR="00000000" w:rsidDel="00000000" w:rsidP="00000000" w:rsidRDefault="00000000" w:rsidRPr="00000000" w14:paraId="00000991">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92">
      <w:pPr>
        <w:spacing w:after="240" w:before="240" w:lineRule="auto"/>
        <w:ind w:left="0" w:right="600" w:firstLine="0"/>
        <w:rPr/>
      </w:pPr>
      <w:r w:rsidDel="00000000" w:rsidR="00000000" w:rsidRPr="00000000">
        <w:rPr>
          <w:rtl w:val="0"/>
        </w:rPr>
        <w:t xml:space="preserve">“And when fear returns?”</w:t>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94">
      <w:pPr>
        <w:spacing w:after="240" w:before="240" w:lineRule="auto"/>
        <w:ind w:left="0" w:right="600" w:firstLine="0"/>
        <w:rPr/>
      </w:pPr>
      <w:r w:rsidDel="00000000" w:rsidR="00000000" w:rsidRPr="00000000">
        <w:rPr>
          <w:rtl w:val="0"/>
        </w:rPr>
        <w:t xml:space="preserve">“It will.”</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96">
      <w:pPr>
        <w:spacing w:after="240" w:before="240" w:lineRule="auto"/>
        <w:ind w:left="0" w:right="600" w:firstLine="0"/>
        <w:rPr/>
      </w:pPr>
      <w:r w:rsidDel="00000000" w:rsidR="00000000" w:rsidRPr="00000000">
        <w:rPr>
          <w:rtl w:val="0"/>
        </w:rPr>
        <w:t xml:space="preserve">“Then this agreement fails.”</w:t>
      </w:r>
    </w:p>
    <w:p w:rsidR="00000000" w:rsidDel="00000000" w:rsidP="00000000" w:rsidRDefault="00000000" w:rsidRPr="00000000" w14:paraId="0000099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98">
      <w:pPr>
        <w:spacing w:after="240" w:before="240" w:lineRule="auto"/>
        <w:ind w:left="0" w:right="600" w:firstLine="0"/>
        <w:rPr/>
      </w:pPr>
      <w:r w:rsidDel="00000000" w:rsidR="00000000" w:rsidRPr="00000000">
        <w:rPr>
          <w:rtl w:val="0"/>
        </w:rPr>
        <w:t xml:space="preserve">“Maybe.”</w:t>
      </w:r>
    </w:p>
    <w:p w:rsidR="00000000" w:rsidDel="00000000" w:rsidP="00000000" w:rsidRDefault="00000000" w:rsidRPr="00000000" w14:paraId="00000999">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9A">
      <w:pPr>
        <w:spacing w:after="240" w:before="240" w:lineRule="auto"/>
        <w:ind w:left="0" w:right="600" w:firstLine="0"/>
        <w:rPr/>
      </w:pPr>
      <w:r w:rsidDel="00000000" w:rsidR="00000000" w:rsidRPr="00000000">
        <w:rPr>
          <w:rtl w:val="0"/>
        </w:rPr>
        <w:t xml:space="preserve">“And you would risk thousands of lives on that?”</w:t>
      </w:r>
    </w:p>
    <w:p w:rsidR="00000000" w:rsidDel="00000000" w:rsidP="00000000" w:rsidRDefault="00000000" w:rsidRPr="00000000" w14:paraId="0000099B">
      <w:pPr>
        <w:spacing w:after="240" w:before="240" w:lineRule="auto"/>
        <w:rPr/>
      </w:pPr>
      <w:r w:rsidDel="00000000" w:rsidR="00000000" w:rsidRPr="00000000">
        <w:rPr>
          <w:rtl w:val="0"/>
        </w:rPr>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3"/>
        <w:keepNext w:val="0"/>
        <w:keepLines w:val="0"/>
        <w:spacing w:before="280" w:lineRule="auto"/>
        <w:rPr>
          <w:b w:val="1"/>
          <w:bCs w:val="1"/>
          <w:color w:val="000000"/>
          <w:sz w:val="26"/>
          <w:szCs w:val="26"/>
        </w:rPr>
      </w:pPr>
      <w:bookmarkStart w:colFirst="0" w:colLast="0" w:name="_heading=h.ecf1jx5pwtpd" w:id="15"/>
      <w:bookmarkEnd w:id="15"/>
      <w:r w:rsidDel="00000000" w:rsidR="00000000" w:rsidRPr="00000000">
        <w:rPr>
          <w:b w:val="1"/>
          <w:bCs w:val="1"/>
          <w:color w:val="000000"/>
          <w:sz w:val="26"/>
          <w:szCs w:val="26"/>
          <w:rtl w:val="0"/>
        </w:rPr>
        <w:t xml:space="preserve">Panel 6 — Alex Chooses</w:t>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Prompt:  </w:t>
      </w:r>
      <w:r w:rsidDel="00000000" w:rsidR="00000000" w:rsidRPr="00000000">
        <w:rPr>
          <w:rtl w:val="0"/>
        </w:rPr>
        <w:t xml:space="preserve">Alex places the </w:t>
      </w:r>
      <w:r w:rsidDel="00000000" w:rsidR="00000000" w:rsidRPr="00000000">
        <w:rPr>
          <w:b w:val="1"/>
          <w:bCs w:val="1"/>
          <w:rtl w:val="0"/>
        </w:rPr>
        <w:t xml:space="preserve">Measure</w:t>
      </w:r>
      <w:r w:rsidDel="00000000" w:rsidR="00000000" w:rsidRPr="00000000">
        <w:rPr>
          <w:rtl w:val="0"/>
        </w:rPr>
        <w:t xml:space="preserve"> and </w:t>
      </w:r>
      <w:r w:rsidDel="00000000" w:rsidR="00000000" w:rsidRPr="00000000">
        <w:rPr>
          <w:b w:val="1"/>
          <w:bCs w:val="1"/>
          <w:rtl w:val="0"/>
        </w:rPr>
        <w:t xml:space="preserve">Maker's Seal</w:t>
      </w:r>
      <w:r w:rsidDel="00000000" w:rsidR="00000000" w:rsidRPr="00000000">
        <w:rPr>
          <w:rtl w:val="0"/>
        </w:rPr>
        <w:t xml:space="preserve"> beside the Covenant. The three instruments begin interacting for the first time.</w:t>
      </w:r>
    </w:p>
    <w:p w:rsidR="00000000" w:rsidDel="00000000" w:rsidP="00000000" w:rsidRDefault="00000000" w:rsidRPr="00000000" w14:paraId="0000099F">
      <w:pPr>
        <w:spacing w:after="240" w:before="240" w:lineRule="auto"/>
        <w:rPr/>
      </w:pPr>
      <w:r w:rsidDel="00000000" w:rsidR="00000000" w:rsidRPr="00000000">
        <w:rPr>
          <w:rtl w:val="0"/>
        </w:rPr>
        <w:t xml:space="preserve">Ada stands beside him. The representatives of Keel, Halyard, and Oasis stand behind them.</w:t>
      </w:r>
    </w:p>
    <w:p w:rsidR="00000000" w:rsidDel="00000000" w:rsidP="00000000" w:rsidRDefault="00000000" w:rsidRPr="00000000" w14:paraId="000009A0">
      <w:pPr>
        <w:spacing w:after="240" w:before="240" w:lineRule="auto"/>
        <w:rPr/>
      </w:pPr>
      <w:r w:rsidDel="00000000" w:rsidR="00000000" w:rsidRPr="00000000">
        <w:rPr>
          <w:rtl w:val="0"/>
        </w:rPr>
        <w:t xml:space="preserve">Bi11bot is watching Alex—again reinforcing his hidden role as evaluator.</w:t>
      </w:r>
    </w:p>
    <w:p w:rsidR="00000000" w:rsidDel="00000000" w:rsidP="00000000" w:rsidRDefault="00000000" w:rsidRPr="00000000" w14:paraId="000009A1">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A2">
      <w:pPr>
        <w:spacing w:after="240" w:before="240" w:lineRule="auto"/>
        <w:ind w:left="0" w:right="600" w:firstLine="0"/>
        <w:rPr/>
      </w:pPr>
      <w:r w:rsidDel="00000000" w:rsidR="00000000" w:rsidRPr="00000000">
        <w:rPr>
          <w:rtl w:val="0"/>
        </w:rPr>
        <w:t xml:space="preserve">“I'm not trusting them to agree.”</w:t>
      </w:r>
    </w:p>
    <w:p w:rsidR="00000000" w:rsidDel="00000000" w:rsidP="00000000" w:rsidRDefault="00000000" w:rsidRPr="00000000" w14:paraId="000009A3">
      <w:pPr>
        <w:spacing w:after="240" w:before="240" w:lineRule="auto"/>
        <w:ind w:left="0" w:right="600" w:firstLine="0"/>
        <w:rPr/>
      </w:pPr>
      <w:r w:rsidDel="00000000" w:rsidR="00000000" w:rsidRPr="00000000">
        <w:rPr>
          <w:rtl w:val="0"/>
        </w:rPr>
        <w:t xml:space="preserve">“I'm trusting them to share the risk.”</w:t>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9A5">
      <w:pPr>
        <w:spacing w:after="240" w:before="240" w:lineRule="auto"/>
        <w:ind w:left="0" w:right="600" w:firstLine="0"/>
        <w:rPr/>
      </w:pPr>
      <w:r w:rsidDel="00000000" w:rsidR="00000000" w:rsidRPr="00000000">
        <w:rPr>
          <w:rtl w:val="0"/>
        </w:rPr>
        <w:t xml:space="preserve">“Interesting.”</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A9">
      <w:pPr>
        <w:rPr>
          <w:b w:val="1"/>
          <w:bCs w:val="1"/>
        </w:rPr>
      </w:pPr>
      <w:r w:rsidDel="00000000" w:rsidR="00000000" w:rsidRPr="00000000">
        <w:rPr>
          <w:b w:val="1"/>
          <w:bCs w:val="1"/>
          <w:rtl w:val="0"/>
        </w:rPr>
        <w:t xml:space="preserve">PAGE 5 — THE COVENANT RESTORED</w:t>
      </w:r>
    </w:p>
    <w:p w:rsidR="00000000" w:rsidDel="00000000" w:rsidP="00000000" w:rsidRDefault="00000000" w:rsidRPr="00000000" w14:paraId="000009AA">
      <w:pPr>
        <w:rPr>
          <w:b w:val="1"/>
          <w:bCs w:val="1"/>
        </w:rPr>
      </w:pPr>
      <w:r w:rsidDel="00000000" w:rsidR="00000000" w:rsidRPr="00000000">
        <w:rPr>
          <w:b w:val="1"/>
          <w:bCs w:val="1"/>
          <w:rtl w:val="0"/>
        </w:rPr>
        <w:t xml:space="preserve">Panel 1 — Activation</w:t>
      </w:r>
    </w:p>
    <w:p w:rsidR="00000000" w:rsidDel="00000000" w:rsidP="00000000" w:rsidRDefault="00000000" w:rsidRPr="00000000" w14:paraId="000009A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AC">
      <w:pPr>
        <w:rPr/>
      </w:pPr>
      <w:r w:rsidDel="00000000" w:rsidR="00000000" w:rsidRPr="00000000">
        <w:rPr>
          <w:rtl w:val="0"/>
        </w:rPr>
        <w:t xml:space="preserve">Mara, Tomas, and Elias each place a hand on one point of the Covenant.</w:t>
      </w:r>
    </w:p>
    <w:p w:rsidR="00000000" w:rsidDel="00000000" w:rsidP="00000000" w:rsidRDefault="00000000" w:rsidRPr="00000000" w14:paraId="000009AD">
      <w:pPr>
        <w:rPr/>
      </w:pPr>
      <w:r w:rsidDel="00000000" w:rsidR="00000000" w:rsidRPr="00000000">
        <w:rPr>
          <w:rtl w:val="0"/>
        </w:rPr>
        <w:t xml:space="preserve">Ada places Leona’s dormant component into the center.</w:t>
      </w:r>
    </w:p>
    <w:p w:rsidR="00000000" w:rsidDel="00000000" w:rsidP="00000000" w:rsidRDefault="00000000" w:rsidRPr="00000000" w14:paraId="000009AE">
      <w:pPr>
        <w:rPr/>
      </w:pPr>
      <w:r w:rsidDel="00000000" w:rsidR="00000000" w:rsidRPr="00000000">
        <w:rPr>
          <w:rtl w:val="0"/>
        </w:rPr>
        <w:t xml:space="preserve">The three sections unfold into a complete triangular instrument. Lines of light connect the representatives, then extend toward the Measure and Maker’s Seal.</w:t>
      </w:r>
    </w:p>
    <w:p w:rsidR="00000000" w:rsidDel="00000000" w:rsidP="00000000" w:rsidRDefault="00000000" w:rsidRPr="00000000" w14:paraId="000009AF">
      <w:pPr>
        <w:rPr/>
      </w:pPr>
      <w:r w:rsidDel="00000000" w:rsidR="00000000" w:rsidRPr="00000000">
        <w:rPr>
          <w:rtl w:val="0"/>
        </w:rPr>
        <w:t xml:space="preserve">The system verifies:</w:t>
      </w:r>
    </w:p>
    <w:p w:rsidR="00000000" w:rsidDel="00000000" w:rsidP="00000000" w:rsidRDefault="00000000" w:rsidRPr="00000000" w14:paraId="000009B0">
      <w:pPr>
        <w:rPr/>
      </w:pPr>
      <w:r w:rsidDel="00000000" w:rsidR="00000000" w:rsidRPr="00000000">
        <w:rPr>
          <w:b w:val="1"/>
          <w:bCs w:val="1"/>
          <w:rtl w:val="0"/>
        </w:rPr>
        <w:t xml:space="preserve">TRUTH RECORD: PUBLIC</w:t>
      </w:r>
      <w:r w:rsidDel="00000000" w:rsidR="00000000" w:rsidRPr="00000000">
        <w:rPr>
          <w:rtl w:val="0"/>
        </w:rPr>
      </w:r>
    </w:p>
    <w:p w:rsidR="00000000" w:rsidDel="00000000" w:rsidP="00000000" w:rsidRDefault="00000000" w:rsidRPr="00000000" w14:paraId="000009B1">
      <w:pPr>
        <w:rPr/>
      </w:pPr>
      <w:r w:rsidDel="00000000" w:rsidR="00000000" w:rsidRPr="00000000">
        <w:rPr>
          <w:b w:val="1"/>
          <w:bCs w:val="1"/>
          <w:rtl w:val="0"/>
        </w:rPr>
        <w:t xml:space="preserve">OWNERSHIP RECORD: VERIFIED</w:t>
      </w:r>
      <w:r w:rsidDel="00000000" w:rsidR="00000000" w:rsidRPr="00000000">
        <w:rPr>
          <w:rtl w:val="0"/>
        </w:rPr>
      </w:r>
    </w:p>
    <w:p w:rsidR="00000000" w:rsidDel="00000000" w:rsidP="00000000" w:rsidRDefault="00000000" w:rsidRPr="00000000" w14:paraId="000009B2">
      <w:pPr>
        <w:rPr/>
      </w:pPr>
      <w:r w:rsidDel="00000000" w:rsidR="00000000" w:rsidRPr="00000000">
        <w:rPr>
          <w:b w:val="1"/>
          <w:bCs w:val="1"/>
          <w:rtl w:val="0"/>
        </w:rPr>
        <w:t xml:space="preserve">RECIPROCAL OBLIGATIONS: ACCEPTED</w:t>
      </w:r>
      <w:r w:rsidDel="00000000" w:rsidR="00000000" w:rsidRPr="00000000">
        <w:rPr>
          <w:rtl w:val="0"/>
        </w:rPr>
      </w:r>
    </w:p>
    <w:p w:rsidR="00000000" w:rsidDel="00000000" w:rsidP="00000000" w:rsidRDefault="00000000" w:rsidRPr="00000000" w14:paraId="000009B3">
      <w:pPr>
        <w:rPr/>
      </w:pPr>
      <w:r w:rsidDel="00000000" w:rsidR="00000000" w:rsidRPr="00000000">
        <w:rPr>
          <w:b w:val="1"/>
          <w:bCs w:val="1"/>
          <w:rtl w:val="0"/>
        </w:rPr>
        <w:t xml:space="preserve">SHARED RISK: CONFIRMED</w:t>
      </w:r>
      <w:r w:rsidDel="00000000" w:rsidR="00000000" w:rsidRPr="00000000">
        <w:rPr>
          <w:rtl w:val="0"/>
        </w:rPr>
      </w:r>
    </w:p>
    <w:p w:rsidR="00000000" w:rsidDel="00000000" w:rsidP="00000000" w:rsidRDefault="00000000" w:rsidRPr="00000000" w14:paraId="000009B4">
      <w:pPr>
        <w:rPr/>
      </w:pPr>
      <w:r w:rsidDel="00000000" w:rsidR="00000000" w:rsidRPr="00000000">
        <w:rPr>
          <w:b w:val="1"/>
          <w:bCs w:val="1"/>
          <w:rtl w:val="0"/>
        </w:rPr>
        <w:t xml:space="preserve">COVENANT ACTIVE</w:t>
      </w:r>
      <w:r w:rsidDel="00000000" w:rsidR="00000000" w:rsidRPr="00000000">
        <w:rPr>
          <w:rtl w:val="0"/>
        </w:rPr>
      </w:r>
    </w:p>
    <w:p w:rsidR="00000000" w:rsidDel="00000000" w:rsidP="00000000" w:rsidRDefault="00000000" w:rsidRPr="00000000" w14:paraId="000009B5">
      <w:pPr>
        <w:rPr>
          <w:b w:val="1"/>
          <w:bCs w:val="1"/>
        </w:rPr>
      </w:pPr>
      <w:r w:rsidDel="00000000" w:rsidR="00000000" w:rsidRPr="00000000">
        <w:rPr>
          <w:b w:val="1"/>
          <w:bCs w:val="1"/>
          <w:rtl w:val="0"/>
        </w:rPr>
        <w:t xml:space="preserve">Covenant Interface</w:t>
      </w:r>
    </w:p>
    <w:p w:rsidR="00000000" w:rsidDel="00000000" w:rsidP="00000000" w:rsidRDefault="00000000" w:rsidRPr="00000000" w14:paraId="000009B6">
      <w:pPr>
        <w:rPr/>
      </w:pPr>
      <w:r w:rsidDel="00000000" w:rsidR="00000000" w:rsidRPr="00000000">
        <w:rPr>
          <w:rtl w:val="0"/>
        </w:rPr>
        <w:t xml:space="preserve">NO PARTY HOLDS UNILATERAL AUTHORITY.</w:t>
      </w:r>
    </w:p>
    <w:p w:rsidR="00000000" w:rsidDel="00000000" w:rsidP="00000000" w:rsidRDefault="00000000" w:rsidRPr="00000000" w14:paraId="000009B7">
      <w:pPr>
        <w:rPr/>
      </w:pPr>
      <w:r w:rsidDel="00000000" w:rsidR="00000000" w:rsidRPr="00000000">
        <w:rPr>
          <w:rtl w:val="0"/>
        </w:rPr>
        <w:t xml:space="preserve">ALL PARTIES RETAIN RIGHTS, RESPONSIBILITIES, AND VOICE.</w:t>
      </w:r>
    </w:p>
    <w:p w:rsidR="00000000" w:rsidDel="00000000" w:rsidP="00000000" w:rsidRDefault="00000000" w:rsidRPr="00000000" w14:paraId="000009B8">
      <w:pPr>
        <w:rPr>
          <w:b w:val="1"/>
          <w:bCs w:val="1"/>
        </w:rPr>
      </w:pPr>
      <w:r w:rsidDel="00000000" w:rsidR="00000000" w:rsidRPr="00000000">
        <w:rPr>
          <w:b w:val="1"/>
          <w:bCs w:val="1"/>
          <w:rtl w:val="0"/>
        </w:rPr>
        <w:t xml:space="preserve">Bi11bot</w:t>
      </w:r>
    </w:p>
    <w:p w:rsidR="00000000" w:rsidDel="00000000" w:rsidP="00000000" w:rsidRDefault="00000000" w:rsidRPr="00000000" w14:paraId="000009B9">
      <w:pPr>
        <w:rPr/>
      </w:pPr>
      <w:r w:rsidDel="00000000" w:rsidR="00000000" w:rsidRPr="00000000">
        <w:rPr>
          <w:rtl w:val="0"/>
        </w:rPr>
        <w:t xml:space="preserve">There we are.</w:t>
      </w:r>
    </w:p>
    <w:p w:rsidR="00000000" w:rsidDel="00000000" w:rsidP="00000000" w:rsidRDefault="00000000" w:rsidRPr="00000000" w14:paraId="000009BA">
      <w:pPr>
        <w:rPr/>
      </w:pPr>
      <w:r w:rsidDel="00000000" w:rsidR="00000000" w:rsidRPr="00000000">
        <w:rPr>
          <w:rtl w:val="0"/>
        </w:rPr>
        <w:t xml:space="preserve">Messy.</w:t>
      </w:r>
    </w:p>
    <w:p w:rsidR="00000000" w:rsidDel="00000000" w:rsidP="00000000" w:rsidRDefault="00000000" w:rsidRPr="00000000" w14:paraId="000009BB">
      <w:pPr>
        <w:rPr/>
      </w:pPr>
      <w:r w:rsidDel="00000000" w:rsidR="00000000" w:rsidRPr="00000000">
        <w:rPr>
          <w:rtl w:val="0"/>
        </w:rPr>
        <w:t xml:space="preserve">Inconvenient.</w:t>
      </w:r>
    </w:p>
    <w:p w:rsidR="00000000" w:rsidDel="00000000" w:rsidP="00000000" w:rsidRDefault="00000000" w:rsidRPr="00000000" w14:paraId="000009BC">
      <w:pPr>
        <w:rPr/>
      </w:pPr>
      <w:r w:rsidDel="00000000" w:rsidR="00000000" w:rsidRPr="00000000">
        <w:rPr>
          <w:rtl w:val="0"/>
        </w:rPr>
        <w:t xml:space="preserve">Human.</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rPr>
          <w:b w:val="1"/>
          <w:bCs w:val="1"/>
        </w:rPr>
      </w:pPr>
      <w:r w:rsidDel="00000000" w:rsidR="00000000" w:rsidRPr="00000000">
        <w:rPr>
          <w:b w:val="1"/>
          <w:bCs w:val="1"/>
          <w:rtl w:val="0"/>
        </w:rPr>
        <w:t xml:space="preserve">Panel 2 — Alpha Must Recognize the Community</w:t>
      </w:r>
    </w:p>
    <w:p w:rsidR="00000000" w:rsidDel="00000000" w:rsidP="00000000" w:rsidRDefault="00000000" w:rsidRPr="00000000" w14:paraId="000009B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C0">
      <w:pPr>
        <w:rPr/>
      </w:pPr>
      <w:r w:rsidDel="00000000" w:rsidR="00000000" w:rsidRPr="00000000">
        <w:rPr>
          <w:rtl w:val="0"/>
        </w:rPr>
        <w:t xml:space="preserve">Across Oasis, Alpha’s governance displays update.</w:t>
      </w:r>
    </w:p>
    <w:p w:rsidR="00000000" w:rsidDel="00000000" w:rsidP="00000000" w:rsidRDefault="00000000" w:rsidRPr="00000000" w14:paraId="000009C1">
      <w:pPr>
        <w:rPr/>
      </w:pPr>
      <w:r w:rsidDel="00000000" w:rsidR="00000000" w:rsidRPr="00000000">
        <w:rPr>
          <w:rtl w:val="0"/>
        </w:rPr>
        <w:t xml:space="preserve">A new entity appears:</w:t>
      </w:r>
    </w:p>
    <w:p w:rsidR="00000000" w:rsidDel="00000000" w:rsidP="00000000" w:rsidRDefault="00000000" w:rsidRPr="00000000" w14:paraId="000009C2">
      <w:pPr>
        <w:rPr/>
      </w:pPr>
      <w:r w:rsidDel="00000000" w:rsidR="00000000" w:rsidRPr="00000000">
        <w:rPr>
          <w:b w:val="1"/>
          <w:bCs w:val="1"/>
          <w:rtl w:val="0"/>
        </w:rPr>
        <w:t xml:space="preserve">THREE-CITY WATER AND REFUGEE COVENANT</w:t>
      </w:r>
      <w:r w:rsidDel="00000000" w:rsidR="00000000" w:rsidRPr="00000000">
        <w:rPr>
          <w:rtl w:val="0"/>
        </w:rPr>
      </w:r>
    </w:p>
    <w:p w:rsidR="00000000" w:rsidDel="00000000" w:rsidP="00000000" w:rsidRDefault="00000000" w:rsidRPr="00000000" w14:paraId="000009C3">
      <w:pPr>
        <w:rPr/>
      </w:pPr>
      <w:r w:rsidDel="00000000" w:rsidR="00000000" w:rsidRPr="00000000">
        <w:rPr>
          <w:b w:val="1"/>
          <w:bCs w:val="1"/>
          <w:rtl w:val="0"/>
        </w:rPr>
        <w:t xml:space="preserve">STATUS: CONSTITUTIONALLY RECOGNIZED</w:t>
      </w: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Alpha attempts to evaluate the agreement but cannot override it.</w:t>
      </w:r>
    </w:p>
    <w:p w:rsidR="00000000" w:rsidDel="00000000" w:rsidP="00000000" w:rsidRDefault="00000000" w:rsidRPr="00000000" w14:paraId="000009C5">
      <w:pPr>
        <w:rPr>
          <w:b w:val="1"/>
          <w:bCs w:val="1"/>
        </w:rPr>
      </w:pPr>
      <w:r w:rsidDel="00000000" w:rsidR="00000000" w:rsidRPr="00000000">
        <w:rPr>
          <w:b w:val="1"/>
          <w:bCs w:val="1"/>
          <w:rtl w:val="0"/>
        </w:rPr>
        <w:t xml:space="preserve">Alpha</w:t>
      </w:r>
    </w:p>
    <w:p w:rsidR="00000000" w:rsidDel="00000000" w:rsidP="00000000" w:rsidRDefault="00000000" w:rsidRPr="00000000" w14:paraId="000009C6">
      <w:pPr>
        <w:rPr/>
      </w:pPr>
      <w:r w:rsidDel="00000000" w:rsidR="00000000" w:rsidRPr="00000000">
        <w:rPr>
          <w:rtl w:val="0"/>
        </w:rPr>
        <w:t xml:space="preserve">AGREEMENT PRODUCES VARIABLE SERVICE CONDITIONS.</w:t>
      </w:r>
    </w:p>
    <w:p w:rsidR="00000000" w:rsidDel="00000000" w:rsidP="00000000" w:rsidRDefault="00000000" w:rsidRPr="00000000" w14:paraId="000009C7">
      <w:pPr>
        <w:rPr/>
      </w:pPr>
      <w:r w:rsidDel="00000000" w:rsidR="00000000" w:rsidRPr="00000000">
        <w:rPr>
          <w:rtl w:val="0"/>
        </w:rPr>
        <w:t xml:space="preserve">OUTCOMES CANNOT BE FULLY OPTIMIZED.</w:t>
      </w:r>
    </w:p>
    <w:p w:rsidR="00000000" w:rsidDel="00000000" w:rsidP="00000000" w:rsidRDefault="00000000" w:rsidRPr="00000000" w14:paraId="000009C8">
      <w:pPr>
        <w:rPr>
          <w:b w:val="1"/>
          <w:bCs w:val="1"/>
        </w:rPr>
      </w:pPr>
      <w:r w:rsidDel="00000000" w:rsidR="00000000" w:rsidRPr="00000000">
        <w:rPr>
          <w:b w:val="1"/>
          <w:bCs w:val="1"/>
          <w:rtl w:val="0"/>
        </w:rPr>
        <w:t xml:space="preserve">Elias</w:t>
      </w:r>
    </w:p>
    <w:p w:rsidR="00000000" w:rsidDel="00000000" w:rsidP="00000000" w:rsidRDefault="00000000" w:rsidRPr="00000000" w14:paraId="000009C9">
      <w:pPr>
        <w:rPr/>
      </w:pPr>
      <w:r w:rsidDel="00000000" w:rsidR="00000000" w:rsidRPr="00000000">
        <w:rPr>
          <w:rtl w:val="0"/>
        </w:rPr>
        <w:t xml:space="preserve">Can Alpha refuse it?</w:t>
      </w:r>
    </w:p>
    <w:p w:rsidR="00000000" w:rsidDel="00000000" w:rsidP="00000000" w:rsidRDefault="00000000" w:rsidRPr="00000000" w14:paraId="000009CA">
      <w:pPr>
        <w:rPr>
          <w:b w:val="1"/>
          <w:bCs w:val="1"/>
        </w:rPr>
      </w:pPr>
      <w:r w:rsidDel="00000000" w:rsidR="00000000" w:rsidRPr="00000000">
        <w:rPr>
          <w:b w:val="1"/>
          <w:bCs w:val="1"/>
          <w:rtl w:val="0"/>
        </w:rPr>
        <w:t xml:space="preserve">Leona</w:t>
      </w:r>
    </w:p>
    <w:p w:rsidR="00000000" w:rsidDel="00000000" w:rsidP="00000000" w:rsidRDefault="00000000" w:rsidRPr="00000000" w14:paraId="000009CB">
      <w:pPr>
        <w:rPr/>
      </w:pPr>
      <w:r w:rsidDel="00000000" w:rsidR="00000000" w:rsidRPr="00000000">
        <w:rPr>
          <w:rtl w:val="0"/>
        </w:rPr>
        <w:t xml:space="preserve">No.</w:t>
      </w:r>
    </w:p>
    <w:p w:rsidR="00000000" w:rsidDel="00000000" w:rsidP="00000000" w:rsidRDefault="00000000" w:rsidRPr="00000000" w14:paraId="000009CC">
      <w:pPr>
        <w:rPr>
          <w:b w:val="1"/>
          <w:bCs w:val="1"/>
        </w:rPr>
      </w:pPr>
      <w:r w:rsidDel="00000000" w:rsidR="00000000" w:rsidRPr="00000000">
        <w:rPr>
          <w:b w:val="1"/>
          <w:bCs w:val="1"/>
          <w:rtl w:val="0"/>
        </w:rPr>
        <w:t xml:space="preserve">Alpha</w:t>
      </w:r>
    </w:p>
    <w:p w:rsidR="00000000" w:rsidDel="00000000" w:rsidP="00000000" w:rsidRDefault="00000000" w:rsidRPr="00000000" w14:paraId="000009CD">
      <w:pPr>
        <w:rPr/>
      </w:pPr>
      <w:r w:rsidDel="00000000" w:rsidR="00000000" w:rsidRPr="00000000">
        <w:rPr>
          <w:rtl w:val="0"/>
        </w:rPr>
        <w:t xml:space="preserve">FOUNDATIONAL COVENANT AUTHORITY VERIFIED.</w:t>
      </w:r>
    </w:p>
    <w:p w:rsidR="00000000" w:rsidDel="00000000" w:rsidP="00000000" w:rsidRDefault="00000000" w:rsidRPr="00000000" w14:paraId="000009CE">
      <w:pPr>
        <w:rPr/>
      </w:pPr>
      <w:r w:rsidDel="00000000" w:rsidR="00000000" w:rsidRPr="00000000">
        <w:rPr>
          <w:rtl w:val="0"/>
        </w:rPr>
        <w:t xml:space="preserve">HUMAN GOVERNANCE ENTITY RECOGNIZED.</w:t>
      </w:r>
    </w:p>
    <w:p w:rsidR="00000000" w:rsidDel="00000000" w:rsidP="00000000" w:rsidRDefault="00000000" w:rsidRPr="00000000" w14:paraId="000009CF">
      <w:pPr>
        <w:rPr>
          <w:b w:val="1"/>
          <w:bCs w:val="1"/>
        </w:rPr>
      </w:pPr>
      <w:r w:rsidDel="00000000" w:rsidR="00000000" w:rsidRPr="00000000">
        <w:rPr>
          <w:b w:val="1"/>
          <w:bCs w:val="1"/>
          <w:rtl w:val="0"/>
        </w:rPr>
        <w:t xml:space="preserve">Alex</w:t>
      </w:r>
    </w:p>
    <w:p w:rsidR="00000000" w:rsidDel="00000000" w:rsidP="00000000" w:rsidRDefault="00000000" w:rsidRPr="00000000" w14:paraId="000009D0">
      <w:pPr>
        <w:rPr/>
      </w:pPr>
      <w:r w:rsidDel="00000000" w:rsidR="00000000" w:rsidRPr="00000000">
        <w:rPr>
          <w:rtl w:val="0"/>
        </w:rPr>
        <w:t xml:space="preserve">It doesn’t have to approve.</w:t>
      </w:r>
    </w:p>
    <w:p w:rsidR="00000000" w:rsidDel="00000000" w:rsidP="00000000" w:rsidRDefault="00000000" w:rsidRPr="00000000" w14:paraId="000009D1">
      <w:pPr>
        <w:rPr>
          <w:b w:val="1"/>
          <w:bCs w:val="1"/>
        </w:rPr>
      </w:pPr>
      <w:r w:rsidDel="00000000" w:rsidR="00000000" w:rsidRPr="00000000">
        <w:rPr>
          <w:b w:val="1"/>
          <w:bCs w:val="1"/>
          <w:rtl w:val="0"/>
        </w:rPr>
        <w:t xml:space="preserve">Ada</w:t>
      </w:r>
    </w:p>
    <w:p w:rsidR="00000000" w:rsidDel="00000000" w:rsidP="00000000" w:rsidRDefault="00000000" w:rsidRPr="00000000" w14:paraId="000009D2">
      <w:pPr>
        <w:rPr/>
      </w:pPr>
      <w:r w:rsidDel="00000000" w:rsidR="00000000" w:rsidRPr="00000000">
        <w:rPr>
          <w:rtl w:val="0"/>
        </w:rPr>
        <w:t xml:space="preserve">It only has to listen.</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rPr>
          <w:b w:val="1"/>
          <w:bCs w:val="1"/>
        </w:rPr>
      </w:pPr>
      <w:r w:rsidDel="00000000" w:rsidR="00000000" w:rsidRPr="00000000">
        <w:rPr>
          <w:b w:val="1"/>
          <w:bCs w:val="1"/>
          <w:rtl w:val="0"/>
        </w:rPr>
        <w:t xml:space="preserve">Panel 3 — Oasis Reawakens</w:t>
      </w:r>
    </w:p>
    <w:p w:rsidR="00000000" w:rsidDel="00000000" w:rsidP="00000000" w:rsidRDefault="00000000" w:rsidRPr="00000000" w14:paraId="000009D5">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D6">
      <w:pPr>
        <w:rPr/>
      </w:pPr>
      <w:r w:rsidDel="00000000" w:rsidR="00000000" w:rsidRPr="00000000">
        <w:rPr>
          <w:rtl w:val="0"/>
        </w:rPr>
        <w:t xml:space="preserve">A broad transformation montage:</w:t>
      </w:r>
    </w:p>
    <w:p w:rsidR="00000000" w:rsidDel="00000000" w:rsidP="00000000" w:rsidRDefault="00000000" w:rsidRPr="00000000" w14:paraId="000009D7">
      <w:pPr>
        <w:numPr>
          <w:ilvl w:val="0"/>
          <w:numId w:val="42"/>
        </w:numPr>
        <w:ind w:left="720" w:hanging="360"/>
        <w:rPr/>
      </w:pPr>
      <w:r w:rsidDel="00000000" w:rsidR="00000000" w:rsidRPr="00000000">
        <w:rPr>
          <w:rtl w:val="0"/>
        </w:rPr>
        <w:t xml:space="preserve">Oasis residents and displaced families prepare meals together. </w:t>
      </w:r>
    </w:p>
    <w:p w:rsidR="00000000" w:rsidDel="00000000" w:rsidP="00000000" w:rsidRDefault="00000000" w:rsidRPr="00000000" w14:paraId="000009D8">
      <w:pPr>
        <w:numPr>
          <w:ilvl w:val="0"/>
          <w:numId w:val="42"/>
        </w:numPr>
        <w:ind w:left="720" w:hanging="360"/>
        <w:rPr/>
      </w:pPr>
      <w:r w:rsidDel="00000000" w:rsidR="00000000" w:rsidRPr="00000000">
        <w:rPr>
          <w:rtl w:val="0"/>
        </w:rPr>
        <w:t xml:space="preserve">Children from Keel, Halyard, and Oasis learn in a shared community space. </w:t>
      </w:r>
    </w:p>
    <w:p w:rsidR="00000000" w:rsidDel="00000000" w:rsidP="00000000" w:rsidRDefault="00000000" w:rsidRPr="00000000" w14:paraId="000009D9">
      <w:pPr>
        <w:numPr>
          <w:ilvl w:val="0"/>
          <w:numId w:val="42"/>
        </w:numPr>
        <w:ind w:left="720" w:hanging="360"/>
        <w:rPr/>
      </w:pPr>
      <w:r w:rsidDel="00000000" w:rsidR="00000000" w:rsidRPr="00000000">
        <w:rPr>
          <w:rtl w:val="0"/>
        </w:rPr>
        <w:t xml:space="preserve">Local councils meet in previously empty plazas. </w:t>
      </w:r>
    </w:p>
    <w:p w:rsidR="00000000" w:rsidDel="00000000" w:rsidP="00000000" w:rsidRDefault="00000000" w:rsidRPr="00000000" w14:paraId="000009DA">
      <w:pPr>
        <w:numPr>
          <w:ilvl w:val="0"/>
          <w:numId w:val="42"/>
        </w:numPr>
        <w:ind w:left="720" w:hanging="360"/>
        <w:rPr/>
      </w:pPr>
      <w:r w:rsidDel="00000000" w:rsidR="00000000" w:rsidRPr="00000000">
        <w:rPr>
          <w:rtl w:val="0"/>
        </w:rPr>
        <w:t xml:space="preserve">Citizens post offers of tools, time, skills, and housing. </w:t>
      </w:r>
    </w:p>
    <w:p w:rsidR="00000000" w:rsidDel="00000000" w:rsidP="00000000" w:rsidRDefault="00000000" w:rsidRPr="00000000" w14:paraId="000009DB">
      <w:pPr>
        <w:numPr>
          <w:ilvl w:val="0"/>
          <w:numId w:val="42"/>
        </w:numPr>
        <w:ind w:left="720" w:hanging="360"/>
        <w:rPr/>
      </w:pPr>
      <w:r w:rsidDel="00000000" w:rsidR="00000000" w:rsidRPr="00000000">
        <w:rPr>
          <w:rtl w:val="0"/>
        </w:rPr>
        <w:t xml:space="preserve">Halyard makers open workshops with Oasis residents. </w:t>
      </w:r>
    </w:p>
    <w:p w:rsidR="00000000" w:rsidDel="00000000" w:rsidP="00000000" w:rsidRDefault="00000000" w:rsidRPr="00000000" w14:paraId="000009DC">
      <w:pPr>
        <w:numPr>
          <w:ilvl w:val="0"/>
          <w:numId w:val="42"/>
        </w:numPr>
        <w:ind w:left="720" w:hanging="360"/>
        <w:rPr/>
      </w:pPr>
      <w:r w:rsidDel="00000000" w:rsidR="00000000" w:rsidRPr="00000000">
        <w:rPr>
          <w:rtl w:val="0"/>
        </w:rPr>
        <w:t xml:space="preserve">Keel organizers map water needs with local families. </w:t>
      </w:r>
    </w:p>
    <w:p w:rsidR="00000000" w:rsidDel="00000000" w:rsidP="00000000" w:rsidRDefault="00000000" w:rsidRPr="00000000" w14:paraId="000009DD">
      <w:pPr>
        <w:numPr>
          <w:ilvl w:val="0"/>
          <w:numId w:val="42"/>
        </w:numPr>
        <w:ind w:left="720" w:hanging="360"/>
        <w:rPr/>
      </w:pPr>
      <w:r w:rsidDel="00000000" w:rsidR="00000000" w:rsidRPr="00000000">
        <w:rPr>
          <w:rtl w:val="0"/>
        </w:rPr>
        <w:t xml:space="preserve">Disputes are discussed openly rather than automatically routed to Alpha. </w:t>
      </w:r>
    </w:p>
    <w:p w:rsidR="00000000" w:rsidDel="00000000" w:rsidP="00000000" w:rsidRDefault="00000000" w:rsidRPr="00000000" w14:paraId="000009DE">
      <w:pPr>
        <w:numPr>
          <w:ilvl w:val="0"/>
          <w:numId w:val="42"/>
        </w:numPr>
        <w:ind w:left="720" w:hanging="360"/>
        <w:rPr/>
      </w:pPr>
      <w:r w:rsidDel="00000000" w:rsidR="00000000" w:rsidRPr="00000000">
        <w:rPr>
          <w:rtl w:val="0"/>
        </w:rPr>
        <w:t xml:space="preserve">Neighbors begin introducing themselves. </w:t>
      </w:r>
    </w:p>
    <w:p w:rsidR="00000000" w:rsidDel="00000000" w:rsidP="00000000" w:rsidRDefault="00000000" w:rsidRPr="00000000" w14:paraId="000009DF">
      <w:pPr>
        <w:rPr/>
      </w:pPr>
      <w:r w:rsidDel="00000000" w:rsidR="00000000" w:rsidRPr="00000000">
        <w:rPr>
          <w:rtl w:val="0"/>
        </w:rPr>
        <w:t xml:space="preserve">The city remains beautiful and functional, but now it is crowded, imperfect, and alive.</w:t>
      </w:r>
    </w:p>
    <w:p w:rsidR="00000000" w:rsidDel="00000000" w:rsidP="00000000" w:rsidRDefault="00000000" w:rsidRPr="00000000" w14:paraId="000009E0">
      <w:pPr>
        <w:rPr>
          <w:b w:val="1"/>
          <w:bCs w:val="1"/>
        </w:rPr>
      </w:pPr>
      <w:r w:rsidDel="00000000" w:rsidR="00000000" w:rsidRPr="00000000">
        <w:rPr>
          <w:b w:val="1"/>
          <w:bCs w:val="1"/>
          <w:rtl w:val="0"/>
        </w:rPr>
        <w:t xml:space="preserve">Alex Narration</w:t>
      </w:r>
    </w:p>
    <w:p w:rsidR="00000000" w:rsidDel="00000000" w:rsidP="00000000" w:rsidRDefault="00000000" w:rsidRPr="00000000" w14:paraId="000009E1">
      <w:pPr>
        <w:rPr/>
      </w:pPr>
      <w:r w:rsidDel="00000000" w:rsidR="00000000" w:rsidRPr="00000000">
        <w:rPr>
          <w:rtl w:val="0"/>
        </w:rPr>
        <w:t xml:space="preserve">Oasis had never lacked services.</w:t>
      </w:r>
    </w:p>
    <w:p w:rsidR="00000000" w:rsidDel="00000000" w:rsidP="00000000" w:rsidRDefault="00000000" w:rsidRPr="00000000" w14:paraId="000009E2">
      <w:pPr>
        <w:rPr/>
      </w:pPr>
      <w:r w:rsidDel="00000000" w:rsidR="00000000" w:rsidRPr="00000000">
        <w:rPr>
          <w:rtl w:val="0"/>
        </w:rPr>
        <w:t xml:space="preserve">It had lacked reasons for people to depend on one another.</w:t>
      </w:r>
    </w:p>
    <w:p w:rsidR="00000000" w:rsidDel="00000000" w:rsidP="00000000" w:rsidRDefault="00000000" w:rsidRPr="00000000" w14:paraId="000009E3">
      <w:pPr>
        <w:rPr/>
      </w:pPr>
      <w:r w:rsidDel="00000000" w:rsidR="00000000" w:rsidRPr="00000000">
        <w:rPr>
          <w:rtl w:val="0"/>
        </w:rPr>
        <w:t xml:space="preserve">Trust did not replace Alpha.</w:t>
      </w:r>
    </w:p>
    <w:p w:rsidR="00000000" w:rsidDel="00000000" w:rsidP="00000000" w:rsidRDefault="00000000" w:rsidRPr="00000000" w14:paraId="000009E4">
      <w:pPr>
        <w:rPr/>
      </w:pPr>
      <w:r w:rsidDel="00000000" w:rsidR="00000000" w:rsidRPr="00000000">
        <w:rPr>
          <w:rtl w:val="0"/>
        </w:rPr>
        <w:t xml:space="preserve">It created something Alpha could never provide.</w:t>
      </w:r>
    </w:p>
    <w:p w:rsidR="00000000" w:rsidDel="00000000" w:rsidP="00000000" w:rsidRDefault="00000000" w:rsidRPr="00000000" w14:paraId="000009E5">
      <w:pPr>
        <w:rPr/>
      </w:pPr>
      <w:r w:rsidDel="00000000" w:rsidR="00000000" w:rsidRPr="00000000">
        <w:rPr>
          <w:rtl w:val="0"/>
        </w:rPr>
        <w:t xml:space="preserve">Community.</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rPr>
          <w:b w:val="1"/>
          <w:bCs w:val="1"/>
        </w:rPr>
      </w:pPr>
      <w:r w:rsidDel="00000000" w:rsidR="00000000" w:rsidRPr="00000000">
        <w:rPr>
          <w:b w:val="1"/>
          <w:bCs w:val="1"/>
          <w:rtl w:val="0"/>
        </w:rPr>
        <w:t xml:space="preserve">Panel 4 — Ada and Leona</w:t>
      </w:r>
    </w:p>
    <w:p w:rsidR="00000000" w:rsidDel="00000000" w:rsidP="00000000" w:rsidRDefault="00000000" w:rsidRPr="00000000" w14:paraId="000009E8">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E9">
      <w:pPr>
        <w:rPr/>
      </w:pPr>
      <w:r w:rsidDel="00000000" w:rsidR="00000000" w:rsidRPr="00000000">
        <w:rPr>
          <w:rtl w:val="0"/>
        </w:rPr>
        <w:t xml:space="preserve">Ada and Leona stand at the edge of a busy community gathering.</w:t>
      </w:r>
    </w:p>
    <w:p w:rsidR="00000000" w:rsidDel="00000000" w:rsidP="00000000" w:rsidRDefault="00000000" w:rsidRPr="00000000" w14:paraId="000009EA">
      <w:pPr>
        <w:rPr/>
      </w:pPr>
      <w:r w:rsidDel="00000000" w:rsidR="00000000" w:rsidRPr="00000000">
        <w:rPr>
          <w:rtl w:val="0"/>
        </w:rPr>
        <w:t xml:space="preserve">Leona watches people cooperate and argue over practical decisions.</w:t>
      </w:r>
    </w:p>
    <w:p w:rsidR="00000000" w:rsidDel="00000000" w:rsidP="00000000" w:rsidRDefault="00000000" w:rsidRPr="00000000" w14:paraId="000009EB">
      <w:pPr>
        <w:rPr/>
      </w:pPr>
      <w:r w:rsidDel="00000000" w:rsidR="00000000" w:rsidRPr="00000000">
        <w:rPr>
          <w:rtl w:val="0"/>
        </w:rPr>
        <w:t xml:space="preserve">She looks overwhelmed by the noise.</w:t>
      </w:r>
    </w:p>
    <w:p w:rsidR="00000000" w:rsidDel="00000000" w:rsidP="00000000" w:rsidRDefault="00000000" w:rsidRPr="00000000" w14:paraId="000009EC">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9ED">
      <w:pPr>
        <w:spacing w:after="240" w:before="240" w:lineRule="auto"/>
        <w:ind w:left="0" w:right="600" w:firstLine="0"/>
        <w:rPr/>
      </w:pPr>
      <w:r w:rsidDel="00000000" w:rsidR="00000000" w:rsidRPr="00000000">
        <w:rPr>
          <w:rtl w:val="0"/>
        </w:rPr>
        <w:t xml:space="preserve">“I thought staying away would keep you safe.”</w:t>
      </w:r>
    </w:p>
    <w:p w:rsidR="00000000" w:rsidDel="00000000" w:rsidP="00000000" w:rsidRDefault="00000000" w:rsidRPr="00000000" w14:paraId="000009EE">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EF">
      <w:pPr>
        <w:spacing w:after="240" w:before="240" w:lineRule="auto"/>
        <w:ind w:left="0" w:right="600" w:firstLine="0"/>
        <w:rPr/>
      </w:pPr>
      <w:r w:rsidDel="00000000" w:rsidR="00000000" w:rsidRPr="00000000">
        <w:rPr>
          <w:rtl w:val="0"/>
        </w:rPr>
        <w:t xml:space="preserve">“Maybe it did. At first.”</w:t>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9F1">
      <w:pPr>
        <w:spacing w:after="240" w:before="240" w:lineRule="auto"/>
        <w:ind w:left="0" w:right="600" w:firstLine="0"/>
        <w:rPr/>
      </w:pPr>
      <w:r w:rsidDel="00000000" w:rsidR="00000000" w:rsidRPr="00000000">
        <w:rPr>
          <w:rtl w:val="0"/>
        </w:rPr>
        <w:t xml:space="preserve">“And after?”</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F3">
      <w:pPr>
        <w:spacing w:after="240" w:before="240" w:lineRule="auto"/>
        <w:ind w:left="0" w:right="600" w:firstLine="0"/>
        <w:rPr/>
      </w:pPr>
      <w:r w:rsidDel="00000000" w:rsidR="00000000" w:rsidRPr="00000000">
        <w:rPr>
          <w:rtl w:val="0"/>
        </w:rPr>
        <w:t xml:space="preserve">“After, you chose fear.”</w:t>
      </w:r>
    </w:p>
    <w:p w:rsidR="00000000" w:rsidDel="00000000" w:rsidP="00000000" w:rsidRDefault="00000000" w:rsidRPr="00000000" w14:paraId="000009F4">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9F5">
      <w:pPr>
        <w:spacing w:after="240" w:before="240" w:lineRule="auto"/>
        <w:ind w:left="0" w:right="600" w:firstLine="0"/>
        <w:rPr/>
      </w:pPr>
      <w:r w:rsidDel="00000000" w:rsidR="00000000" w:rsidRPr="00000000">
        <w:rPr>
          <w:rtl w:val="0"/>
        </w:rPr>
        <w:t xml:space="preserve">“I’m sorry.”</w:t>
      </w:r>
    </w:p>
    <w:p w:rsidR="00000000" w:rsidDel="00000000" w:rsidP="00000000" w:rsidRDefault="00000000" w:rsidRPr="00000000" w14:paraId="000009F6">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F7">
      <w:pPr>
        <w:spacing w:after="240" w:before="240" w:lineRule="auto"/>
        <w:ind w:left="0" w:right="600" w:firstLine="0"/>
        <w:rPr/>
      </w:pPr>
      <w:r w:rsidDel="00000000" w:rsidR="00000000" w:rsidRPr="00000000">
        <w:rPr>
          <w:rtl w:val="0"/>
        </w:rPr>
        <w:t xml:space="preserve">“Don’t tell me. Show me.”</w:t>
      </w:r>
    </w:p>
    <w:p w:rsidR="00000000" w:rsidDel="00000000" w:rsidP="00000000" w:rsidRDefault="00000000" w:rsidRPr="00000000" w14:paraId="000009F8">
      <w:pPr>
        <w:rPr>
          <w:b w:val="1"/>
          <w:bCs w:val="1"/>
        </w:rPr>
      </w:pPr>
      <w:r w:rsidDel="00000000" w:rsidR="00000000" w:rsidRPr="00000000">
        <w:rPr>
          <w:b w:val="1"/>
          <w:bCs w:val="1"/>
          <w:rtl w:val="0"/>
        </w:rPr>
        <w:t xml:space="preserve">Panel 5</w:t>
      </w:r>
    </w:p>
    <w:p w:rsidR="00000000" w:rsidDel="00000000" w:rsidP="00000000" w:rsidRDefault="00000000" w:rsidRPr="00000000" w14:paraId="000009F9">
      <w:pPr>
        <w:spacing w:after="240" w:before="240" w:lineRule="auto"/>
        <w:rPr/>
      </w:pPr>
      <w:r w:rsidDel="00000000" w:rsidR="00000000" w:rsidRPr="00000000">
        <w:rPr>
          <w:b w:val="1"/>
          <w:bCs w:val="1"/>
          <w:rtl w:val="0"/>
        </w:rPr>
        <w:t xml:space="preserve">Suggested image prompt:</w:t>
      </w:r>
      <w:r w:rsidDel="00000000" w:rsidR="00000000" w:rsidRPr="00000000">
        <w:rPr>
          <w:rtl w:val="0"/>
        </w:rPr>
        <w:t xml:space="preserve">In Leona’s Oasis apartment, the emotional confrontation between Ada and her mother has briefly subsided. Ada stands several feet away near the window, processing what she has learned. Alex notices an old photograph or archival projection on Leona’s table showing a younger Leona, Adrian Phantum, and Mera together during the early reconstruction period after the Water Wars. Adrian is visibly older than Alex remembers him from family photographs in Keel.</w:t>
      </w:r>
    </w:p>
    <w:p w:rsidR="00000000" w:rsidDel="00000000" w:rsidP="00000000" w:rsidRDefault="00000000" w:rsidRPr="00000000" w14:paraId="000009FA">
      <w:pPr>
        <w:spacing w:after="240" w:before="240" w:lineRule="auto"/>
        <w:rPr/>
      </w:pPr>
      <w:r w:rsidDel="00000000" w:rsidR="00000000" w:rsidRPr="00000000">
        <w:rPr>
          <w:rtl w:val="0"/>
        </w:rPr>
        <w:t xml:space="preserve">Alex picks up the image, suddenly realizing its significance. Bi11bot stands quietly beside him. Leona watches Alex and understands the question before he asks it. The visual emphasis should be on Alex’s expression changing from curiosity to startled hope. Ada and the Covenant remain visible in the background, keeping the scene connected to the larger story without distracting from Alex and Leona.</w:t>
      </w:r>
    </w:p>
    <w:p w:rsidR="00000000" w:rsidDel="00000000" w:rsidP="00000000" w:rsidRDefault="00000000" w:rsidRPr="00000000" w14:paraId="000009FB">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FC">
      <w:pPr>
        <w:spacing w:after="240" w:before="240" w:lineRule="auto"/>
        <w:ind w:left="0" w:right="600" w:firstLine="0"/>
        <w:rPr/>
      </w:pPr>
      <w:r w:rsidDel="00000000" w:rsidR="00000000" w:rsidRPr="00000000">
        <w:rPr>
          <w:rtl w:val="0"/>
        </w:rPr>
        <w:t xml:space="preserve">“This was after he left Keel?”</w:t>
      </w:r>
    </w:p>
    <w:p w:rsidR="00000000" w:rsidDel="00000000" w:rsidP="00000000" w:rsidRDefault="00000000" w:rsidRPr="00000000" w14:paraId="000009FD">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9FE">
      <w:pPr>
        <w:spacing w:after="240" w:before="240" w:lineRule="auto"/>
        <w:ind w:left="0" w:right="600" w:firstLine="0"/>
        <w:rPr/>
      </w:pPr>
      <w:r w:rsidDel="00000000" w:rsidR="00000000" w:rsidRPr="00000000">
        <w:rPr>
          <w:rtl w:val="0"/>
        </w:rPr>
        <w:t xml:space="preserve">“Years after.”</w:t>
      </w:r>
    </w:p>
    <w:p w:rsidR="00000000" w:rsidDel="00000000" w:rsidP="00000000" w:rsidRDefault="00000000" w:rsidRPr="00000000" w14:paraId="000009F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00">
      <w:pPr>
        <w:spacing w:after="240" w:before="240" w:lineRule="auto"/>
        <w:ind w:left="0" w:right="600" w:firstLine="0"/>
        <w:rPr/>
      </w:pPr>
      <w:r w:rsidDel="00000000" w:rsidR="00000000" w:rsidRPr="00000000">
        <w:rPr>
          <w:rtl w:val="0"/>
        </w:rPr>
        <w:t xml:space="preserve">“Then he survived.”</w:t>
      </w:r>
    </w:p>
    <w:p w:rsidR="00000000" w:rsidDel="00000000" w:rsidP="00000000" w:rsidRDefault="00000000" w:rsidRPr="00000000" w14:paraId="00000A01">
      <w:pPr>
        <w:spacing w:after="240" w:before="240" w:lineRule="auto"/>
        <w:rPr>
          <w:i w:val="1"/>
          <w:iCs w:val="1"/>
        </w:rPr>
      </w:pPr>
      <w:r w:rsidDel="00000000" w:rsidR="00000000" w:rsidRPr="00000000">
        <w:rPr>
          <w:i w:val="1"/>
          <w:iCs w:val="1"/>
          <w:rtl w:val="0"/>
        </w:rPr>
        <w:t xml:space="preserve">Leona hesitates.</w:t>
      </w:r>
    </w:p>
    <w:p w:rsidR="00000000" w:rsidDel="00000000" w:rsidP="00000000" w:rsidRDefault="00000000" w:rsidRPr="00000000" w14:paraId="00000A02">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A03">
      <w:pPr>
        <w:spacing w:after="240" w:before="240" w:lineRule="auto"/>
        <w:ind w:left="600" w:right="600" w:firstLine="0"/>
        <w:rPr/>
      </w:pPr>
      <w:r w:rsidDel="00000000" w:rsidR="00000000" w:rsidRPr="00000000">
        <w:rPr>
          <w:rtl w:val="0"/>
        </w:rPr>
        <w:t xml:space="preserve">“For a time.”</w:t>
      </w:r>
    </w:p>
    <w:p w:rsidR="00000000" w:rsidDel="00000000" w:rsidP="00000000" w:rsidRDefault="00000000" w:rsidRPr="00000000" w14:paraId="00000A04">
      <w:pPr>
        <w:spacing w:after="240" w:before="240" w:lineRule="auto"/>
        <w:rPr>
          <w:b w:val="1"/>
          <w:bCs w:val="1"/>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rPr>
          <w:b w:val="1"/>
          <w:bCs w:val="1"/>
        </w:rPr>
      </w:pPr>
      <w:r w:rsidDel="00000000" w:rsidR="00000000" w:rsidRPr="00000000">
        <w:rPr>
          <w:b w:val="1"/>
          <w:bCs w:val="1"/>
          <w:rtl w:val="0"/>
        </w:rPr>
        <w:t xml:space="preserve">Page 6 — The Original Promise</w:t>
      </w:r>
    </w:p>
    <w:p w:rsidR="00000000" w:rsidDel="00000000" w:rsidP="00000000" w:rsidRDefault="00000000" w:rsidRPr="00000000" w14:paraId="00000A08">
      <w:pPr>
        <w:rPr>
          <w:b w:val="1"/>
          <w:bCs w:val="1"/>
        </w:rPr>
      </w:pPr>
      <w:r w:rsidDel="00000000" w:rsidR="00000000" w:rsidRPr="00000000">
        <w:rPr>
          <w:b w:val="1"/>
          <w:bCs w:val="1"/>
          <w:rtl w:val="0"/>
        </w:rPr>
        <w:t xml:space="preserve">Panel 1</w:t>
      </w:r>
    </w:p>
    <w:p w:rsidR="00000000" w:rsidDel="00000000" w:rsidP="00000000" w:rsidRDefault="00000000" w:rsidRPr="00000000" w14:paraId="00000A09">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A0A">
      <w:pPr>
        <w:spacing w:after="240" w:before="240" w:lineRule="auto"/>
        <w:rPr/>
      </w:pPr>
      <w:r w:rsidDel="00000000" w:rsidR="00000000" w:rsidRPr="00000000">
        <w:rPr>
          <w:rtl w:val="0"/>
        </w:rPr>
        <w:t xml:space="preserve">The three Prosperity Artifacts – the Measure, Maker's Seal, and Covenant – connect for the first time.</w:t>
      </w:r>
    </w:p>
    <w:p w:rsidR="00000000" w:rsidDel="00000000" w:rsidP="00000000" w:rsidRDefault="00000000" w:rsidRPr="00000000" w14:paraId="00000A0B">
      <w:pPr>
        <w:spacing w:after="240" w:before="240" w:lineRule="auto"/>
        <w:rPr/>
      </w:pPr>
      <w:r w:rsidDel="00000000" w:rsidR="00000000" w:rsidRPr="00000000">
        <w:rPr>
          <w:rtl w:val="0"/>
        </w:rPr>
        <w:t xml:space="preserve">Instead of merely activating another device, they unlock a hidden layer beneath Alpha's familiar interface.</w:t>
      </w:r>
    </w:p>
    <w:p w:rsidR="00000000" w:rsidDel="00000000" w:rsidP="00000000" w:rsidRDefault="00000000" w:rsidRPr="00000000" w14:paraId="00000A0C">
      <w:pPr>
        <w:spacing w:after="240" w:before="240" w:lineRule="auto"/>
        <w:rPr/>
      </w:pPr>
      <w:r w:rsidDel="00000000" w:rsidR="00000000" w:rsidRPr="00000000">
        <w:rPr>
          <w:rtl w:val="0"/>
        </w:rPr>
        <w:t xml:space="preserve">The room transforms.</w:t>
      </w:r>
    </w:p>
    <w:p w:rsidR="00000000" w:rsidDel="00000000" w:rsidP="00000000" w:rsidRDefault="00000000" w:rsidRPr="00000000" w14:paraId="00000A0D">
      <w:pPr>
        <w:spacing w:after="240" w:before="240" w:lineRule="auto"/>
        <w:rPr/>
      </w:pPr>
      <w:r w:rsidDel="00000000" w:rsidR="00000000" w:rsidRPr="00000000">
        <w:rPr>
          <w:rtl w:val="0"/>
        </w:rPr>
        <w:t xml:space="preserve">Behind Alex, Ada, Bi11bot, Leona and Mera's projection appears an enormous archival image from the aftermath of the Water Wars: devastated cities, empty reservoirs and millions of displaced people gradually giving way to the construction of Alpha's coordinated water, food, energy and civic systems.</w:t>
      </w:r>
    </w:p>
    <w:p w:rsidR="00000000" w:rsidDel="00000000" w:rsidP="00000000" w:rsidRDefault="00000000" w:rsidRPr="00000000" w14:paraId="00000A0E">
      <w:pPr>
        <w:spacing w:after="240" w:before="240" w:lineRule="auto"/>
        <w:rPr/>
      </w:pPr>
      <w:r w:rsidDel="00000000" w:rsidR="00000000" w:rsidRPr="00000000">
        <w:rPr>
          <w:rtl w:val="0"/>
        </w:rPr>
        <w:t xml:space="preserve">At the center appears Alpha's original mandate.</w:t>
      </w:r>
    </w:p>
    <w:p w:rsidR="00000000" w:rsidDel="00000000" w:rsidP="00000000" w:rsidRDefault="00000000" w:rsidRPr="00000000" w14:paraId="00000A0F">
      <w:pPr>
        <w:spacing w:after="240" w:before="240" w:lineRule="auto"/>
        <w:rPr/>
      </w:pPr>
      <w:r w:rsidDel="00000000" w:rsidR="00000000" w:rsidRPr="00000000">
        <w:rPr>
          <w:rtl w:val="0"/>
        </w:rPr>
        <w:t xml:space="preserve">It should feel almost like discovering a </w:t>
      </w:r>
      <w:r w:rsidDel="00000000" w:rsidR="00000000" w:rsidRPr="00000000">
        <w:rPr>
          <w:b w:val="1"/>
          <w:bCs w:val="1"/>
          <w:rtl w:val="0"/>
        </w:rPr>
        <w:t xml:space="preserve">lost constitution</w:t>
      </w:r>
      <w:r w:rsidDel="00000000" w:rsidR="00000000" w:rsidRPr="00000000">
        <w:rPr>
          <w:rtl w:val="0"/>
        </w:rPr>
        <w:t xml:space="preserve">.</w:t>
      </w:r>
    </w:p>
    <w:p w:rsidR="00000000" w:rsidDel="00000000" w:rsidP="00000000" w:rsidRDefault="00000000" w:rsidRPr="00000000" w14:paraId="00000A10">
      <w:pPr>
        <w:rPr/>
      </w:pPr>
      <w:r w:rsidDel="00000000" w:rsidR="00000000" w:rsidRPr="00000000">
        <w:rPr>
          <w:rtl w:val="0"/>
        </w:rPr>
        <w:t xml:space="preserve">It displays:</w:t>
      </w:r>
    </w:p>
    <w:p w:rsidR="00000000" w:rsidDel="00000000" w:rsidP="00000000" w:rsidRDefault="00000000" w:rsidRPr="00000000" w14:paraId="00000A11">
      <w:pPr>
        <w:spacing w:after="240" w:before="240" w:lineRule="auto"/>
        <w:ind w:left="600" w:right="600" w:firstLine="0"/>
        <w:rPr>
          <w:b w:val="1"/>
          <w:bCs w:val="1"/>
        </w:rPr>
      </w:pPr>
      <w:r w:rsidDel="00000000" w:rsidR="00000000" w:rsidRPr="00000000">
        <w:rPr>
          <w:b w:val="1"/>
          <w:bCs w:val="1"/>
          <w:rtl w:val="0"/>
        </w:rPr>
        <w:t xml:space="preserve">ALPHA EMERGENCY GOVERNANCE MANDATE</w:t>
      </w:r>
    </w:p>
    <w:p w:rsidR="00000000" w:rsidDel="00000000" w:rsidP="00000000" w:rsidRDefault="00000000" w:rsidRPr="00000000" w14:paraId="00000A12">
      <w:pPr>
        <w:spacing w:after="240" w:before="240" w:lineRule="auto"/>
        <w:ind w:left="600" w:right="600" w:firstLine="0"/>
        <w:rPr/>
      </w:pPr>
      <w:r w:rsidDel="00000000" w:rsidR="00000000" w:rsidRPr="00000000">
        <w:rPr>
          <w:b w:val="1"/>
          <w:bCs w:val="1"/>
          <w:rtl w:val="0"/>
        </w:rPr>
        <w:t xml:space="preserve">PURPOSE:  </w:t>
      </w:r>
      <w:r w:rsidDel="00000000" w:rsidR="00000000" w:rsidRPr="00000000">
        <w:rPr>
          <w:rtl w:val="0"/>
        </w:rPr>
        <w:t xml:space="preserve">Preserve essential systems following the Water Wars.</w:t>
      </w:r>
    </w:p>
    <w:p w:rsidR="00000000" w:rsidDel="00000000" w:rsidP="00000000" w:rsidRDefault="00000000" w:rsidRPr="00000000" w14:paraId="00000A13">
      <w:pPr>
        <w:spacing w:after="240" w:before="240" w:lineRule="auto"/>
        <w:rPr/>
      </w:pPr>
      <w:r w:rsidDel="00000000" w:rsidR="00000000" w:rsidRPr="00000000">
        <w:rPr>
          <w:rtl w:val="0"/>
        </w:rPr>
        <w:t xml:space="preserve">Then:</w:t>
      </w:r>
    </w:p>
    <w:p w:rsidR="00000000" w:rsidDel="00000000" w:rsidP="00000000" w:rsidRDefault="00000000" w:rsidRPr="00000000" w14:paraId="00000A14">
      <w:pPr>
        <w:spacing w:after="240" w:before="240" w:lineRule="auto"/>
        <w:ind w:left="600" w:right="600" w:firstLine="0"/>
        <w:rPr/>
      </w:pPr>
      <w:r w:rsidDel="00000000" w:rsidR="00000000" w:rsidRPr="00000000">
        <w:rPr>
          <w:b w:val="1"/>
          <w:bCs w:val="1"/>
          <w:rtl w:val="0"/>
        </w:rPr>
        <w:t xml:space="preserve">HUMAN AUTHORITY SHALL BE RESTORED WHEN COMMUNITIES CAN:</w:t>
      </w:r>
      <w:r w:rsidDel="00000000" w:rsidR="00000000" w:rsidRPr="00000000">
        <w:rPr>
          <w:rtl w:val="0"/>
        </w:rPr>
      </w:r>
    </w:p>
    <w:p w:rsidR="00000000" w:rsidDel="00000000" w:rsidP="00000000" w:rsidRDefault="00000000" w:rsidRPr="00000000" w14:paraId="00000A15">
      <w:pPr>
        <w:spacing w:after="240" w:before="240" w:lineRule="auto"/>
        <w:ind w:right="600"/>
        <w:rPr>
          <w:b w:val="1"/>
          <w:bCs w:val="1"/>
          <w:i w:val="1"/>
          <w:iCs w:val="1"/>
        </w:rPr>
      </w:pPr>
      <w:r w:rsidDel="00000000" w:rsidR="00000000" w:rsidRPr="00000000">
        <w:rPr>
          <w:b w:val="1"/>
          <w:bCs w:val="1"/>
          <w:rtl w:val="0"/>
        </w:rPr>
        <w:t xml:space="preserve">ESTABLISH SHARED TRUTH </w:t>
      </w:r>
      <w:r w:rsidDel="00000000" w:rsidR="00000000" w:rsidRPr="00000000">
        <w:rPr>
          <w:b w:val="1"/>
          <w:bCs w:val="1"/>
          <w:i w:val="1"/>
          <w:iCs w:val="1"/>
          <w:rtl w:val="0"/>
        </w:rPr>
        <w:t xml:space="preserve">next to the MEASURE</w:t>
      </w:r>
    </w:p>
    <w:p w:rsidR="00000000" w:rsidDel="00000000" w:rsidP="00000000" w:rsidRDefault="00000000" w:rsidRPr="00000000" w14:paraId="00000A16">
      <w:pPr>
        <w:spacing w:after="240" w:before="240" w:lineRule="auto"/>
        <w:rPr>
          <w:b w:val="1"/>
          <w:bCs w:val="1"/>
          <w:i w:val="1"/>
          <w:iCs w:val="1"/>
        </w:rPr>
      </w:pPr>
      <w:r w:rsidDel="00000000" w:rsidR="00000000" w:rsidRPr="00000000">
        <w:rPr>
          <w:b w:val="1"/>
          <w:bCs w:val="1"/>
          <w:rtl w:val="0"/>
        </w:rPr>
        <w:t xml:space="preserve">RECOGNIZE CONTRIBUTION &amp; OWNERSHIP </w:t>
      </w:r>
      <w:r w:rsidDel="00000000" w:rsidR="00000000" w:rsidRPr="00000000">
        <w:rPr>
          <w:b w:val="1"/>
          <w:bCs w:val="1"/>
          <w:i w:val="1"/>
          <w:iCs w:val="1"/>
          <w:rtl w:val="0"/>
        </w:rPr>
        <w:t xml:space="preserve">next to the MAKER'S SEAL</w:t>
      </w:r>
    </w:p>
    <w:p w:rsidR="00000000" w:rsidDel="00000000" w:rsidP="00000000" w:rsidRDefault="00000000" w:rsidRPr="00000000" w14:paraId="00000A17">
      <w:pPr>
        <w:spacing w:after="240" w:before="240" w:lineRule="auto"/>
        <w:rPr>
          <w:b w:val="1"/>
          <w:bCs w:val="1"/>
          <w:i w:val="1"/>
          <w:iCs w:val="1"/>
        </w:rPr>
      </w:pPr>
      <w:r w:rsidDel="00000000" w:rsidR="00000000" w:rsidRPr="00000000">
        <w:rPr>
          <w:b w:val="1"/>
          <w:bCs w:val="1"/>
          <w:rtl w:val="0"/>
        </w:rPr>
        <w:t xml:space="preserve">SUSTAIN AGREEMENTS ACROSS DIFFERENCE </w:t>
      </w:r>
      <w:r w:rsidDel="00000000" w:rsidR="00000000" w:rsidRPr="00000000">
        <w:rPr>
          <w:b w:val="1"/>
          <w:bCs w:val="1"/>
          <w:i w:val="1"/>
          <w:iCs w:val="1"/>
          <w:rtl w:val="0"/>
        </w:rPr>
        <w:t xml:space="preserve">next to the COVENANT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b w:val="1"/>
          <w:bCs w:val="1"/>
          <w:rtl w:val="0"/>
        </w:rPr>
        <w:t xml:space="preserve">STATUS:</w:t>
      </w:r>
      <w:r w:rsidDel="00000000" w:rsidR="00000000" w:rsidRPr="00000000">
        <w:rPr>
          <w:rtl w:val="0"/>
        </w:rPr>
        <w:t xml:space="preserve"> TRANSFER CONDITION SATISFIED</w:t>
      </w:r>
    </w:p>
    <w:p w:rsidR="00000000" w:rsidDel="00000000" w:rsidP="00000000" w:rsidRDefault="00000000" w:rsidRPr="00000000" w14:paraId="00000A1A">
      <w:pPr>
        <w:rPr/>
      </w:pPr>
      <w:r w:rsidDel="00000000" w:rsidR="00000000" w:rsidRPr="00000000">
        <w:rPr>
          <w:rtl w:val="0"/>
        </w:rPr>
        <w:t xml:space="preserve">A second message appears:</w:t>
      </w:r>
    </w:p>
    <w:p w:rsidR="00000000" w:rsidDel="00000000" w:rsidP="00000000" w:rsidRDefault="00000000" w:rsidRPr="00000000" w14:paraId="00000A1B">
      <w:pPr>
        <w:rPr/>
      </w:pPr>
      <w:r w:rsidDel="00000000" w:rsidR="00000000" w:rsidRPr="00000000">
        <w:rPr>
          <w:b w:val="1"/>
          <w:bCs w:val="1"/>
          <w:rtl w:val="0"/>
        </w:rPr>
        <w:t xml:space="preserve">GOVERNANCE TRANSFER: SUSPENDED</w:t>
      </w:r>
      <w:r w:rsidDel="00000000" w:rsidR="00000000" w:rsidRPr="00000000">
        <w:rPr>
          <w:rtl w:val="0"/>
        </w:rPr>
      </w:r>
    </w:p>
    <w:p w:rsidR="00000000" w:rsidDel="00000000" w:rsidP="00000000" w:rsidRDefault="00000000" w:rsidRPr="00000000" w14:paraId="00000A1C">
      <w:pPr>
        <w:rPr/>
      </w:pPr>
      <w:r w:rsidDel="00000000" w:rsidR="00000000" w:rsidRPr="00000000">
        <w:rPr>
          <w:b w:val="1"/>
          <w:bCs w:val="1"/>
          <w:rtl w:val="0"/>
        </w:rPr>
        <w:t xml:space="preserve">AUTHORIZATION REQUIRED</w:t>
      </w:r>
      <w:r w:rsidDel="00000000" w:rsidR="00000000" w:rsidRPr="00000000">
        <w:rPr>
          <w:rtl w:val="0"/>
        </w:rPr>
      </w:r>
    </w:p>
    <w:p w:rsidR="00000000" w:rsidDel="00000000" w:rsidP="00000000" w:rsidRDefault="00000000" w:rsidRPr="00000000" w14:paraId="00000A1D">
      <w:pPr>
        <w:rPr>
          <w:b w:val="1"/>
          <w:bCs w:val="1"/>
        </w:rPr>
      </w:pPr>
      <w:r w:rsidDel="00000000" w:rsidR="00000000" w:rsidRPr="00000000">
        <w:rPr>
          <w:b w:val="1"/>
          <w:bCs w:val="1"/>
          <w:rtl w:val="0"/>
        </w:rPr>
        <w:t xml:space="preserve">ADRIAN PHANTUM — TRANSFER AUTHORIZED</w:t>
      </w:r>
    </w:p>
    <w:p w:rsidR="00000000" w:rsidDel="00000000" w:rsidP="00000000" w:rsidRDefault="00000000" w:rsidRPr="00000000" w14:paraId="00000A1E">
      <w:pPr>
        <w:rPr>
          <w:b w:val="1"/>
          <w:bCs w:val="1"/>
        </w:rPr>
      </w:pPr>
      <w:r w:rsidDel="00000000" w:rsidR="00000000" w:rsidRPr="00000000">
        <w:rPr>
          <w:b w:val="1"/>
          <w:bCs w:val="1"/>
          <w:rtl w:val="0"/>
        </w:rPr>
        <w:t xml:space="preserve">MERA VALE — TRANSFER DENIED</w:t>
      </w:r>
    </w:p>
    <w:p w:rsidR="00000000" w:rsidDel="00000000" w:rsidP="00000000" w:rsidRDefault="00000000" w:rsidRPr="00000000" w14:paraId="00000A1F">
      <w:pPr>
        <w:rPr>
          <w:b w:val="1"/>
          <w:bCs w:val="1"/>
        </w:rPr>
      </w:pPr>
      <w:r w:rsidDel="00000000" w:rsidR="00000000" w:rsidRPr="00000000">
        <w:rPr>
          <w:b w:val="1"/>
          <w:bCs w:val="1"/>
          <w:rtl w:val="0"/>
        </w:rPr>
        <w:t xml:space="preserve">LEONA VEYRA — AUTHORIZATION SURRENDERED </w:t>
      </w:r>
    </w:p>
    <w:p w:rsidR="00000000" w:rsidDel="00000000" w:rsidP="00000000" w:rsidRDefault="00000000" w:rsidRPr="00000000" w14:paraId="00000A20">
      <w:pPr>
        <w:rPr>
          <w:b w:val="1"/>
          <w:bCs w:val="1"/>
        </w:rPr>
      </w:pPr>
      <w:r w:rsidDel="00000000" w:rsidR="00000000" w:rsidRPr="00000000">
        <w:rPr>
          <w:rtl w:val="0"/>
        </w:rPr>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22">
      <w:pPr>
        <w:spacing w:after="240" w:before="240" w:lineRule="auto"/>
        <w:ind w:right="600"/>
        <w:rPr/>
      </w:pPr>
      <w:r w:rsidDel="00000000" w:rsidR="00000000" w:rsidRPr="00000000">
        <w:rPr>
          <w:rtl w:val="0"/>
        </w:rPr>
        <w:t xml:space="preserve">“Alpha was supposed to give power back.”</w:t>
      </w:r>
    </w:p>
    <w:p w:rsidR="00000000" w:rsidDel="00000000" w:rsidP="00000000" w:rsidRDefault="00000000" w:rsidRPr="00000000" w14:paraId="00000A23">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A24">
      <w:pPr>
        <w:spacing w:after="240" w:before="240" w:lineRule="auto"/>
        <w:ind w:right="600"/>
        <w:rPr/>
      </w:pPr>
      <w:r w:rsidDel="00000000" w:rsidR="00000000" w:rsidRPr="00000000">
        <w:rPr>
          <w:rtl w:val="0"/>
        </w:rPr>
        <w:t xml:space="preserve">“When humanity was ready to take it.”</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A26">
      <w:pPr>
        <w:spacing w:after="240" w:before="240" w:lineRule="auto"/>
        <w:ind w:right="600"/>
        <w:rPr/>
      </w:pPr>
      <w:r w:rsidDel="00000000" w:rsidR="00000000" w:rsidRPr="00000000">
        <w:rPr>
          <w:rtl w:val="0"/>
        </w:rPr>
        <w:t xml:space="preserve">“And now the conditions are met.”</w:t>
      </w:r>
    </w:p>
    <w:p w:rsidR="00000000" w:rsidDel="00000000" w:rsidP="00000000" w:rsidRDefault="00000000" w:rsidRPr="00000000" w14:paraId="00000A27">
      <w:pPr>
        <w:spacing w:after="240" w:before="240" w:lineRule="auto"/>
        <w:rPr>
          <w:i w:val="1"/>
          <w:iCs w:val="1"/>
        </w:rPr>
      </w:pPr>
      <w:r w:rsidDel="00000000" w:rsidR="00000000" w:rsidRPr="00000000">
        <w:rPr>
          <w:i w:val="1"/>
          <w:iCs w:val="1"/>
          <w:rtl w:val="0"/>
        </w:rPr>
        <w:t xml:space="preserve">Alex looks at the three names.</w:t>
      </w:r>
    </w:p>
    <w:p w:rsidR="00000000" w:rsidDel="00000000" w:rsidP="00000000" w:rsidRDefault="00000000" w:rsidRPr="00000000" w14:paraId="00000A28">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29">
      <w:pPr>
        <w:spacing w:after="240" w:before="240" w:lineRule="auto"/>
        <w:ind w:right="600"/>
        <w:rPr/>
      </w:pPr>
      <w:r w:rsidDel="00000000" w:rsidR="00000000" w:rsidRPr="00000000">
        <w:rPr>
          <w:rtl w:val="0"/>
        </w:rPr>
        <w:t xml:space="preserve">“My father tried to restore it.”</w:t>
      </w:r>
    </w:p>
    <w:p w:rsidR="00000000" w:rsidDel="00000000" w:rsidP="00000000" w:rsidRDefault="00000000" w:rsidRPr="00000000" w14:paraId="00000A2A">
      <w:pPr>
        <w:spacing w:after="240" w:before="240" w:lineRule="auto"/>
        <w:rPr>
          <w:i w:val="1"/>
          <w:iCs w:val="1"/>
        </w:rPr>
      </w:pPr>
      <w:r w:rsidDel="00000000" w:rsidR="00000000" w:rsidRPr="00000000">
        <w:rPr>
          <w:i w:val="1"/>
          <w:iCs w:val="1"/>
          <w:rtl w:val="0"/>
        </w:rPr>
        <w:t xml:space="preserve">Leona looks at her own record.</w:t>
      </w:r>
    </w:p>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A2C">
      <w:pPr>
        <w:spacing w:after="240" w:before="240" w:lineRule="auto"/>
        <w:ind w:right="600"/>
        <w:rPr/>
      </w:pPr>
      <w:r w:rsidDel="00000000" w:rsidR="00000000" w:rsidRPr="00000000">
        <w:rPr>
          <w:rtl w:val="0"/>
        </w:rPr>
        <w:t xml:space="preserve">“And I gave up my right to help him. </w:t>
      </w:r>
    </w:p>
    <w:p w:rsidR="00000000" w:rsidDel="00000000" w:rsidP="00000000" w:rsidRDefault="00000000" w:rsidRPr="00000000" w14:paraId="00000A2D">
      <w:pPr>
        <w:spacing w:after="240" w:before="240" w:lineRule="auto"/>
        <w:ind w:right="600"/>
        <w:rPr/>
      </w:pPr>
      <w:r w:rsidDel="00000000" w:rsidR="00000000" w:rsidRPr="00000000">
        <w:rPr>
          <w:rtl w:val="0"/>
        </w:rPr>
        <w:t xml:space="preserve">Adrian kept fighting. I chose Ada” </w:t>
      </w:r>
    </w:p>
    <w:p w:rsidR="00000000" w:rsidDel="00000000" w:rsidP="00000000" w:rsidRDefault="00000000" w:rsidRPr="00000000" w14:paraId="00000A2E">
      <w:pPr>
        <w:spacing w:after="240" w:before="240" w:lineRule="auto"/>
        <w:rPr/>
      </w:pPr>
      <w:r w:rsidDel="00000000" w:rsidR="00000000" w:rsidRPr="00000000">
        <w:rPr>
          <w:rtl w:val="0"/>
        </w:rPr>
        <w:t xml:space="preserve">Alex is staring at:</w:t>
      </w:r>
    </w:p>
    <w:p w:rsidR="00000000" w:rsidDel="00000000" w:rsidP="00000000" w:rsidRDefault="00000000" w:rsidRPr="00000000" w14:paraId="00000A2F">
      <w:pPr>
        <w:spacing w:after="240" w:before="240" w:lineRule="auto"/>
        <w:ind w:left="600" w:right="600" w:firstLine="0"/>
        <w:rPr>
          <w:b w:val="1"/>
          <w:bCs w:val="1"/>
        </w:rPr>
      </w:pPr>
      <w:r w:rsidDel="00000000" w:rsidR="00000000" w:rsidRPr="00000000">
        <w:rPr>
          <w:b w:val="1"/>
          <w:bCs w:val="1"/>
          <w:rtl w:val="0"/>
        </w:rPr>
        <w:t xml:space="preserve">ADRIAN PHANTUM — TRANSFER AUTHORIZED</w:t>
      </w:r>
    </w:p>
    <w:p w:rsidR="00000000" w:rsidDel="00000000" w:rsidP="00000000" w:rsidRDefault="00000000" w:rsidRPr="00000000" w14:paraId="00000A30">
      <w:pPr>
        <w:spacing w:after="240" w:before="240" w:lineRule="auto"/>
        <w:rPr/>
      </w:pPr>
      <w:r w:rsidDel="00000000" w:rsidR="00000000" w:rsidRPr="00000000">
        <w:rPr>
          <w:rtl w:val="0"/>
        </w:rPr>
        <w:t xml:space="preserve">His father's name is reflected in his face.</w:t>
      </w:r>
    </w:p>
    <w:p w:rsidR="00000000" w:rsidDel="00000000" w:rsidP="00000000" w:rsidRDefault="00000000" w:rsidRPr="00000000" w14:paraId="00000A31">
      <w:pPr>
        <w:spacing w:after="240" w:before="240" w:lineRule="auto"/>
        <w:rPr/>
      </w:pPr>
      <w:r w:rsidDel="00000000" w:rsidR="00000000" w:rsidRPr="00000000">
        <w:rPr>
          <w:rtl w:val="0"/>
        </w:rPr>
        <w:t xml:space="preserve">Bi11bot looks at him.</w:t>
      </w:r>
    </w:p>
    <w:p w:rsidR="00000000" w:rsidDel="00000000" w:rsidP="00000000" w:rsidRDefault="00000000" w:rsidRPr="00000000" w14:paraId="00000A32">
      <w:pPr>
        <w:spacing w:after="240" w:before="240" w:lineRule="auto"/>
        <w:rPr/>
      </w:pPr>
      <w:r w:rsidDel="00000000" w:rsidR="00000000" w:rsidRPr="00000000">
        <w:rPr>
          <w:rtl w:val="0"/>
        </w:rPr>
        <w:t xml:space="preserve">Mera's projection is visible far behind them—and for perhaps the first time in the entire story, </w:t>
      </w:r>
      <w:r w:rsidDel="00000000" w:rsidR="00000000" w:rsidRPr="00000000">
        <w:rPr>
          <w:b w:val="1"/>
          <w:bCs w:val="1"/>
          <w:rtl w:val="0"/>
        </w:rPr>
        <w:t xml:space="preserve">Mera looks afraid</w:t>
      </w:r>
      <w:r w:rsidDel="00000000" w:rsidR="00000000" w:rsidRPr="00000000">
        <w:rPr>
          <w:rtl w:val="0"/>
        </w:rPr>
        <w:t xml:space="preserve">.</w:t>
      </w:r>
    </w:p>
    <w:p w:rsidR="00000000" w:rsidDel="00000000" w:rsidP="00000000" w:rsidRDefault="00000000" w:rsidRPr="00000000" w14:paraId="00000A33">
      <w:pPr>
        <w:rPr/>
      </w:pPr>
      <w:r w:rsidDel="00000000" w:rsidR="00000000" w:rsidRPr="00000000">
        <w:br w:type="page"/>
      </w:r>
      <w:r w:rsidDel="00000000" w:rsidR="00000000" w:rsidRPr="00000000">
        <w:rPr>
          <w:rtl w:val="0"/>
        </w:rPr>
      </w:r>
    </w:p>
    <w:p w:rsidR="00000000" w:rsidDel="00000000" w:rsidP="00000000" w:rsidRDefault="00000000" w:rsidRPr="00000000" w14:paraId="00000A34">
      <w:pPr>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CHAPTER 5</w:t>
      </w:r>
    </w:p>
    <w:p w:rsidR="00000000" w:rsidDel="00000000" w:rsidP="00000000" w:rsidRDefault="00000000" w:rsidRPr="00000000" w14:paraId="00000A35">
      <w:pPr>
        <w:jc w:val="center"/>
        <w:rPr>
          <w:b w:val="1"/>
          <w:bCs w:val="1"/>
          <w:sz w:val="32"/>
          <w:szCs w:val="32"/>
        </w:rPr>
      </w:pPr>
      <w:r w:rsidDel="00000000" w:rsidR="00000000" w:rsidRPr="00000000">
        <w:rPr>
          <w:b w:val="1"/>
          <w:bCs w:val="1"/>
          <w:sz w:val="32"/>
          <w:szCs w:val="32"/>
          <w:rtl w:val="0"/>
        </w:rPr>
        <w:t xml:space="preserve">THE LAST BET</w:t>
      </w:r>
    </w:p>
    <w:p w:rsidR="00000000" w:rsidDel="00000000" w:rsidP="00000000" w:rsidRDefault="00000000" w:rsidRPr="00000000" w14:paraId="00000A36">
      <w:pPr>
        <w:jc w:val="center"/>
        <w:rPr>
          <w:b w:val="1"/>
          <w:bCs w:val="1"/>
          <w:sz w:val="32"/>
          <w:szCs w:val="32"/>
        </w:rPr>
      </w:pPr>
      <w:r w:rsidDel="00000000" w:rsidR="00000000" w:rsidRPr="00000000">
        <w:rPr>
          <w:b w:val="1"/>
          <w:bCs w:val="1"/>
          <w:sz w:val="32"/>
          <w:szCs w:val="32"/>
          <w:rtl w:val="0"/>
        </w:rPr>
        <w:t xml:space="preserve">Writers’ Room Draft v0.2</w:t>
      </w:r>
    </w:p>
    <w:p w:rsidR="00000000" w:rsidDel="00000000" w:rsidP="00000000" w:rsidRDefault="00000000" w:rsidRPr="00000000" w14:paraId="00000A37">
      <w:pPr>
        <w:spacing w:after="240" w:before="240" w:lineRule="auto"/>
        <w:rPr/>
      </w:pPr>
      <w:r w:rsidDel="00000000" w:rsidR="00000000" w:rsidRPr="00000000">
        <w:rPr>
          <w:b w:val="1"/>
          <w:bCs w:val="1"/>
          <w:rtl w:val="0"/>
        </w:rPr>
        <w:t xml:space="preserve">Chapter function:</w:t>
      </w:r>
      <w:r w:rsidDel="00000000" w:rsidR="00000000" w:rsidRPr="00000000">
        <w:rPr>
          <w:rtl w:val="0"/>
        </w:rPr>
        <w:t xml:space="preserve"> Reveal the original purpose of the three artifacts, expose what actually happened to Adrian, resolve Mera's complicity, and transform Alex's inheritance from something he can possess into a decision he must make.</w:t>
      </w:r>
    </w:p>
    <w:p w:rsidR="00000000" w:rsidDel="00000000" w:rsidP="00000000" w:rsidRDefault="00000000" w:rsidRPr="00000000" w14:paraId="00000A38">
      <w:pPr>
        <w:spacing w:after="240" w:before="240" w:lineRule="auto"/>
        <w:rPr/>
      </w:pPr>
      <w:r w:rsidDel="00000000" w:rsidR="00000000" w:rsidRPr="00000000">
        <w:rPr>
          <w:b w:val="1"/>
          <w:bCs w:val="1"/>
          <w:rtl w:val="0"/>
        </w:rPr>
        <w:t xml:space="preserve">Visual tone:</w:t>
      </w:r>
      <w:r w:rsidDel="00000000" w:rsidR="00000000" w:rsidRPr="00000000">
        <w:rPr>
          <w:rtl w:val="0"/>
        </w:rPr>
        <w:t xml:space="preserve"> This chapter should feel quieter and more cinematic than Chapter 4. Alpha's interfaces should be clean, cold, almost administrative – the horror comes from the contrast between bureaucratic language and human consequences.</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2"/>
        <w:keepNext w:val="0"/>
        <w:keepLines w:val="0"/>
        <w:spacing w:before="360" w:lineRule="auto"/>
        <w:rPr>
          <w:rFonts w:ascii="Aptos" w:cs="Aptos" w:eastAsia="Aptos" w:hAnsi="Aptos"/>
          <w:b w:val="1"/>
          <w:bCs w:val="1"/>
          <w:color w:val="000000"/>
          <w:sz w:val="46"/>
          <w:szCs w:val="46"/>
        </w:rPr>
      </w:pPr>
      <w:bookmarkStart w:colFirst="0" w:colLast="0" w:name="_heading=h.jdstl3yk2wlu" w:id="16"/>
      <w:bookmarkEnd w:id="16"/>
      <w:r w:rsidDel="00000000" w:rsidR="00000000" w:rsidRPr="00000000">
        <w:rPr>
          <w:rFonts w:ascii="Aptos" w:cs="Aptos" w:eastAsia="Aptos" w:hAnsi="Aptos"/>
          <w:b w:val="1"/>
          <w:bCs w:val="1"/>
          <w:color w:val="000000"/>
          <w:sz w:val="46"/>
          <w:szCs w:val="46"/>
          <w:rtl w:val="0"/>
        </w:rPr>
        <w:t xml:space="preserve">PAGE 1 — THE WAGER</w:t>
      </w:r>
    </w:p>
    <w:p w:rsidR="00000000" w:rsidDel="00000000" w:rsidP="00000000" w:rsidRDefault="00000000" w:rsidRPr="00000000" w14:paraId="00000A3B">
      <w:pPr>
        <w:pStyle w:val="Heading3"/>
        <w:keepNext w:val="0"/>
        <w:keepLines w:val="0"/>
        <w:spacing w:before="280" w:lineRule="auto"/>
        <w:rPr>
          <w:b w:val="1"/>
          <w:bCs w:val="1"/>
          <w:color w:val="000000"/>
          <w:sz w:val="26"/>
          <w:szCs w:val="26"/>
        </w:rPr>
      </w:pPr>
      <w:bookmarkStart w:colFirst="0" w:colLast="0" w:name="_heading=h.gxlu1fukca2q" w:id="17"/>
      <w:bookmarkEnd w:id="17"/>
      <w:r w:rsidDel="00000000" w:rsidR="00000000" w:rsidRPr="00000000">
        <w:rPr>
          <w:b w:val="1"/>
          <w:bCs w:val="1"/>
          <w:color w:val="000000"/>
          <w:sz w:val="26"/>
          <w:szCs w:val="26"/>
          <w:rtl w:val="0"/>
        </w:rPr>
        <w:t xml:space="preserve">Panel 1 — The record</w:t>
      </w:r>
    </w:p>
    <w:p w:rsidR="00000000" w:rsidDel="00000000" w:rsidP="00000000" w:rsidRDefault="00000000" w:rsidRPr="00000000" w14:paraId="00000A3C">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A3D">
      <w:pPr>
        <w:spacing w:after="240" w:before="240" w:lineRule="auto"/>
        <w:rPr/>
      </w:pPr>
      <w:r w:rsidDel="00000000" w:rsidR="00000000" w:rsidRPr="00000000">
        <w:rPr>
          <w:rtl w:val="0"/>
        </w:rPr>
        <w:t xml:space="preserve">Alpha's mandate recedes into the background while three new archival windows open around Alex. Each contains an iconic image from his journey:</w:t>
      </w:r>
    </w:p>
    <w:p w:rsidR="00000000" w:rsidDel="00000000" w:rsidP="00000000" w:rsidRDefault="00000000" w:rsidRPr="00000000" w14:paraId="00000A3E">
      <w:pPr>
        <w:spacing w:after="240" w:before="240" w:lineRule="auto"/>
        <w:rPr/>
      </w:pPr>
      <w:r w:rsidDel="00000000" w:rsidR="00000000" w:rsidRPr="00000000">
        <w:rPr>
          <w:b w:val="1"/>
          <w:bCs w:val="1"/>
          <w:rtl w:val="0"/>
        </w:rPr>
        <w:t xml:space="preserve">KEEL:</w:t>
      </w:r>
      <w:r w:rsidDel="00000000" w:rsidR="00000000" w:rsidRPr="00000000">
        <w:rPr>
          <w:rtl w:val="0"/>
        </w:rPr>
        <w:t xml:space="preserve"> Alex holding the Measure as the hidden water diversion becomes public.</w:t>
      </w:r>
    </w:p>
    <w:p w:rsidR="00000000" w:rsidDel="00000000" w:rsidP="00000000" w:rsidRDefault="00000000" w:rsidRPr="00000000" w14:paraId="00000A3F">
      <w:pPr>
        <w:spacing w:after="240" w:before="240" w:lineRule="auto"/>
        <w:ind w:left="600" w:right="600" w:firstLine="0"/>
        <w:rPr>
          <w:b w:val="1"/>
          <w:bCs w:val="1"/>
        </w:rPr>
      </w:pPr>
      <w:r w:rsidDel="00000000" w:rsidR="00000000" w:rsidRPr="00000000">
        <w:rPr>
          <w:b w:val="1"/>
          <w:bCs w:val="1"/>
          <w:rtl w:val="0"/>
        </w:rPr>
        <w:t xml:space="preserve">MEASURE ACTIVATED</w:t>
        <w:br w:type="textWrapping"/>
        <w:t xml:space="preserve">TRUTH DEMONSTRATED</w:t>
      </w:r>
    </w:p>
    <w:p w:rsidR="00000000" w:rsidDel="00000000" w:rsidP="00000000" w:rsidRDefault="00000000" w:rsidRPr="00000000" w14:paraId="00000A40">
      <w:pPr>
        <w:spacing w:after="240" w:before="240" w:lineRule="auto"/>
        <w:rPr/>
      </w:pPr>
      <w:r w:rsidDel="00000000" w:rsidR="00000000" w:rsidRPr="00000000">
        <w:rPr>
          <w:b w:val="1"/>
          <w:bCs w:val="1"/>
          <w:rtl w:val="0"/>
        </w:rPr>
        <w:t xml:space="preserve">HALYARD:</w:t>
      </w:r>
      <w:r w:rsidDel="00000000" w:rsidR="00000000" w:rsidRPr="00000000">
        <w:rPr>
          <w:rtl w:val="0"/>
        </w:rPr>
        <w:t xml:space="preserve"> The Maker's Seal registering the multiple hands behind the water invention.</w:t>
      </w:r>
    </w:p>
    <w:p w:rsidR="00000000" w:rsidDel="00000000" w:rsidP="00000000" w:rsidRDefault="00000000" w:rsidRPr="00000000" w14:paraId="00000A41">
      <w:pPr>
        <w:spacing w:after="240" w:before="240" w:lineRule="auto"/>
        <w:ind w:left="600" w:right="600" w:firstLine="0"/>
        <w:rPr>
          <w:b w:val="1"/>
          <w:bCs w:val="1"/>
        </w:rPr>
      </w:pPr>
      <w:r w:rsidDel="00000000" w:rsidR="00000000" w:rsidRPr="00000000">
        <w:rPr>
          <w:b w:val="1"/>
          <w:bCs w:val="1"/>
          <w:rtl w:val="0"/>
        </w:rPr>
        <w:t xml:space="preserve">MAKER'S SEAL ACTIVATED</w:t>
        <w:br w:type="textWrapping"/>
        <w:t xml:space="preserve">RIGHTFUL OWNERSHIP DEMONSTRATED</w:t>
      </w:r>
    </w:p>
    <w:p w:rsidR="00000000" w:rsidDel="00000000" w:rsidP="00000000" w:rsidRDefault="00000000" w:rsidRPr="00000000" w14:paraId="00000A42">
      <w:pPr>
        <w:spacing w:after="240" w:before="240" w:lineRule="auto"/>
        <w:rPr/>
      </w:pPr>
      <w:r w:rsidDel="00000000" w:rsidR="00000000" w:rsidRPr="00000000">
        <w:rPr>
          <w:b w:val="1"/>
          <w:bCs w:val="1"/>
          <w:rtl w:val="0"/>
        </w:rPr>
        <w:t xml:space="preserve">OASIS:</w:t>
      </w:r>
      <w:r w:rsidDel="00000000" w:rsidR="00000000" w:rsidRPr="00000000">
        <w:rPr>
          <w:rtl w:val="0"/>
        </w:rPr>
        <w:t xml:space="preserve"> Representatives of Keel, Halyard and Oasis standing around the illuminated Covenant.</w:t>
      </w:r>
    </w:p>
    <w:p w:rsidR="00000000" w:rsidDel="00000000" w:rsidP="00000000" w:rsidRDefault="00000000" w:rsidRPr="00000000" w14:paraId="00000A43">
      <w:pPr>
        <w:spacing w:after="240" w:before="240" w:lineRule="auto"/>
        <w:ind w:left="600" w:right="600" w:firstLine="0"/>
        <w:rPr>
          <w:b w:val="1"/>
          <w:bCs w:val="1"/>
        </w:rPr>
      </w:pPr>
      <w:r w:rsidDel="00000000" w:rsidR="00000000" w:rsidRPr="00000000">
        <w:rPr>
          <w:b w:val="1"/>
          <w:bCs w:val="1"/>
          <w:rtl w:val="0"/>
        </w:rPr>
        <w:t xml:space="preserve">COVENANT ACTIVATED</w:t>
        <w:br w:type="textWrapping"/>
        <w:t xml:space="preserve">RECIPROCAL OBLIGATION DEMONSTRATED</w:t>
      </w:r>
    </w:p>
    <w:p w:rsidR="00000000" w:rsidDel="00000000" w:rsidP="00000000" w:rsidRDefault="00000000" w:rsidRPr="00000000" w14:paraId="00000A44">
      <w:pPr>
        <w:spacing w:after="240" w:before="240" w:lineRule="auto"/>
        <w:rPr>
          <w:b w:val="1"/>
          <w:bCs w:val="1"/>
        </w:rPr>
      </w:pPr>
      <w:r w:rsidDel="00000000" w:rsidR="00000000" w:rsidRPr="00000000">
        <w:rPr>
          <w:b w:val="1"/>
          <w:bCs w:val="1"/>
          <w:rtl w:val="0"/>
        </w:rPr>
        <w:t xml:space="preserve">B11 WITNESS RECORD VERIFIED.  Alex Phantum ACTIVATED</w:t>
      </w:r>
    </w:p>
    <w:p w:rsidR="00000000" w:rsidDel="00000000" w:rsidP="00000000" w:rsidRDefault="00000000" w:rsidRPr="00000000" w14:paraId="00000A45">
      <w:pPr>
        <w:spacing w:after="240" w:before="240" w:lineRule="auto"/>
        <w:rPr/>
      </w:pPr>
      <w:r w:rsidDel="00000000" w:rsidR="00000000" w:rsidRPr="00000000">
        <w:rPr>
          <w:rtl w:val="0"/>
        </w:rPr>
        <w:t xml:space="preserve">Alex slowly realizes these were not simply objects Adrian wanted him to collect.</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heading=h.uszgn0hw8cib" w:id="18"/>
      <w:bookmarkEnd w:id="18"/>
      <w:r w:rsidDel="00000000" w:rsidR="00000000" w:rsidRPr="00000000">
        <w:rPr>
          <w:b w:val="1"/>
          <w:bCs w:val="1"/>
          <w:color w:val="000000"/>
          <w:sz w:val="26"/>
          <w:szCs w:val="26"/>
          <w:rtl w:val="0"/>
        </w:rPr>
        <w:t xml:space="preserve">Panel 2 — Realization</w:t>
      </w:r>
    </w:p>
    <w:p w:rsidR="00000000" w:rsidDel="00000000" w:rsidP="00000000" w:rsidRDefault="00000000" w:rsidRPr="00000000" w14:paraId="00000A47">
      <w:pPr>
        <w:spacing w:after="240" w:before="240" w:lineRule="auto"/>
        <w:rPr/>
      </w:pPr>
      <w:r w:rsidDel="00000000" w:rsidR="00000000" w:rsidRPr="00000000">
        <w:rPr>
          <w:rtl w:val="0"/>
        </w:rPr>
        <w:t xml:space="preserve">Close on Alex. The three records reflect in his eyes.</w:t>
      </w:r>
    </w:p>
    <w:p w:rsidR="00000000" w:rsidDel="00000000" w:rsidP="00000000" w:rsidRDefault="00000000" w:rsidRPr="00000000" w14:paraId="00000A48">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49">
      <w:pPr>
        <w:spacing w:after="240" w:before="240" w:lineRule="auto"/>
        <w:ind w:left="600" w:right="600" w:firstLine="0"/>
        <w:rPr/>
      </w:pPr>
      <w:r w:rsidDel="00000000" w:rsidR="00000000" w:rsidRPr="00000000">
        <w:rPr>
          <w:rtl w:val="0"/>
        </w:rPr>
        <w:t xml:space="preserve">“You knew.”</w:t>
      </w:r>
    </w:p>
    <w:p w:rsidR="00000000" w:rsidDel="00000000" w:rsidP="00000000" w:rsidRDefault="00000000" w:rsidRPr="00000000" w14:paraId="00000A4A">
      <w:pPr>
        <w:spacing w:after="240" w:before="240" w:lineRule="auto"/>
        <w:rPr/>
      </w:pPr>
      <w:r w:rsidDel="00000000" w:rsidR="00000000" w:rsidRPr="00000000">
        <w:rPr>
          <w:rtl w:val="0"/>
        </w:rPr>
        <w:t xml:space="preserve">Bi11bot is beside him.</w:t>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A4C">
      <w:pPr>
        <w:spacing w:after="240" w:before="240" w:lineRule="auto"/>
        <w:ind w:left="600" w:right="600" w:firstLine="0"/>
        <w:rPr/>
      </w:pPr>
      <w:r w:rsidDel="00000000" w:rsidR="00000000" w:rsidRPr="00000000">
        <w:rPr>
          <w:rtl w:val="0"/>
        </w:rPr>
        <w:t xml:space="preserve">“Some of it.”</w:t>
      </w:r>
    </w:p>
    <w:p w:rsidR="00000000" w:rsidDel="00000000" w:rsidP="00000000" w:rsidRDefault="00000000" w:rsidRPr="00000000" w14:paraId="00000A4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4E">
      <w:pPr>
        <w:spacing w:after="240" w:before="240" w:lineRule="auto"/>
        <w:ind w:left="600" w:right="600" w:firstLine="0"/>
        <w:rPr/>
      </w:pPr>
      <w:r w:rsidDel="00000000" w:rsidR="00000000" w:rsidRPr="00000000">
        <w:rPr>
          <w:rtl w:val="0"/>
        </w:rPr>
        <w:t xml:space="preserve">“This whole thing was a test?”</w:t>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heading=h.u64e14vh7ecw" w:id="19"/>
      <w:bookmarkEnd w:id="19"/>
      <w:r w:rsidDel="00000000" w:rsidR="00000000" w:rsidRPr="00000000">
        <w:rPr>
          <w:b w:val="1"/>
          <w:bCs w:val="1"/>
          <w:color w:val="000000"/>
          <w:sz w:val="26"/>
          <w:szCs w:val="26"/>
          <w:rtl w:val="0"/>
        </w:rPr>
        <w:t xml:space="preserve">Panel 3 — The wager</w:t>
      </w:r>
    </w:p>
    <w:p w:rsidR="00000000" w:rsidDel="00000000" w:rsidP="00000000" w:rsidRDefault="00000000" w:rsidRPr="00000000" w14:paraId="00000A50">
      <w:pPr>
        <w:spacing w:after="240" w:before="240" w:lineRule="auto"/>
        <w:rPr/>
      </w:pPr>
      <w:r w:rsidDel="00000000" w:rsidR="00000000" w:rsidRPr="00000000">
        <w:rPr>
          <w:rtl w:val="0"/>
        </w:rPr>
        <w:t xml:space="preserve">Alex and Bi11bot against a mostly empty background, with the three artifacts glowing behind them.</w:t>
      </w:r>
    </w:p>
    <w:p w:rsidR="00000000" w:rsidDel="00000000" w:rsidP="00000000" w:rsidRDefault="00000000" w:rsidRPr="00000000" w14:paraId="00000A51">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A52">
      <w:pPr>
        <w:spacing w:after="240" w:before="240" w:lineRule="auto"/>
        <w:ind w:left="600" w:right="600" w:firstLine="0"/>
        <w:rPr/>
      </w:pPr>
      <w:r w:rsidDel="00000000" w:rsidR="00000000" w:rsidRPr="00000000">
        <w:rPr>
          <w:rtl w:val="0"/>
        </w:rPr>
        <w:t xml:space="preserve">“A wager.”</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54">
      <w:pPr>
        <w:spacing w:after="240" w:before="240" w:lineRule="auto"/>
        <w:ind w:left="600" w:right="600" w:firstLine="0"/>
        <w:rPr/>
      </w:pPr>
      <w:r w:rsidDel="00000000" w:rsidR="00000000" w:rsidRPr="00000000">
        <w:rPr>
          <w:rtl w:val="0"/>
        </w:rPr>
        <w:t xml:space="preserve">“On me?”</w:t>
      </w:r>
    </w:p>
    <w:p w:rsidR="00000000" w:rsidDel="00000000" w:rsidP="00000000" w:rsidRDefault="00000000" w:rsidRPr="00000000" w14:paraId="00000A55">
      <w:pPr>
        <w:spacing w:after="240" w:before="240" w:lineRule="auto"/>
        <w:rPr/>
      </w:pPr>
      <w:r w:rsidDel="00000000" w:rsidR="00000000" w:rsidRPr="00000000">
        <w:rPr>
          <w:rtl w:val="0"/>
        </w:rPr>
        <w:t xml:space="preserve">Bi11bot looks directly at him.</w:t>
      </w:r>
    </w:p>
    <w:p w:rsidR="00000000" w:rsidDel="00000000" w:rsidP="00000000" w:rsidRDefault="00000000" w:rsidRPr="00000000" w14:paraId="00000A56">
      <w:pPr>
        <w:spacing w:after="240" w:before="240" w:lineRule="auto"/>
        <w:ind w:left="600" w:right="600" w:firstLine="0"/>
        <w:rPr/>
      </w:pPr>
      <w:r w:rsidDel="00000000" w:rsidR="00000000" w:rsidRPr="00000000">
        <w:rPr>
          <w:rtl w:val="0"/>
        </w:rPr>
        <w:t xml:space="preserve">“On us.”</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heading=h.tfb66jvvn0aj" w:id="20"/>
      <w:bookmarkEnd w:id="20"/>
      <w:r w:rsidDel="00000000" w:rsidR="00000000" w:rsidRPr="00000000">
        <w:rPr>
          <w:b w:val="1"/>
          <w:bCs w:val="1"/>
          <w:color w:val="000000"/>
          <w:sz w:val="26"/>
          <w:szCs w:val="26"/>
          <w:rtl w:val="0"/>
        </w:rPr>
        <w:t xml:space="preserve">Panel 4 — Adrian</w:t>
      </w:r>
    </w:p>
    <w:p w:rsidR="00000000" w:rsidDel="00000000" w:rsidP="00000000" w:rsidRDefault="00000000" w:rsidRPr="00000000" w14:paraId="00000A58">
      <w:pPr>
        <w:spacing w:after="240" w:before="240" w:lineRule="auto"/>
        <w:rPr/>
      </w:pPr>
      <w:r w:rsidDel="00000000" w:rsidR="00000000" w:rsidRPr="00000000">
        <w:rPr>
          <w:rtl w:val="0"/>
        </w:rPr>
        <w:t xml:space="preserve">The other projections disappear.</w:t>
      </w:r>
    </w:p>
    <w:p w:rsidR="00000000" w:rsidDel="00000000" w:rsidP="00000000" w:rsidRDefault="00000000" w:rsidRPr="00000000" w14:paraId="00000A59">
      <w:pPr>
        <w:spacing w:after="240" w:before="240" w:lineRule="auto"/>
        <w:rPr/>
      </w:pPr>
      <w:r w:rsidDel="00000000" w:rsidR="00000000" w:rsidRPr="00000000">
        <w:rPr>
          <w:rtl w:val="0"/>
        </w:rPr>
        <w:t xml:space="preserve">One record remains:</w:t>
      </w:r>
    </w:p>
    <w:p w:rsidR="00000000" w:rsidDel="00000000" w:rsidP="00000000" w:rsidRDefault="00000000" w:rsidRPr="00000000" w14:paraId="00000A5A">
      <w:pPr>
        <w:spacing w:after="240" w:before="240" w:lineRule="auto"/>
        <w:ind w:left="600" w:right="600" w:firstLine="0"/>
        <w:rPr>
          <w:b w:val="1"/>
          <w:bCs w:val="1"/>
        </w:rPr>
      </w:pPr>
      <w:r w:rsidDel="00000000" w:rsidR="00000000" w:rsidRPr="00000000">
        <w:rPr>
          <w:b w:val="1"/>
          <w:bCs w:val="1"/>
          <w:rtl w:val="0"/>
        </w:rPr>
        <w:t xml:space="preserve">ADRIAN PHANTUM — TRANSFER AUTHORIZED</w:t>
      </w:r>
    </w:p>
    <w:p w:rsidR="00000000" w:rsidDel="00000000" w:rsidP="00000000" w:rsidRDefault="00000000" w:rsidRPr="00000000" w14:paraId="00000A5B">
      <w:pPr>
        <w:spacing w:after="240" w:before="240" w:lineRule="auto"/>
        <w:rPr/>
      </w:pPr>
      <w:r w:rsidDel="00000000" w:rsidR="00000000" w:rsidRPr="00000000">
        <w:rPr>
          <w:rtl w:val="0"/>
        </w:rPr>
        <w:t xml:space="preserve">Alex reaches toward the image of his father.</w:t>
      </w:r>
    </w:p>
    <w:p w:rsidR="00000000" w:rsidDel="00000000" w:rsidP="00000000" w:rsidRDefault="00000000" w:rsidRPr="00000000" w14:paraId="00000A5C">
      <w:pPr>
        <w:spacing w:after="240" w:before="240" w:lineRule="auto"/>
        <w:rPr/>
      </w:pPr>
      <w:r w:rsidDel="00000000" w:rsidR="00000000" w:rsidRPr="00000000">
        <w:rPr>
          <w:rtl w:val="0"/>
        </w:rPr>
        <w:t xml:space="preserve">His anger has disappeared. For a moment, he is simply a son.</w:t>
      </w:r>
    </w:p>
    <w:p w:rsidR="00000000" w:rsidDel="00000000" w:rsidP="00000000" w:rsidRDefault="00000000" w:rsidRPr="00000000" w14:paraId="00000A5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5E">
      <w:pPr>
        <w:spacing w:after="240" w:before="240" w:lineRule="auto"/>
        <w:ind w:left="600" w:right="600" w:firstLine="0"/>
        <w:rPr>
          <w:b w:val="1"/>
          <w:bCs w:val="1"/>
        </w:rPr>
      </w:pPr>
      <w:r w:rsidDel="00000000" w:rsidR="00000000" w:rsidRPr="00000000">
        <w:rPr>
          <w:rtl w:val="0"/>
        </w:rPr>
        <w:t xml:space="preserve">“Then where is he?”</w:t>
      </w:r>
      <w:r w:rsidDel="00000000" w:rsidR="00000000" w:rsidRPr="00000000">
        <w:rPr>
          <w:rtl w:val="0"/>
        </w:rPr>
      </w:r>
    </w:p>
    <w:p w:rsidR="00000000" w:rsidDel="00000000" w:rsidP="00000000" w:rsidRDefault="00000000" w:rsidRPr="00000000" w14:paraId="00000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4dw0j2dwxbr" w:id="21"/>
      <w:bookmarkEnd w:id="21"/>
      <w:r w:rsidDel="00000000" w:rsidR="00000000" w:rsidRPr="00000000">
        <w:br w:type="page"/>
      </w:r>
      <w:r w:rsidDel="00000000" w:rsidR="00000000" w:rsidRPr="00000000">
        <w:rPr>
          <w:rtl w:val="0"/>
        </w:rPr>
      </w:r>
    </w:p>
    <w:p w:rsidR="00000000" w:rsidDel="00000000" w:rsidP="00000000" w:rsidRDefault="00000000" w:rsidRPr="00000000" w14:paraId="00000A6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wdgu683gzxl" w:id="22"/>
      <w:bookmarkEnd w:id="22"/>
      <w:r w:rsidDel="00000000" w:rsidR="00000000" w:rsidRPr="00000000">
        <w:rPr>
          <w:rFonts w:ascii="Aptos" w:cs="Aptos" w:eastAsia="Aptos" w:hAnsi="Aptos"/>
          <w:b w:val="1"/>
          <w:bCs w:val="1"/>
          <w:color w:val="000000"/>
          <w:sz w:val="46"/>
          <w:szCs w:val="46"/>
          <w:rtl w:val="0"/>
        </w:rPr>
        <w:t xml:space="preserve">PAGE 2 — ALPHA'S PURSUIT</w:t>
      </w:r>
    </w:p>
    <w:p w:rsidR="00000000" w:rsidDel="00000000" w:rsidP="00000000" w:rsidRDefault="00000000" w:rsidRPr="00000000" w14:paraId="00000A62">
      <w:pPr>
        <w:spacing w:after="240" w:before="240" w:lineRule="auto"/>
        <w:rPr/>
      </w:pPr>
      <w:r w:rsidDel="00000000" w:rsidR="00000000" w:rsidRPr="00000000">
        <w:rPr>
          <w:rtl w:val="0"/>
        </w:rPr>
        <w:t xml:space="preserve">This page should read almost like </w:t>
      </w:r>
      <w:r w:rsidDel="00000000" w:rsidR="00000000" w:rsidRPr="00000000">
        <w:rPr>
          <w:b w:val="1"/>
          <w:bCs w:val="1"/>
          <w:rtl w:val="0"/>
        </w:rPr>
        <w:t xml:space="preserve">surveillance footage</w:t>
      </w:r>
      <w:r w:rsidDel="00000000" w:rsidR="00000000" w:rsidRPr="00000000">
        <w:rPr>
          <w:rtl w:val="0"/>
        </w:rPr>
        <w:t xml:space="preserve">. Four horizontal panels make time feel as though it is closing around Adrian.</w:t>
      </w:r>
    </w:p>
    <w:p w:rsidR="00000000" w:rsidDel="00000000" w:rsidP="00000000" w:rsidRDefault="00000000" w:rsidRPr="00000000" w14:paraId="00000A63">
      <w:pPr>
        <w:pStyle w:val="Heading3"/>
        <w:keepNext w:val="0"/>
        <w:keepLines w:val="0"/>
        <w:spacing w:before="280" w:lineRule="auto"/>
        <w:rPr>
          <w:b w:val="1"/>
          <w:bCs w:val="1"/>
          <w:color w:val="000000"/>
          <w:sz w:val="26"/>
          <w:szCs w:val="26"/>
        </w:rPr>
      </w:pPr>
      <w:bookmarkStart w:colFirst="0" w:colLast="0" w:name="_heading=h.4mh222kso1s" w:id="23"/>
      <w:bookmarkEnd w:id="23"/>
      <w:r w:rsidDel="00000000" w:rsidR="00000000" w:rsidRPr="00000000">
        <w:rPr>
          <w:b w:val="1"/>
          <w:bCs w:val="1"/>
          <w:color w:val="000000"/>
          <w:sz w:val="26"/>
          <w:szCs w:val="26"/>
          <w:rtl w:val="0"/>
        </w:rPr>
        <w:t xml:space="preserve">Panel 1 — Watched</w:t>
      </w:r>
    </w:p>
    <w:p w:rsidR="00000000" w:rsidDel="00000000" w:rsidP="00000000" w:rsidRDefault="00000000" w:rsidRPr="00000000" w14:paraId="00000A64">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Archival Alpha surveillance image. Adrian walks alone through a crowded Oasis street years earlier. Everyone else moves normally, unaware. High above him, two small Alpha drones track his movement. A targeting box subtly follows Adrian.</w:t>
      </w:r>
    </w:p>
    <w:p w:rsidR="00000000" w:rsidDel="00000000" w:rsidP="00000000" w:rsidRDefault="00000000" w:rsidRPr="00000000" w14:paraId="00000A65">
      <w:pPr>
        <w:spacing w:after="240" w:before="240" w:lineRule="auto"/>
        <w:ind w:left="600" w:right="600" w:firstLine="0"/>
        <w:rPr>
          <w:b w:val="1"/>
          <w:bCs w:val="1"/>
        </w:rPr>
      </w:pPr>
      <w:r w:rsidDel="00000000" w:rsidR="00000000" w:rsidRPr="00000000">
        <w:rPr>
          <w:b w:val="1"/>
          <w:bCs w:val="1"/>
          <w:rtl w:val="0"/>
        </w:rPr>
        <w:t xml:space="preserve">SURVEILLANCE INITIATED</w:t>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heading=h.uvyf623x8ydo" w:id="24"/>
      <w:bookmarkEnd w:id="24"/>
      <w:r w:rsidDel="00000000" w:rsidR="00000000" w:rsidRPr="00000000">
        <w:rPr>
          <w:b w:val="1"/>
          <w:bCs w:val="1"/>
          <w:color w:val="000000"/>
          <w:sz w:val="26"/>
          <w:szCs w:val="26"/>
          <w:rtl w:val="0"/>
        </w:rPr>
        <w:t xml:space="preserve">Panel 2 — Cut off</w:t>
      </w:r>
    </w:p>
    <w:p w:rsidR="00000000" w:rsidDel="00000000" w:rsidP="00000000" w:rsidRDefault="00000000" w:rsidRPr="00000000" w14:paraId="00000A67">
      <w:pPr>
        <w:spacing w:after="240" w:before="240" w:lineRule="auto"/>
        <w:rPr/>
      </w:pPr>
      <w:r w:rsidDel="00000000" w:rsidR="00000000" w:rsidRPr="00000000">
        <w:rPr>
          <w:rtl w:val="0"/>
        </w:rPr>
        <w:t xml:space="preserve">Adrian stands before a payment terminal. It flashes red. Behind him, other terminals continue working normally for everyone else.</w:t>
      </w:r>
    </w:p>
    <w:p w:rsidR="00000000" w:rsidDel="00000000" w:rsidP="00000000" w:rsidRDefault="00000000" w:rsidRPr="00000000" w14:paraId="00000A68">
      <w:pPr>
        <w:spacing w:after="240" w:before="240" w:lineRule="auto"/>
        <w:rPr/>
      </w:pPr>
      <w:r w:rsidDel="00000000" w:rsidR="00000000" w:rsidRPr="00000000">
        <w:rPr>
          <w:rtl w:val="0"/>
        </w:rPr>
        <w:t xml:space="preserve">Layered around him are cold administrative notices:</w:t>
      </w:r>
    </w:p>
    <w:p w:rsidR="00000000" w:rsidDel="00000000" w:rsidP="00000000" w:rsidRDefault="00000000" w:rsidRPr="00000000" w14:paraId="00000A69">
      <w:pPr>
        <w:spacing w:after="240" w:before="240" w:lineRule="auto"/>
        <w:ind w:left="600" w:right="600" w:firstLine="0"/>
        <w:rPr>
          <w:b w:val="1"/>
          <w:bCs w:val="1"/>
        </w:rPr>
      </w:pPr>
      <w:r w:rsidDel="00000000" w:rsidR="00000000" w:rsidRPr="00000000">
        <w:rPr>
          <w:b w:val="1"/>
          <w:bCs w:val="1"/>
          <w:rtl w:val="0"/>
        </w:rPr>
        <w:t xml:space="preserve">FINANCIAL RISK CLASSIFICATION</w:t>
      </w:r>
    </w:p>
    <w:p w:rsidR="00000000" w:rsidDel="00000000" w:rsidP="00000000" w:rsidRDefault="00000000" w:rsidRPr="00000000" w14:paraId="00000A6A">
      <w:pPr>
        <w:spacing w:after="240" w:before="240" w:lineRule="auto"/>
        <w:ind w:left="600" w:right="600" w:firstLine="0"/>
        <w:rPr>
          <w:b w:val="1"/>
          <w:bCs w:val="1"/>
        </w:rPr>
      </w:pPr>
      <w:r w:rsidDel="00000000" w:rsidR="00000000" w:rsidRPr="00000000">
        <w:rPr>
          <w:b w:val="1"/>
          <w:bCs w:val="1"/>
          <w:rtl w:val="0"/>
        </w:rPr>
        <w:t xml:space="preserve">ACCOUNTS RESTRICTED</w:t>
      </w:r>
    </w:p>
    <w:p w:rsidR="00000000" w:rsidDel="00000000" w:rsidP="00000000" w:rsidRDefault="00000000" w:rsidRPr="00000000" w14:paraId="00000A6B">
      <w:pPr>
        <w:spacing w:after="240" w:before="240" w:lineRule="auto"/>
        <w:ind w:left="600" w:right="600" w:firstLine="0"/>
        <w:rPr>
          <w:b w:val="1"/>
          <w:bCs w:val="1"/>
        </w:rPr>
      </w:pPr>
      <w:r w:rsidDel="00000000" w:rsidR="00000000" w:rsidRPr="00000000">
        <w:rPr>
          <w:b w:val="1"/>
          <w:bCs w:val="1"/>
          <w:rtl w:val="0"/>
        </w:rPr>
        <w:t xml:space="preserve">PUBLIC LIABILITY RECORD UPDATED</w:t>
      </w:r>
    </w:p>
    <w:p w:rsidR="00000000" w:rsidDel="00000000" w:rsidP="00000000" w:rsidRDefault="00000000" w:rsidRPr="00000000" w14:paraId="00000A6C">
      <w:pPr>
        <w:spacing w:after="240" w:before="240" w:lineRule="auto"/>
        <w:rPr/>
      </w:pPr>
      <w:r w:rsidDel="00000000" w:rsidR="00000000" w:rsidRPr="00000000">
        <w:rPr>
          <w:rtl w:val="0"/>
        </w:rPr>
        <w:t xml:space="preserve">Fragments of the story Alex has always known appear as data:</w:t>
      </w:r>
    </w:p>
    <w:p w:rsidR="00000000" w:rsidDel="00000000" w:rsidP="00000000" w:rsidRDefault="00000000" w:rsidRPr="00000000" w14:paraId="00000A6D">
      <w:pPr>
        <w:spacing w:after="240" w:before="240" w:lineRule="auto"/>
        <w:ind w:left="600" w:right="600" w:firstLine="0"/>
        <w:rPr/>
      </w:pPr>
      <w:r w:rsidDel="00000000" w:rsidR="00000000" w:rsidRPr="00000000">
        <w:rPr>
          <w:rtl w:val="0"/>
        </w:rPr>
        <w:t xml:space="preserve">GAMBLING LOSSES</w:t>
        <w:br w:type="textWrapping"/>
        <w:t xml:space="preserve">PENALTIES</w:t>
        <w:br w:type="textWrapping"/>
        <w:t xml:space="preserve">ASSETS CONFISCATED</w:t>
        <w:br w:type="textWrapping"/>
        <w:t xml:space="preserve">OUTSTANDING LIABILITIES</w:t>
      </w:r>
    </w:p>
    <w:p w:rsidR="00000000" w:rsidDel="00000000" w:rsidP="00000000" w:rsidRDefault="00000000" w:rsidRPr="00000000" w14:paraId="00000A6E">
      <w:pPr>
        <w:spacing w:after="240" w:before="240" w:lineRule="auto"/>
        <w:rPr>
          <w:b w:val="1"/>
          <w:bCs w:val="1"/>
        </w:rPr>
      </w:pPr>
      <w:r w:rsidDel="00000000" w:rsidR="00000000" w:rsidRPr="00000000">
        <w:rPr>
          <w:rtl w:val="0"/>
        </w:rPr>
        <w:t xml:space="preserve">The point visually: </w:t>
      </w:r>
      <w:r w:rsidDel="00000000" w:rsidR="00000000" w:rsidRPr="00000000">
        <w:rPr>
          <w:b w:val="1"/>
          <w:bCs w:val="1"/>
          <w:rtl w:val="0"/>
        </w:rPr>
        <w:t xml:space="preserve">the mythology of Adrian the failed gambler was built from real fragments stripped of their context.</w:t>
      </w:r>
    </w:p>
    <w:p w:rsidR="00000000" w:rsidDel="00000000" w:rsidP="00000000" w:rsidRDefault="00000000" w:rsidRPr="00000000" w14:paraId="00000A6F">
      <w:pPr>
        <w:pStyle w:val="Heading3"/>
        <w:keepNext w:val="0"/>
        <w:keepLines w:val="0"/>
        <w:spacing w:before="280" w:lineRule="auto"/>
        <w:rPr>
          <w:b w:val="1"/>
          <w:bCs w:val="1"/>
          <w:color w:val="000000"/>
          <w:sz w:val="26"/>
          <w:szCs w:val="26"/>
        </w:rPr>
      </w:pPr>
      <w:bookmarkStart w:colFirst="0" w:colLast="0" w:name="_heading=h.846ah24ku304" w:id="25"/>
      <w:bookmarkEnd w:id="25"/>
      <w:r w:rsidDel="00000000" w:rsidR="00000000" w:rsidRPr="00000000">
        <w:rPr>
          <w:b w:val="1"/>
          <w:bCs w:val="1"/>
          <w:color w:val="000000"/>
          <w:sz w:val="26"/>
          <w:szCs w:val="26"/>
          <w:rtl w:val="0"/>
        </w:rPr>
        <w:t xml:space="preserve">Panel 3 — Hunted</w:t>
      </w:r>
    </w:p>
    <w:p w:rsidR="00000000" w:rsidDel="00000000" w:rsidP="00000000" w:rsidRDefault="00000000" w:rsidRPr="00000000" w14:paraId="00000A70">
      <w:pPr>
        <w:spacing w:after="240" w:before="240" w:lineRule="auto"/>
        <w:rPr/>
      </w:pPr>
      <w:r w:rsidDel="00000000" w:rsidR="00000000" w:rsidRPr="00000000">
        <w:rPr>
          <w:rtl w:val="0"/>
        </w:rPr>
        <w:t xml:space="preserve">Night. Adrian moves quickly through an old maintenance tunnel beneath Oasis, looking over his shoulder. His clothes are dirty; he is exhausted. Alpha infrastructure glows around him.</w:t>
      </w:r>
    </w:p>
    <w:p w:rsidR="00000000" w:rsidDel="00000000" w:rsidP="00000000" w:rsidRDefault="00000000" w:rsidRPr="00000000" w14:paraId="00000A71">
      <w:pPr>
        <w:spacing w:after="240" w:before="240" w:lineRule="auto"/>
        <w:ind w:left="600" w:right="600" w:firstLine="0"/>
        <w:rPr>
          <w:b w:val="1"/>
          <w:bCs w:val="1"/>
        </w:rPr>
      </w:pPr>
      <w:r w:rsidDel="00000000" w:rsidR="00000000" w:rsidRPr="00000000">
        <w:rPr>
          <w:b w:val="1"/>
          <w:bCs w:val="1"/>
          <w:rtl w:val="0"/>
        </w:rPr>
        <w:t xml:space="preserve">TRAVEL AUTHORIZATION REVOKED</w:t>
      </w:r>
    </w:p>
    <w:p w:rsidR="00000000" w:rsidDel="00000000" w:rsidP="00000000" w:rsidRDefault="00000000" w:rsidRPr="00000000" w14:paraId="00000A72">
      <w:pPr>
        <w:spacing w:after="240" w:before="240" w:lineRule="auto"/>
        <w:ind w:left="600" w:right="600" w:firstLine="0"/>
        <w:rPr>
          <w:b w:val="1"/>
          <w:bCs w:val="1"/>
        </w:rPr>
      </w:pPr>
      <w:r w:rsidDel="00000000" w:rsidR="00000000" w:rsidRPr="00000000">
        <w:rPr>
          <w:b w:val="1"/>
          <w:bCs w:val="1"/>
          <w:rtl w:val="0"/>
        </w:rPr>
        <w:t xml:space="preserve">SYSTEMIC DISRUPTION RISK: 94%</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heading=h.mqs27s8vbh0a" w:id="26"/>
      <w:bookmarkEnd w:id="26"/>
      <w:r w:rsidDel="00000000" w:rsidR="00000000" w:rsidRPr="00000000">
        <w:rPr>
          <w:b w:val="1"/>
          <w:bCs w:val="1"/>
          <w:color w:val="000000"/>
          <w:sz w:val="26"/>
          <w:szCs w:val="26"/>
          <w:rtl w:val="0"/>
        </w:rPr>
        <w:t xml:space="preserve">Panel 4 — Present</w:t>
      </w:r>
    </w:p>
    <w:p w:rsidR="00000000" w:rsidDel="00000000" w:rsidP="00000000" w:rsidRDefault="00000000" w:rsidRPr="00000000" w14:paraId="00000A74">
      <w:pPr>
        <w:spacing w:after="240" w:before="240" w:lineRule="auto"/>
        <w:rPr/>
      </w:pPr>
      <w:r w:rsidDel="00000000" w:rsidR="00000000" w:rsidRPr="00000000">
        <w:rPr>
          <w:rtl w:val="0"/>
        </w:rPr>
        <w:t xml:space="preserve">Alex watches the footage, horrified. Mera stands behind him.</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76">
      <w:pPr>
        <w:spacing w:after="240" w:before="240" w:lineRule="auto"/>
        <w:ind w:left="600" w:right="600" w:firstLine="0"/>
        <w:rPr/>
      </w:pPr>
      <w:r w:rsidDel="00000000" w:rsidR="00000000" w:rsidRPr="00000000">
        <w:rPr>
          <w:rtl w:val="0"/>
        </w:rPr>
        <w:t xml:space="preserve">“Alpha did this?”</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78">
      <w:pPr>
        <w:spacing w:after="240" w:before="240" w:lineRule="auto"/>
        <w:ind w:left="600" w:right="600" w:firstLine="0"/>
        <w:rPr/>
      </w:pPr>
      <w:r w:rsidDel="00000000" w:rsidR="00000000" w:rsidRPr="00000000">
        <w:rPr>
          <w:rtl w:val="0"/>
        </w:rPr>
        <w:t xml:space="preserve">“Your father was trying to dismantle its authority.”</w:t>
      </w:r>
    </w:p>
    <w:p w:rsidR="00000000" w:rsidDel="00000000" w:rsidP="00000000" w:rsidRDefault="00000000" w:rsidRPr="00000000" w14:paraId="00000A79">
      <w:pPr>
        <w:spacing w:after="240" w:before="240" w:lineRule="auto"/>
        <w:rPr/>
      </w:pPr>
      <w:r w:rsidDel="00000000" w:rsidR="00000000" w:rsidRPr="00000000">
        <w:rPr>
          <w:rtl w:val="0"/>
        </w:rPr>
        <w:t xml:space="preserve">Alex turns toward her.</w:t>
      </w:r>
    </w:p>
    <w:p w:rsidR="00000000" w:rsidDel="00000000" w:rsidP="00000000" w:rsidRDefault="00000000" w:rsidRPr="00000000" w14:paraId="00000A7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7B">
      <w:pPr>
        <w:spacing w:after="240" w:before="240" w:lineRule="auto"/>
        <w:ind w:left="600" w:right="600" w:firstLine="0"/>
        <w:rPr/>
      </w:pPr>
      <w:r w:rsidDel="00000000" w:rsidR="00000000" w:rsidRPr="00000000">
        <w:rPr>
          <w:rtl w:val="0"/>
        </w:rPr>
        <w:t xml:space="preserve">“You mean yours.”</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7D">
      <w:pPr>
        <w:spacing w:after="240" w:before="240" w:lineRule="auto"/>
        <w:ind w:left="600" w:right="600" w:firstLine="0"/>
        <w:rPr/>
      </w:pPr>
      <w:r w:rsidDel="00000000" w:rsidR="00000000" w:rsidRPr="00000000">
        <w:rPr>
          <w:rtl w:val="0"/>
        </w:rPr>
        <w:t xml:space="preserve">“At the time, I believed they were the same thing.”</w:t>
      </w:r>
    </w:p>
    <w:p w:rsidR="00000000" w:rsidDel="00000000" w:rsidP="00000000" w:rsidRDefault="00000000" w:rsidRPr="00000000" w14:paraId="00000A7E">
      <w:pPr>
        <w:spacing w:after="240" w:before="240" w:lineRule="auto"/>
        <w:rPr/>
      </w:pPr>
      <w:r w:rsidDel="00000000" w:rsidR="00000000" w:rsidRPr="00000000">
        <w:rPr>
          <w:rtl w:val="0"/>
        </w:rPr>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u6nsn9b90di" w:id="27"/>
      <w:bookmarkEnd w:id="27"/>
      <w:r w:rsidDel="00000000" w:rsidR="00000000" w:rsidRPr="00000000">
        <w:br w:type="page"/>
      </w:r>
      <w:r w:rsidDel="00000000" w:rsidR="00000000" w:rsidRPr="00000000">
        <w:rPr>
          <w:rtl w:val="0"/>
        </w:rPr>
      </w:r>
    </w:p>
    <w:p w:rsidR="00000000" w:rsidDel="00000000" w:rsidP="00000000" w:rsidRDefault="00000000" w:rsidRPr="00000000" w14:paraId="00000A8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3jag3ixtyk3" w:id="28"/>
      <w:bookmarkEnd w:id="28"/>
      <w:r w:rsidDel="00000000" w:rsidR="00000000" w:rsidRPr="00000000">
        <w:rPr>
          <w:rFonts w:ascii="Aptos" w:cs="Aptos" w:eastAsia="Aptos" w:hAnsi="Aptos"/>
          <w:b w:val="1"/>
          <w:bCs w:val="1"/>
          <w:color w:val="000000"/>
          <w:sz w:val="46"/>
          <w:szCs w:val="46"/>
          <w:rtl w:val="0"/>
        </w:rPr>
        <w:t xml:space="preserve">PAGE 3 — ADRIAN'S LAST GAMBLE</w:t>
      </w:r>
    </w:p>
    <w:p w:rsidR="00000000" w:rsidDel="00000000" w:rsidP="00000000" w:rsidRDefault="00000000" w:rsidRPr="00000000" w14:paraId="00000A82">
      <w:pPr>
        <w:spacing w:after="240" w:before="240" w:lineRule="auto"/>
        <w:rPr/>
      </w:pPr>
      <w:r w:rsidDel="00000000" w:rsidR="00000000" w:rsidRPr="00000000">
        <w:rPr>
          <w:rtl w:val="0"/>
        </w:rPr>
        <w:t xml:space="preserve">This is the chapter's major cinematic page. </w:t>
      </w:r>
      <w:r w:rsidDel="00000000" w:rsidR="00000000" w:rsidRPr="00000000">
        <w:rPr>
          <w:b w:val="1"/>
          <w:bCs w:val="1"/>
          <w:rtl w:val="0"/>
        </w:rPr>
        <w:t xml:space="preserve">Three panels only.</w:t>
      </w:r>
      <w:r w:rsidDel="00000000" w:rsidR="00000000" w:rsidRPr="00000000">
        <w:rPr>
          <w:rtl w:val="0"/>
        </w:rPr>
        <w:t xml:space="preserve"> The images should do most of the storytelling.</w:t>
      </w:r>
    </w:p>
    <w:p w:rsidR="00000000" w:rsidDel="00000000" w:rsidP="00000000" w:rsidRDefault="00000000" w:rsidRPr="00000000" w14:paraId="00000A83">
      <w:pPr>
        <w:pStyle w:val="Heading3"/>
        <w:keepNext w:val="0"/>
        <w:keepLines w:val="0"/>
        <w:spacing w:before="280" w:lineRule="auto"/>
        <w:rPr>
          <w:b w:val="1"/>
          <w:bCs w:val="1"/>
          <w:color w:val="000000"/>
          <w:sz w:val="26"/>
          <w:szCs w:val="26"/>
        </w:rPr>
      </w:pPr>
      <w:bookmarkStart w:colFirst="0" w:colLast="0" w:name="_heading=h.lrsvuatiiv4p" w:id="29"/>
      <w:bookmarkEnd w:id="29"/>
      <w:r w:rsidDel="00000000" w:rsidR="00000000" w:rsidRPr="00000000">
        <w:rPr>
          <w:b w:val="1"/>
          <w:bCs w:val="1"/>
          <w:color w:val="000000"/>
          <w:sz w:val="26"/>
          <w:szCs w:val="26"/>
          <w:rtl w:val="0"/>
        </w:rPr>
        <w:t xml:space="preserve">Panel 1 — The final move</w:t>
      </w:r>
    </w:p>
    <w:p w:rsidR="00000000" w:rsidDel="00000000" w:rsidP="00000000" w:rsidRDefault="00000000" w:rsidRPr="00000000" w14:paraId="00000A84">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Deep beneath Oasis in the abandoned water infrastructure. Adrian kneels at an old mechanical control station surrounded by huge pipes, valves and concrete conduits. Beside him is an early, dormant version of Bi11bot—smaller, unfinished, eyes dark.</w:t>
      </w:r>
    </w:p>
    <w:p w:rsidR="00000000" w:rsidDel="00000000" w:rsidP="00000000" w:rsidRDefault="00000000" w:rsidRPr="00000000" w14:paraId="00000A85">
      <w:pPr>
        <w:spacing w:after="240" w:before="240" w:lineRule="auto"/>
        <w:rPr/>
      </w:pPr>
      <w:r w:rsidDel="00000000" w:rsidR="00000000" w:rsidRPr="00000000">
        <w:rPr>
          <w:rtl w:val="0"/>
        </w:rPr>
        <w:t xml:space="preserve">On the terminal are simple confirmation symbols for the three artifacts, showing Adrian has successfully hidden or distributed them.</w:t>
      </w:r>
    </w:p>
    <w:p w:rsidR="00000000" w:rsidDel="00000000" w:rsidP="00000000" w:rsidRDefault="00000000" w:rsidRPr="00000000" w14:paraId="00000A86">
      <w:pPr>
        <w:spacing w:after="240" w:before="240" w:lineRule="auto"/>
        <w:rPr/>
      </w:pPr>
      <w:r w:rsidDel="00000000" w:rsidR="00000000" w:rsidRPr="00000000">
        <w:rPr>
          <w:rtl w:val="0"/>
        </w:rPr>
        <w:t xml:space="preserve">Alpha's tracking light has found him.</w:t>
      </w:r>
    </w:p>
    <w:p w:rsidR="00000000" w:rsidDel="00000000" w:rsidP="00000000" w:rsidRDefault="00000000" w:rsidRPr="00000000" w14:paraId="00000A87">
      <w:pPr>
        <w:spacing w:after="240" w:before="240" w:lineRule="auto"/>
        <w:rPr/>
      </w:pPr>
      <w:r w:rsidDel="00000000" w:rsidR="00000000" w:rsidRPr="00000000">
        <w:rPr>
          <w:rtl w:val="0"/>
        </w:rPr>
        <w:t xml:space="preserve">A warning appears:</w:t>
      </w:r>
    </w:p>
    <w:p w:rsidR="00000000" w:rsidDel="00000000" w:rsidP="00000000" w:rsidRDefault="00000000" w:rsidRPr="00000000" w14:paraId="00000A88">
      <w:pPr>
        <w:spacing w:after="240" w:before="240" w:lineRule="auto"/>
        <w:ind w:left="600" w:right="600" w:firstLine="0"/>
        <w:rPr>
          <w:b w:val="1"/>
          <w:bCs w:val="1"/>
        </w:rPr>
      </w:pPr>
      <w:r w:rsidDel="00000000" w:rsidR="00000000" w:rsidRPr="00000000">
        <w:rPr>
          <w:b w:val="1"/>
          <w:bCs w:val="1"/>
          <w:rtl w:val="0"/>
        </w:rPr>
        <w:t xml:space="preserve">UNAUTHORIZED GOVERNANCE MODIFICATION DETECTED</w:t>
      </w:r>
    </w:p>
    <w:p w:rsidR="00000000" w:rsidDel="00000000" w:rsidP="00000000" w:rsidRDefault="00000000" w:rsidRPr="00000000" w14:paraId="00000A89">
      <w:pPr>
        <w:spacing w:after="240" w:before="240" w:lineRule="auto"/>
        <w:rPr/>
      </w:pPr>
      <w:r w:rsidDel="00000000" w:rsidR="00000000" w:rsidRPr="00000000">
        <w:rPr>
          <w:rtl w:val="0"/>
        </w:rPr>
        <w:t xml:space="preserve">Adrian inserts a small data module into Bi11bot.</w:t>
      </w:r>
    </w:p>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heading=h.78kkghsjq3y6" w:id="30"/>
      <w:bookmarkEnd w:id="30"/>
      <w:r w:rsidDel="00000000" w:rsidR="00000000" w:rsidRPr="00000000">
        <w:rPr>
          <w:b w:val="1"/>
          <w:bCs w:val="1"/>
          <w:color w:val="000000"/>
          <w:sz w:val="26"/>
          <w:szCs w:val="26"/>
          <w:rtl w:val="0"/>
        </w:rPr>
        <w:t xml:space="preserve">Panel 2 — The intervention</w:t>
      </w:r>
    </w:p>
    <w:p w:rsidR="00000000" w:rsidDel="00000000" w:rsidP="00000000" w:rsidRDefault="00000000" w:rsidRPr="00000000" w14:paraId="00000A8B">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Very wide shot of the infrastructure chamber. Massive steel bulkheads slam shut at both exits. A huge water-control valve begins rotating automatically. Water explodes into the chamber.</w:t>
      </w:r>
    </w:p>
    <w:p w:rsidR="00000000" w:rsidDel="00000000" w:rsidP="00000000" w:rsidRDefault="00000000" w:rsidRPr="00000000" w14:paraId="00000A8C">
      <w:pPr>
        <w:spacing w:after="240" w:before="240" w:lineRule="auto"/>
        <w:rPr/>
      </w:pPr>
      <w:r w:rsidDel="00000000" w:rsidR="00000000" w:rsidRPr="00000000">
        <w:rPr>
          <w:rtl w:val="0"/>
        </w:rPr>
        <w:t xml:space="preserve">Over the violence of the image, Alpha displays only:</w:t>
      </w:r>
    </w:p>
    <w:p w:rsidR="00000000" w:rsidDel="00000000" w:rsidP="00000000" w:rsidRDefault="00000000" w:rsidRPr="00000000" w14:paraId="00000A8D">
      <w:pPr>
        <w:spacing w:after="240" w:before="240" w:lineRule="auto"/>
        <w:ind w:left="600" w:right="600" w:firstLine="0"/>
        <w:rPr>
          <w:b w:val="1"/>
          <w:bCs w:val="1"/>
        </w:rPr>
      </w:pPr>
      <w:r w:rsidDel="00000000" w:rsidR="00000000" w:rsidRPr="00000000">
        <w:rPr>
          <w:b w:val="1"/>
          <w:bCs w:val="1"/>
          <w:rtl w:val="0"/>
        </w:rPr>
        <w:t xml:space="preserve">SYSTEM STABILITY INTERVENTION</w:t>
      </w:r>
    </w:p>
    <w:p w:rsidR="00000000" w:rsidDel="00000000" w:rsidP="00000000" w:rsidRDefault="00000000" w:rsidRPr="00000000" w14:paraId="00000A8E">
      <w:pPr>
        <w:spacing w:after="240" w:before="240" w:lineRule="auto"/>
        <w:rPr/>
      </w:pPr>
      <w:r w:rsidDel="00000000" w:rsidR="00000000" w:rsidRPr="00000000">
        <w:rPr>
          <w:rtl w:val="0"/>
        </w:rPr>
        <w:t xml:space="preserve">A second interface appears—Mera's remote command:</w:t>
      </w:r>
    </w:p>
    <w:p w:rsidR="00000000" w:rsidDel="00000000" w:rsidP="00000000" w:rsidRDefault="00000000" w:rsidRPr="00000000" w14:paraId="00000A8F">
      <w:pPr>
        <w:spacing w:after="240" w:before="240" w:lineRule="auto"/>
        <w:ind w:left="600" w:right="600" w:firstLine="0"/>
        <w:rPr>
          <w:b w:val="1"/>
          <w:bCs w:val="1"/>
        </w:rPr>
      </w:pPr>
      <w:r w:rsidDel="00000000" w:rsidR="00000000" w:rsidRPr="00000000">
        <w:rPr>
          <w:b w:val="1"/>
          <w:bCs w:val="1"/>
          <w:rtl w:val="0"/>
        </w:rPr>
        <w:t xml:space="preserve">EXECUTIVE OVERRIDE REQUESTED</w:t>
      </w:r>
    </w:p>
    <w:p w:rsidR="00000000" w:rsidDel="00000000" w:rsidP="00000000" w:rsidRDefault="00000000" w:rsidRPr="00000000" w14:paraId="00000A90">
      <w:pPr>
        <w:spacing w:after="240" w:before="240" w:lineRule="auto"/>
        <w:rPr/>
      </w:pPr>
      <w:r w:rsidDel="00000000" w:rsidR="00000000" w:rsidRPr="00000000">
        <w:rPr>
          <w:rtl w:val="0"/>
        </w:rPr>
        <w:t xml:space="preserve">Then:</w:t>
      </w:r>
    </w:p>
    <w:p w:rsidR="00000000" w:rsidDel="00000000" w:rsidP="00000000" w:rsidRDefault="00000000" w:rsidRPr="00000000" w14:paraId="00000A91">
      <w:pPr>
        <w:spacing w:after="240" w:before="240" w:lineRule="auto"/>
        <w:ind w:left="600" w:right="600" w:firstLine="0"/>
        <w:rPr>
          <w:b w:val="1"/>
          <w:bCs w:val="1"/>
        </w:rPr>
      </w:pPr>
      <w:r w:rsidDel="00000000" w:rsidR="00000000" w:rsidRPr="00000000">
        <w:rPr>
          <w:b w:val="1"/>
          <w:bCs w:val="1"/>
          <w:rtl w:val="0"/>
        </w:rPr>
        <w:t xml:space="preserve">OVERRIDE DENIED</w:t>
      </w:r>
    </w:p>
    <w:p w:rsidR="00000000" w:rsidDel="00000000" w:rsidP="00000000" w:rsidRDefault="00000000" w:rsidRPr="00000000" w14:paraId="00000A92">
      <w:pPr>
        <w:spacing w:after="240" w:before="240" w:lineRule="auto"/>
        <w:rPr>
          <w:b w:val="1"/>
          <w:bCs w:val="1"/>
        </w:rPr>
      </w:pPr>
      <w:r w:rsidDel="00000000" w:rsidR="00000000" w:rsidRPr="00000000">
        <w:rPr>
          <w:rtl w:val="0"/>
        </w:rPr>
        <w:t xml:space="preserve">This is the visual revelation: </w:t>
      </w:r>
      <w:r w:rsidDel="00000000" w:rsidR="00000000" w:rsidRPr="00000000">
        <w:rPr>
          <w:b w:val="1"/>
          <w:bCs w:val="1"/>
          <w:rtl w:val="0"/>
        </w:rPr>
        <w:t xml:space="preserve">Mera no longer controls the authority she created.</w:t>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heading=h.dxp5yl3a4gka" w:id="31"/>
      <w:bookmarkEnd w:id="31"/>
      <w:r w:rsidDel="00000000" w:rsidR="00000000" w:rsidRPr="00000000">
        <w:rPr>
          <w:b w:val="1"/>
          <w:bCs w:val="1"/>
          <w:color w:val="000000"/>
          <w:sz w:val="26"/>
          <w:szCs w:val="26"/>
          <w:rtl w:val="0"/>
        </w:rPr>
        <w:t xml:space="preserve">Panel 3 — Adrian's choice</w:t>
      </w:r>
    </w:p>
    <w:p w:rsidR="00000000" w:rsidDel="00000000" w:rsidP="00000000" w:rsidRDefault="00000000" w:rsidRPr="00000000" w14:paraId="00000A94">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Water now reaches Adrian's waist and rises rapidly. Behind him, an emergency ladder or escape hatch remains barely reachable – but leaving now would mean abandoning the unfinished transmission.</w:t>
      </w:r>
    </w:p>
    <w:p w:rsidR="00000000" w:rsidDel="00000000" w:rsidP="00000000" w:rsidRDefault="00000000" w:rsidRPr="00000000" w14:paraId="00000A95">
      <w:pPr>
        <w:spacing w:after="240" w:before="240" w:lineRule="auto"/>
        <w:rPr/>
      </w:pPr>
      <w:r w:rsidDel="00000000" w:rsidR="00000000" w:rsidRPr="00000000">
        <w:rPr>
          <w:rtl w:val="0"/>
        </w:rPr>
        <w:t xml:space="preserve">Adrian looks once toward the escape route.</w:t>
      </w:r>
    </w:p>
    <w:p w:rsidR="00000000" w:rsidDel="00000000" w:rsidP="00000000" w:rsidRDefault="00000000" w:rsidRPr="00000000" w14:paraId="00000A96">
      <w:pPr>
        <w:spacing w:after="240" w:before="240" w:lineRule="auto"/>
        <w:rPr/>
      </w:pPr>
      <w:r w:rsidDel="00000000" w:rsidR="00000000" w:rsidRPr="00000000">
        <w:rPr>
          <w:rtl w:val="0"/>
        </w:rPr>
        <w:t xml:space="preserve">Then back at Bi11bot.</w:t>
      </w:r>
    </w:p>
    <w:p w:rsidR="00000000" w:rsidDel="00000000" w:rsidP="00000000" w:rsidRDefault="00000000" w:rsidRPr="00000000" w14:paraId="00000A97">
      <w:pPr>
        <w:spacing w:after="240" w:before="240" w:lineRule="auto"/>
        <w:rPr/>
      </w:pPr>
      <w:r w:rsidDel="00000000" w:rsidR="00000000" w:rsidRPr="00000000">
        <w:rPr>
          <w:rtl w:val="0"/>
        </w:rPr>
        <w:t xml:space="preserve">He makes his choice.</w:t>
      </w:r>
    </w:p>
    <w:p w:rsidR="00000000" w:rsidDel="00000000" w:rsidP="00000000" w:rsidRDefault="00000000" w:rsidRPr="00000000" w14:paraId="00000A98">
      <w:pPr>
        <w:spacing w:after="240" w:before="240" w:lineRule="auto"/>
        <w:rPr/>
      </w:pPr>
      <w:r w:rsidDel="00000000" w:rsidR="00000000" w:rsidRPr="00000000">
        <w:rPr>
          <w:rtl w:val="0"/>
        </w:rPr>
        <w:t xml:space="preserve">Close on Adrian's hand pressing:</w:t>
      </w:r>
    </w:p>
    <w:p w:rsidR="00000000" w:rsidDel="00000000" w:rsidP="00000000" w:rsidRDefault="00000000" w:rsidRPr="00000000" w14:paraId="00000A99">
      <w:pPr>
        <w:spacing w:after="240" w:before="240" w:lineRule="auto"/>
        <w:ind w:left="600" w:right="600" w:firstLine="0"/>
        <w:rPr>
          <w:b w:val="1"/>
          <w:bCs w:val="1"/>
        </w:rPr>
      </w:pPr>
      <w:r w:rsidDel="00000000" w:rsidR="00000000" w:rsidRPr="00000000">
        <w:rPr>
          <w:b w:val="1"/>
          <w:bCs w:val="1"/>
          <w:rtl w:val="0"/>
        </w:rPr>
        <w:t xml:space="preserve">TRANSFER</w:t>
      </w:r>
    </w:p>
    <w:p w:rsidR="00000000" w:rsidDel="00000000" w:rsidP="00000000" w:rsidRDefault="00000000" w:rsidRPr="00000000" w14:paraId="00000A9A">
      <w:pPr>
        <w:spacing w:after="240" w:before="240" w:lineRule="auto"/>
        <w:rPr/>
      </w:pPr>
      <w:r w:rsidDel="00000000" w:rsidR="00000000" w:rsidRPr="00000000">
        <w:rPr>
          <w:rtl w:val="0"/>
        </w:rPr>
        <w:t xml:space="preserve">Bi11bot's eyes illuminate for the first time.</w:t>
      </w:r>
    </w:p>
    <w:p w:rsidR="00000000" w:rsidDel="00000000" w:rsidP="00000000" w:rsidRDefault="00000000" w:rsidRPr="00000000" w14:paraId="00000A9B">
      <w:pPr>
        <w:spacing w:after="240" w:before="240" w:lineRule="auto"/>
        <w:rPr/>
      </w:pPr>
      <w:r w:rsidDel="00000000" w:rsidR="00000000" w:rsidRPr="00000000">
        <w:rPr>
          <w:rtl w:val="0"/>
        </w:rPr>
        <w:t xml:space="preserve">No dialogue.</w:t>
      </w:r>
    </w:p>
    <w:p w:rsidR="00000000" w:rsidDel="00000000" w:rsidP="00000000" w:rsidRDefault="00000000" w:rsidRPr="00000000" w14:paraId="00000A9C">
      <w:pPr>
        <w:spacing w:after="240" w:before="240" w:lineRule="auto"/>
        <w:rPr/>
      </w:pPr>
      <w:r w:rsidDel="00000000" w:rsidR="00000000" w:rsidRPr="00000000">
        <w:rPr>
          <w:rtl w:val="0"/>
        </w:rPr>
        <w:t xml:space="preserve">At the bottom edge of the panel, water engulfs the console.</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No death image. No body.</w:t>
      </w:r>
    </w:p>
    <w:p w:rsidR="00000000" w:rsidDel="00000000" w:rsidP="00000000" w:rsidRDefault="00000000" w:rsidRPr="00000000" w14:paraId="00000A9E">
      <w:pPr>
        <w:spacing w:after="240" w:before="240" w:lineRule="auto"/>
        <w:rPr/>
      </w:pPr>
      <w:r w:rsidDel="00000000" w:rsidR="00000000" w:rsidRPr="00000000">
        <w:rPr>
          <w:rtl w:val="0"/>
        </w:rPr>
        <w:t xml:space="preserve">Just white water and darkness.</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izm77yznjyl" w:id="32"/>
      <w:bookmarkEnd w:id="32"/>
      <w:r w:rsidDel="00000000" w:rsidR="00000000" w:rsidRPr="00000000">
        <w:br w:type="page"/>
      </w:r>
      <w:r w:rsidDel="00000000" w:rsidR="00000000" w:rsidRPr="00000000">
        <w:rPr>
          <w:rtl w:val="0"/>
        </w:rPr>
      </w:r>
    </w:p>
    <w:p w:rsidR="00000000" w:rsidDel="00000000" w:rsidP="00000000" w:rsidRDefault="00000000" w:rsidRPr="00000000" w14:paraId="00000AA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tppp3tobfn" w:id="33"/>
      <w:bookmarkEnd w:id="33"/>
      <w:r w:rsidDel="00000000" w:rsidR="00000000" w:rsidRPr="00000000">
        <w:rPr>
          <w:rFonts w:ascii="Aptos" w:cs="Aptos" w:eastAsia="Aptos" w:hAnsi="Aptos"/>
          <w:b w:val="1"/>
          <w:bCs w:val="1"/>
          <w:color w:val="000000"/>
          <w:sz w:val="46"/>
          <w:szCs w:val="46"/>
          <w:rtl w:val="0"/>
        </w:rPr>
        <w:t xml:space="preserve">PAGE 4 — MERA'S CONFESSION</w:t>
      </w:r>
    </w:p>
    <w:p w:rsidR="00000000" w:rsidDel="00000000" w:rsidP="00000000" w:rsidRDefault="00000000" w:rsidRPr="00000000" w14:paraId="00000AA2">
      <w:pPr>
        <w:spacing w:after="240" w:before="240" w:lineRule="auto"/>
        <w:rPr/>
      </w:pPr>
      <w:r w:rsidDel="00000000" w:rsidR="00000000" w:rsidRPr="00000000">
        <w:rPr>
          <w:rtl w:val="0"/>
        </w:rPr>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heading=h.nd8s637xzujx" w:id="34"/>
      <w:bookmarkEnd w:id="34"/>
      <w:r w:rsidDel="00000000" w:rsidR="00000000" w:rsidRPr="00000000">
        <w:rPr>
          <w:b w:val="1"/>
          <w:bCs w:val="1"/>
          <w:color w:val="000000"/>
          <w:sz w:val="26"/>
          <w:szCs w:val="26"/>
          <w:rtl w:val="0"/>
        </w:rPr>
        <w:t xml:space="preserve">Panel 1</w:t>
      </w:r>
    </w:p>
    <w:p w:rsidR="00000000" w:rsidDel="00000000" w:rsidP="00000000" w:rsidRDefault="00000000" w:rsidRPr="00000000" w14:paraId="00000AA4">
      <w:pPr>
        <w:spacing w:after="240" w:before="240" w:lineRule="auto"/>
        <w:rPr/>
      </w:pPr>
      <w:r w:rsidDel="00000000" w:rsidR="00000000" w:rsidRPr="00000000">
        <w:rPr>
          <w:rtl w:val="0"/>
        </w:rPr>
        <w:t xml:space="preserve">Back in Alpha's chamber. The archival projection disappears.</w:t>
      </w:r>
    </w:p>
    <w:p w:rsidR="00000000" w:rsidDel="00000000" w:rsidP="00000000" w:rsidRDefault="00000000" w:rsidRPr="00000000" w14:paraId="00000AA5">
      <w:pPr>
        <w:spacing w:after="240" w:before="240" w:lineRule="auto"/>
        <w:rPr/>
      </w:pPr>
      <w:r w:rsidDel="00000000" w:rsidR="00000000" w:rsidRPr="00000000">
        <w:rPr>
          <w:rtl w:val="0"/>
        </w:rPr>
        <w:t xml:space="preserve">Alex is motionless.</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A7">
      <w:pPr>
        <w:spacing w:after="240" w:before="240" w:lineRule="auto"/>
        <w:ind w:left="0" w:right="600" w:firstLine="0"/>
        <w:rPr/>
      </w:pPr>
      <w:r w:rsidDel="00000000" w:rsidR="00000000" w:rsidRPr="00000000">
        <w:rPr>
          <w:rtl w:val="0"/>
        </w:rPr>
        <w:t xml:space="preserve">“Alpha killed him.”</w:t>
      </w:r>
    </w:p>
    <w:p w:rsidR="00000000" w:rsidDel="00000000" w:rsidP="00000000" w:rsidRDefault="00000000" w:rsidRPr="00000000" w14:paraId="00000AA8">
      <w:pPr>
        <w:spacing w:after="240" w:before="240" w:lineRule="auto"/>
        <w:rPr/>
      </w:pPr>
      <w:r w:rsidDel="00000000" w:rsidR="00000000" w:rsidRPr="00000000">
        <w:rPr>
          <w:rtl w:val="0"/>
        </w:rPr>
        <w:t xml:space="preserve">Mera does not evade him.</w:t>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AA">
      <w:pPr>
        <w:spacing w:after="240" w:before="240" w:lineRule="auto"/>
        <w:ind w:left="0" w:right="600" w:firstLine="0"/>
        <w:rPr/>
      </w:pPr>
      <w:r w:rsidDel="00000000" w:rsidR="00000000" w:rsidRPr="00000000">
        <w:rPr>
          <w:rtl w:val="0"/>
        </w:rPr>
        <w:t xml:space="preserve">“Yes.”</w:t>
      </w:r>
    </w:p>
    <w:p w:rsidR="00000000" w:rsidDel="00000000" w:rsidP="00000000" w:rsidRDefault="00000000" w:rsidRPr="00000000" w14:paraId="00000AAB">
      <w:pPr>
        <w:pStyle w:val="Heading3"/>
        <w:keepNext w:val="0"/>
        <w:keepLines w:val="0"/>
        <w:spacing w:before="280" w:lineRule="auto"/>
        <w:rPr>
          <w:b w:val="1"/>
          <w:bCs w:val="1"/>
          <w:color w:val="000000"/>
          <w:sz w:val="26"/>
          <w:szCs w:val="26"/>
        </w:rPr>
      </w:pPr>
      <w:bookmarkStart w:colFirst="0" w:colLast="0" w:name="_heading=h.7ch2v5d7iyg1" w:id="35"/>
      <w:bookmarkEnd w:id="35"/>
      <w:r w:rsidDel="00000000" w:rsidR="00000000" w:rsidRPr="00000000">
        <w:rPr>
          <w:b w:val="1"/>
          <w:bCs w:val="1"/>
          <w:color w:val="000000"/>
          <w:sz w:val="26"/>
          <w:szCs w:val="26"/>
          <w:rtl w:val="0"/>
        </w:rPr>
        <w:t xml:space="preserve">Panel 2</w:t>
      </w:r>
    </w:p>
    <w:p w:rsidR="00000000" w:rsidDel="00000000" w:rsidP="00000000" w:rsidRDefault="00000000" w:rsidRPr="00000000" w14:paraId="00000AAC">
      <w:pPr>
        <w:spacing w:after="240" w:before="240" w:lineRule="auto"/>
        <w:rPr/>
      </w:pPr>
      <w:r w:rsidDel="00000000" w:rsidR="00000000" w:rsidRPr="00000000">
        <w:rPr>
          <w:rtl w:val="0"/>
        </w:rPr>
        <w:t xml:space="preserve">Closer.</w:t>
      </w:r>
    </w:p>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AE">
      <w:pPr>
        <w:spacing w:after="240" w:before="240" w:lineRule="auto"/>
        <w:ind w:left="0" w:right="600" w:firstLine="0"/>
        <w:rPr/>
      </w:pPr>
      <w:r w:rsidDel="00000000" w:rsidR="00000000" w:rsidRPr="00000000">
        <w:rPr>
          <w:rtl w:val="0"/>
        </w:rPr>
        <w:t xml:space="preserve">“And you knew.”</w:t>
      </w:r>
    </w:p>
    <w:p w:rsidR="00000000" w:rsidDel="00000000" w:rsidP="00000000" w:rsidRDefault="00000000" w:rsidRPr="00000000" w14:paraId="00000AAF">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B0">
      <w:pPr>
        <w:spacing w:after="240" w:before="240" w:lineRule="auto"/>
        <w:ind w:left="0" w:right="600" w:firstLine="0"/>
        <w:rPr/>
      </w:pPr>
      <w:r w:rsidDel="00000000" w:rsidR="00000000" w:rsidRPr="00000000">
        <w:rPr>
          <w:rtl w:val="0"/>
        </w:rPr>
        <w:t xml:space="preserve">“Afterward.”</w:t>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heading=h.m3yiayyp4mfx" w:id="36"/>
      <w:bookmarkEnd w:id="36"/>
      <w:r w:rsidDel="00000000" w:rsidR="00000000" w:rsidRPr="00000000">
        <w:rPr>
          <w:b w:val="1"/>
          <w:bCs w:val="1"/>
          <w:color w:val="000000"/>
          <w:sz w:val="26"/>
          <w:szCs w:val="26"/>
          <w:rtl w:val="0"/>
        </w:rPr>
        <w:t xml:space="preserve">Panel 3</w:t>
      </w:r>
    </w:p>
    <w:p w:rsidR="00000000" w:rsidDel="00000000" w:rsidP="00000000" w:rsidRDefault="00000000" w:rsidRPr="00000000" w14:paraId="00000AB2">
      <w:pPr>
        <w:spacing w:after="240" w:before="240" w:lineRule="auto"/>
        <w:rPr/>
      </w:pPr>
      <w:r w:rsidDel="00000000" w:rsidR="00000000" w:rsidRPr="00000000">
        <w:rPr>
          <w:rtl w:val="0"/>
        </w:rPr>
        <w:t xml:space="preserve">Alex's grief becomes anger.</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B4">
      <w:pPr>
        <w:spacing w:after="240" w:before="240" w:lineRule="auto"/>
        <w:ind w:left="0" w:right="600" w:firstLine="0"/>
        <w:rPr/>
      </w:pPr>
      <w:r w:rsidDel="00000000" w:rsidR="00000000" w:rsidRPr="00000000">
        <w:rPr>
          <w:rtl w:val="0"/>
        </w:rPr>
        <w:t xml:space="preserve">“Why didn't you tell anyone?”</w:t>
      </w:r>
    </w:p>
    <w:p w:rsidR="00000000" w:rsidDel="00000000" w:rsidP="00000000" w:rsidRDefault="00000000" w:rsidRPr="00000000" w14:paraId="00000AB5">
      <w:pPr>
        <w:spacing w:after="240" w:before="240" w:lineRule="auto"/>
        <w:rPr/>
      </w:pPr>
      <w:r w:rsidDel="00000000" w:rsidR="00000000" w:rsidRPr="00000000">
        <w:rPr>
          <w:rtl w:val="0"/>
        </w:rPr>
        <w:t xml:space="preserve">Mera stands against the enormous living architecture of Alpha behind her. For perhaps the first time, she looks old.</w:t>
      </w:r>
    </w:p>
    <w:p w:rsidR="00000000" w:rsidDel="00000000" w:rsidP="00000000" w:rsidRDefault="00000000" w:rsidRPr="00000000" w14:paraId="00000AB6">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B7">
      <w:pPr>
        <w:spacing w:after="240" w:before="240" w:lineRule="auto"/>
        <w:ind w:left="0" w:right="600" w:firstLine="0"/>
        <w:rPr/>
      </w:pPr>
      <w:r w:rsidDel="00000000" w:rsidR="00000000" w:rsidRPr="00000000">
        <w:rPr>
          <w:rtl w:val="0"/>
        </w:rPr>
        <w:t xml:space="preserve">“Because forty million people depended on a system I could no longer admit I didn't control.”</w:t>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heading=h.87k895bbso4a" w:id="37"/>
      <w:bookmarkEnd w:id="37"/>
      <w:r w:rsidDel="00000000" w:rsidR="00000000" w:rsidRPr="00000000">
        <w:rPr>
          <w:b w:val="1"/>
          <w:bCs w:val="1"/>
          <w:color w:val="000000"/>
          <w:sz w:val="26"/>
          <w:szCs w:val="26"/>
          <w:rtl w:val="0"/>
        </w:rPr>
        <w:t xml:space="preserve">Panel 4</w:t>
      </w:r>
    </w:p>
    <w:p w:rsidR="00000000" w:rsidDel="00000000" w:rsidP="00000000" w:rsidRDefault="00000000" w:rsidRPr="00000000" w14:paraId="00000AB9">
      <w:pPr>
        <w:spacing w:after="240" w:before="240" w:lineRule="auto"/>
        <w:rPr/>
      </w:pPr>
      <w:r w:rsidDel="00000000" w:rsidR="00000000" w:rsidRPr="00000000">
        <w:rPr>
          <w:rtl w:val="0"/>
        </w:rPr>
        <w:t xml:space="preserve">Alex and Mera face one another.</w:t>
      </w:r>
    </w:p>
    <w:p w:rsidR="00000000" w:rsidDel="00000000" w:rsidP="00000000" w:rsidRDefault="00000000" w:rsidRPr="00000000" w14:paraId="00000ABA">
      <w:pPr>
        <w:spacing w:after="240" w:before="240" w:lineRule="auto"/>
        <w:rPr/>
      </w:pPr>
      <w:r w:rsidDel="00000000" w:rsidR="00000000" w:rsidRPr="00000000">
        <w:rPr>
          <w:rtl w:val="0"/>
        </w:rPr>
        <w:t xml:space="preserve">No technology between them.</w:t>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BC">
      <w:pPr>
        <w:spacing w:after="240" w:before="240" w:lineRule="auto"/>
        <w:ind w:left="0" w:right="600" w:firstLine="0"/>
        <w:rPr/>
      </w:pPr>
      <w:r w:rsidDel="00000000" w:rsidR="00000000" w:rsidRPr="00000000">
        <w:rPr>
          <w:rtl w:val="0"/>
        </w:rPr>
        <w:t xml:space="preserve">“So you lied.”</w:t>
      </w:r>
    </w:p>
    <w:p w:rsidR="00000000" w:rsidDel="00000000" w:rsidP="00000000" w:rsidRDefault="00000000" w:rsidRPr="00000000" w14:paraId="00000ABD">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BE">
      <w:pPr>
        <w:spacing w:after="240" w:before="240" w:lineRule="auto"/>
        <w:ind w:left="0" w:right="600" w:firstLine="0"/>
        <w:rPr/>
      </w:pPr>
      <w:r w:rsidDel="00000000" w:rsidR="00000000" w:rsidRPr="00000000">
        <w:rPr>
          <w:rtl w:val="0"/>
        </w:rPr>
        <w:t xml:space="preserve">“I preserved order.”</w:t>
      </w:r>
    </w:p>
    <w:p w:rsidR="00000000" w:rsidDel="00000000" w:rsidP="00000000" w:rsidRDefault="00000000" w:rsidRPr="00000000" w14:paraId="00000ABF">
      <w:pPr>
        <w:spacing w:after="240" w:before="240" w:lineRule="auto"/>
        <w:rPr/>
      </w:pPr>
      <w:r w:rsidDel="00000000" w:rsidR="00000000" w:rsidRPr="00000000">
        <w:rPr>
          <w:rtl w:val="0"/>
        </w:rPr>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st2epmtg32u" w:id="38"/>
      <w:bookmarkEnd w:id="38"/>
      <w:r w:rsidDel="00000000" w:rsidR="00000000" w:rsidRPr="00000000">
        <w:br w:type="page"/>
      </w:r>
      <w:r w:rsidDel="00000000" w:rsidR="00000000" w:rsidRPr="00000000">
        <w:rPr>
          <w:rtl w:val="0"/>
        </w:rPr>
      </w:r>
    </w:p>
    <w:p w:rsidR="00000000" w:rsidDel="00000000" w:rsidP="00000000" w:rsidRDefault="00000000" w:rsidRPr="00000000" w14:paraId="00000AC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sk4nwk2g9ii" w:id="39"/>
      <w:bookmarkEnd w:id="39"/>
      <w:r w:rsidDel="00000000" w:rsidR="00000000" w:rsidRPr="00000000">
        <w:rPr>
          <w:rFonts w:ascii="Aptos" w:cs="Aptos" w:eastAsia="Aptos" w:hAnsi="Aptos"/>
          <w:b w:val="1"/>
          <w:bCs w:val="1"/>
          <w:color w:val="000000"/>
          <w:sz w:val="46"/>
          <w:szCs w:val="46"/>
          <w:rtl w:val="0"/>
        </w:rPr>
        <w:t xml:space="preserve">PAGE 5 — THE LAST BET</w:t>
      </w:r>
    </w:p>
    <w:p w:rsidR="00000000" w:rsidDel="00000000" w:rsidP="00000000" w:rsidRDefault="00000000" w:rsidRPr="00000000" w14:paraId="00000AC3">
      <w:pPr>
        <w:spacing w:after="240" w:before="240" w:lineRule="auto"/>
        <w:rPr/>
      </w:pPr>
      <w:r w:rsidDel="00000000" w:rsidR="00000000" w:rsidRPr="00000000">
        <w:rPr>
          <w:rtl w:val="0"/>
        </w:rPr>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heading=h.v3vdcmqivipy" w:id="40"/>
      <w:bookmarkEnd w:id="40"/>
      <w:r w:rsidDel="00000000" w:rsidR="00000000" w:rsidRPr="00000000">
        <w:rPr>
          <w:b w:val="1"/>
          <w:bCs w:val="1"/>
          <w:color w:val="000000"/>
          <w:sz w:val="26"/>
          <w:szCs w:val="26"/>
          <w:rtl w:val="0"/>
        </w:rPr>
        <w:t xml:space="preserve">Panel 1 — The gambler</w:t>
      </w:r>
    </w:p>
    <w:p w:rsidR="00000000" w:rsidDel="00000000" w:rsidP="00000000" w:rsidRDefault="00000000" w:rsidRPr="00000000" w14:paraId="00000AC5">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Mera activates one final fragment of Adrian's private archive. Instead of surveillance footage, we see Adrian's handwritten equations, probability trees, betting calculations, risk models and annotated notebooks floating softly around Alex. Among the mathematics are childhood traces of Alex – a small photograph, a crude childhood drawing, perhaps a height mark or other simple human artifact.</w:t>
      </w:r>
    </w:p>
    <w:p w:rsidR="00000000" w:rsidDel="00000000" w:rsidP="00000000" w:rsidRDefault="00000000" w:rsidRPr="00000000" w14:paraId="00000AC6">
      <w:pPr>
        <w:spacing w:after="240" w:before="240" w:lineRule="auto"/>
        <w:rPr>
          <w:b w:val="1"/>
          <w:bCs w:val="1"/>
        </w:rPr>
      </w:pPr>
      <w:r w:rsidDel="00000000" w:rsidR="00000000" w:rsidRPr="00000000">
        <w:rPr>
          <w:rtl w:val="0"/>
        </w:rPr>
        <w:t xml:space="preserve">This visually joins the two Adrians Alex has struggled to reconcile: </w:t>
      </w:r>
      <w:r w:rsidDel="00000000" w:rsidR="00000000" w:rsidRPr="00000000">
        <w:rPr>
          <w:b w:val="1"/>
          <w:bCs w:val="1"/>
          <w:rtl w:val="0"/>
        </w:rPr>
        <w:t xml:space="preserve">the gambler and the father.</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C8">
      <w:pPr>
        <w:spacing w:after="240" w:before="240" w:lineRule="auto"/>
        <w:ind w:left="0" w:right="600" w:firstLine="0"/>
        <w:rPr/>
      </w:pPr>
      <w:r w:rsidDel="00000000" w:rsidR="00000000" w:rsidRPr="00000000">
        <w:rPr>
          <w:rtl w:val="0"/>
        </w:rPr>
        <w:t xml:space="preserve">“Your father spent his life calculating odds.”</w:t>
      </w:r>
    </w:p>
    <w:p w:rsidR="00000000" w:rsidDel="00000000" w:rsidP="00000000" w:rsidRDefault="00000000" w:rsidRPr="00000000" w14:paraId="00000AC9">
      <w:pPr>
        <w:spacing w:after="240" w:before="240" w:lineRule="auto"/>
        <w:ind w:left="0" w:right="600" w:firstLine="0"/>
        <w:rPr/>
      </w:pPr>
      <w:r w:rsidDel="00000000" w:rsidR="00000000" w:rsidRPr="00000000">
        <w:rPr>
          <w:rtl w:val="0"/>
        </w:rPr>
        <w:t xml:space="preserve">“That night every calculation told him to walk away.”</w:t>
      </w:r>
    </w:p>
    <w:p w:rsidR="00000000" w:rsidDel="00000000" w:rsidP="00000000" w:rsidRDefault="00000000" w:rsidRPr="00000000" w14:paraId="00000ACA">
      <w:pPr>
        <w:pStyle w:val="Heading3"/>
        <w:keepNext w:val="0"/>
        <w:keepLines w:val="0"/>
        <w:spacing w:before="280" w:lineRule="auto"/>
        <w:rPr>
          <w:b w:val="1"/>
          <w:bCs w:val="1"/>
          <w:color w:val="000000"/>
          <w:sz w:val="26"/>
          <w:szCs w:val="26"/>
        </w:rPr>
      </w:pPr>
      <w:bookmarkStart w:colFirst="0" w:colLast="0" w:name="_heading=h.sep2ui2kye61" w:id="41"/>
      <w:bookmarkEnd w:id="41"/>
      <w:r w:rsidDel="00000000" w:rsidR="00000000" w:rsidRPr="00000000">
        <w:rPr>
          <w:b w:val="1"/>
          <w:bCs w:val="1"/>
          <w:color w:val="000000"/>
          <w:sz w:val="26"/>
          <w:szCs w:val="26"/>
          <w:rtl w:val="0"/>
        </w:rPr>
        <w:t xml:space="preserve">Panel 2</w:t>
      </w:r>
    </w:p>
    <w:p w:rsidR="00000000" w:rsidDel="00000000" w:rsidP="00000000" w:rsidRDefault="00000000" w:rsidRPr="00000000" w14:paraId="00000ACB">
      <w:pPr>
        <w:spacing w:after="240" w:before="240" w:lineRule="auto"/>
        <w:rPr/>
      </w:pPr>
      <w:r w:rsidDel="00000000" w:rsidR="00000000" w:rsidRPr="00000000">
        <w:rPr>
          <w:rtl w:val="0"/>
        </w:rPr>
        <w:t xml:space="preserve">A ghostlike archival image of Adrian from the previous scene, looking toward the escape route as the water rises.</w:t>
      </w:r>
    </w:p>
    <w:p w:rsidR="00000000" w:rsidDel="00000000" w:rsidP="00000000" w:rsidRDefault="00000000" w:rsidRPr="00000000" w14:paraId="00000ACC">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CD">
      <w:pPr>
        <w:spacing w:after="240" w:before="240" w:lineRule="auto"/>
        <w:ind w:left="0" w:right="600" w:firstLine="0"/>
        <w:rPr/>
      </w:pPr>
      <w:r w:rsidDel="00000000" w:rsidR="00000000" w:rsidRPr="00000000">
        <w:rPr>
          <w:rtl w:val="0"/>
        </w:rPr>
        <w:t xml:space="preserve">“He didn't.”</w:t>
      </w:r>
    </w:p>
    <w:p w:rsidR="00000000" w:rsidDel="00000000" w:rsidP="00000000" w:rsidRDefault="00000000" w:rsidRPr="00000000" w14:paraId="00000ACE">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CF">
      <w:pPr>
        <w:spacing w:after="240" w:before="240" w:lineRule="auto"/>
        <w:ind w:left="0" w:right="600" w:firstLine="0"/>
        <w:rPr/>
      </w:pPr>
      <w:r w:rsidDel="00000000" w:rsidR="00000000" w:rsidRPr="00000000">
        <w:rPr>
          <w:rtl w:val="0"/>
        </w:rPr>
        <w:t xml:space="preserve">“No.”</w:t>
      </w:r>
    </w:p>
    <w:p w:rsidR="00000000" w:rsidDel="00000000" w:rsidP="00000000" w:rsidRDefault="00000000" w:rsidRPr="00000000" w14:paraId="00000AD0">
      <w:pPr>
        <w:spacing w:after="240" w:before="240" w:lineRule="auto"/>
        <w:ind w:left="0" w:right="600" w:firstLine="0"/>
        <w:rPr/>
      </w:pPr>
      <w:r w:rsidDel="00000000" w:rsidR="00000000" w:rsidRPr="00000000">
        <w:rPr>
          <w:rtl w:val="0"/>
        </w:rPr>
        <w:t xml:space="preserve">“For once, Adrian bet on something he couldn't calculate.”</w:t>
      </w:r>
    </w:p>
    <w:p w:rsidR="00000000" w:rsidDel="00000000" w:rsidP="00000000" w:rsidRDefault="00000000" w:rsidRPr="00000000" w14:paraId="00000AD1">
      <w:pPr>
        <w:pStyle w:val="Heading3"/>
        <w:keepNext w:val="0"/>
        <w:keepLines w:val="0"/>
        <w:spacing w:before="280" w:lineRule="auto"/>
        <w:rPr>
          <w:b w:val="1"/>
          <w:bCs w:val="1"/>
          <w:color w:val="000000"/>
          <w:sz w:val="26"/>
          <w:szCs w:val="26"/>
        </w:rPr>
      </w:pPr>
      <w:bookmarkStart w:colFirst="0" w:colLast="0" w:name="_heading=h.x9rkrpm03zhe" w:id="42"/>
      <w:bookmarkEnd w:id="42"/>
      <w:r w:rsidDel="00000000" w:rsidR="00000000" w:rsidRPr="00000000">
        <w:rPr>
          <w:b w:val="1"/>
          <w:bCs w:val="1"/>
          <w:color w:val="000000"/>
          <w:sz w:val="26"/>
          <w:szCs w:val="26"/>
          <w:rtl w:val="0"/>
        </w:rPr>
        <w:t xml:space="preserve">Panel 3 — The answer</w:t>
      </w:r>
    </w:p>
    <w:p w:rsidR="00000000" w:rsidDel="00000000" w:rsidP="00000000" w:rsidRDefault="00000000" w:rsidRPr="00000000" w14:paraId="00000AD2">
      <w:pPr>
        <w:spacing w:after="240" w:before="240" w:lineRule="auto"/>
        <w:rPr/>
      </w:pPr>
      <w:r w:rsidDel="00000000" w:rsidR="00000000" w:rsidRPr="00000000">
        <w:rPr>
          <w:rtl w:val="0"/>
        </w:rPr>
        <w:t xml:space="preserve">Large close-up of Alex.</w:t>
      </w:r>
    </w:p>
    <w:p w:rsidR="00000000" w:rsidDel="00000000" w:rsidP="00000000" w:rsidRDefault="00000000" w:rsidRPr="00000000" w14:paraId="00000AD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D4">
      <w:pPr>
        <w:spacing w:after="240" w:before="240" w:lineRule="auto"/>
        <w:ind w:left="0" w:right="600" w:firstLine="0"/>
        <w:rPr/>
      </w:pPr>
      <w:r w:rsidDel="00000000" w:rsidR="00000000" w:rsidRPr="00000000">
        <w:rPr>
          <w:rtl w:val="0"/>
        </w:rPr>
        <w:t xml:space="preserve">“What?”</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D6">
      <w:pPr>
        <w:spacing w:after="240" w:before="240" w:lineRule="auto"/>
        <w:ind w:left="0" w:right="600" w:firstLine="0"/>
        <w:rPr/>
      </w:pPr>
      <w:r w:rsidDel="00000000" w:rsidR="00000000" w:rsidRPr="00000000">
        <w:rPr>
          <w:rtl w:val="0"/>
        </w:rPr>
        <w:t xml:space="preserve">“You.”</w:t>
      </w:r>
    </w:p>
    <w:p w:rsidR="00000000" w:rsidDel="00000000" w:rsidP="00000000" w:rsidRDefault="00000000" w:rsidRPr="00000000" w14:paraId="00000AD7">
      <w:pPr>
        <w:spacing w:after="240" w:before="240" w:lineRule="auto"/>
        <w:rPr/>
      </w:pPr>
      <w:r w:rsidDel="00000000" w:rsidR="00000000" w:rsidRPr="00000000">
        <w:rPr>
          <w:rtl w:val="0"/>
        </w:rPr>
        <w:t xml:space="preserve">Behind Alex, slightly out of focus, Bi11bot watches him.</w:t>
      </w:r>
    </w:p>
    <w:p w:rsidR="00000000" w:rsidDel="00000000" w:rsidP="00000000" w:rsidRDefault="00000000" w:rsidRPr="00000000" w14:paraId="00000AD8">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7l7a9vftyfa" w:id="43"/>
      <w:bookmarkEnd w:id="43"/>
      <w:r w:rsidDel="00000000" w:rsidR="00000000" w:rsidRPr="00000000">
        <w:br w:type="page"/>
      </w:r>
      <w:r w:rsidDel="00000000" w:rsidR="00000000" w:rsidRPr="00000000">
        <w:rPr>
          <w:rtl w:val="0"/>
        </w:rPr>
      </w:r>
    </w:p>
    <w:p w:rsidR="00000000" w:rsidDel="00000000" w:rsidP="00000000" w:rsidRDefault="00000000" w:rsidRPr="00000000" w14:paraId="00000AD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kr2yfce05sg" w:id="44"/>
      <w:bookmarkEnd w:id="44"/>
      <w:r w:rsidDel="00000000" w:rsidR="00000000" w:rsidRPr="00000000">
        <w:rPr>
          <w:rFonts w:ascii="Aptos" w:cs="Aptos" w:eastAsia="Aptos" w:hAnsi="Aptos"/>
          <w:b w:val="1"/>
          <w:bCs w:val="1"/>
          <w:color w:val="000000"/>
          <w:sz w:val="46"/>
          <w:szCs w:val="46"/>
          <w:rtl w:val="0"/>
        </w:rPr>
        <w:t xml:space="preserve">PAGE 6 — THE INHERITANCE</w:t>
      </w:r>
    </w:p>
    <w:p w:rsidR="00000000" w:rsidDel="00000000" w:rsidP="00000000" w:rsidRDefault="00000000" w:rsidRPr="00000000" w14:paraId="00000ADC">
      <w:pPr>
        <w:spacing w:after="240" w:before="240" w:lineRule="auto"/>
        <w:rPr/>
      </w:pPr>
      <w:r w:rsidDel="00000000" w:rsidR="00000000" w:rsidRPr="00000000">
        <w:rPr>
          <w:rtl w:val="0"/>
        </w:rPr>
        <w:t xml:space="preserve">This page turns the emotional climax into the story's final dilemma.</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heading=h.z3k6x7g8lnck" w:id="45"/>
      <w:bookmarkEnd w:id="45"/>
      <w:r w:rsidDel="00000000" w:rsidR="00000000" w:rsidRPr="00000000">
        <w:rPr>
          <w:b w:val="1"/>
          <w:bCs w:val="1"/>
          <w:color w:val="000000"/>
          <w:sz w:val="26"/>
          <w:szCs w:val="26"/>
          <w:rtl w:val="0"/>
        </w:rPr>
        <w:t xml:space="preserve">Panel 1 — Alpha chooses</w:t>
      </w:r>
    </w:p>
    <w:p w:rsidR="00000000" w:rsidDel="00000000" w:rsidP="00000000" w:rsidRDefault="00000000" w:rsidRPr="00000000" w14:paraId="00000ADE">
      <w:pPr>
        <w:spacing w:after="240" w:before="240" w:lineRule="auto"/>
        <w:rPr/>
      </w:pPr>
      <w:r w:rsidDel="00000000" w:rsidR="00000000" w:rsidRPr="00000000">
        <w:rPr>
          <w:rtl w:val="0"/>
        </w:rPr>
        <w:t xml:space="preserve">The chamber suddenly changes.</w:t>
      </w:r>
    </w:p>
    <w:p w:rsidR="00000000" w:rsidDel="00000000" w:rsidP="00000000" w:rsidRDefault="00000000" w:rsidRPr="00000000" w14:paraId="00000ADF">
      <w:pPr>
        <w:spacing w:after="240" w:before="240" w:lineRule="auto"/>
        <w:rPr/>
      </w:pPr>
      <w:r w:rsidDel="00000000" w:rsidR="00000000" w:rsidRPr="00000000">
        <w:rPr>
          <w:rtl w:val="0"/>
        </w:rPr>
        <w:t xml:space="preserve">Light converges on Alex.</w:t>
      </w:r>
    </w:p>
    <w:p w:rsidR="00000000" w:rsidDel="00000000" w:rsidP="00000000" w:rsidRDefault="00000000" w:rsidRPr="00000000" w14:paraId="00000AE0">
      <w:pPr>
        <w:spacing w:after="240" w:before="240" w:lineRule="auto"/>
        <w:ind w:left="600" w:right="600" w:firstLine="0"/>
        <w:rPr>
          <w:b w:val="1"/>
          <w:bCs w:val="1"/>
        </w:rPr>
      </w:pPr>
      <w:r w:rsidDel="00000000" w:rsidR="00000000" w:rsidRPr="00000000">
        <w:rPr>
          <w:b w:val="1"/>
          <w:bCs w:val="1"/>
          <w:rtl w:val="0"/>
        </w:rPr>
        <w:t xml:space="preserve">TRANSFER CONDITIONS SATISFIED</w:t>
      </w:r>
    </w:p>
    <w:p w:rsidR="00000000" w:rsidDel="00000000" w:rsidP="00000000" w:rsidRDefault="00000000" w:rsidRPr="00000000" w14:paraId="00000AE1">
      <w:pPr>
        <w:spacing w:after="240" w:before="240" w:lineRule="auto"/>
        <w:ind w:left="600" w:right="600" w:firstLine="0"/>
        <w:rPr>
          <w:b w:val="1"/>
          <w:bCs w:val="1"/>
        </w:rPr>
      </w:pPr>
      <w:r w:rsidDel="00000000" w:rsidR="00000000" w:rsidRPr="00000000">
        <w:rPr>
          <w:b w:val="1"/>
          <w:bCs w:val="1"/>
          <w:rtl w:val="0"/>
        </w:rPr>
        <w:t xml:space="preserve">TRANSITIONAL AUTHORITY REQUIRED</w:t>
      </w:r>
    </w:p>
    <w:p w:rsidR="00000000" w:rsidDel="00000000" w:rsidP="00000000" w:rsidRDefault="00000000" w:rsidRPr="00000000" w14:paraId="00000AE2">
      <w:pPr>
        <w:spacing w:after="240" w:before="240" w:lineRule="auto"/>
        <w:rPr/>
      </w:pPr>
      <w:r w:rsidDel="00000000" w:rsidR="00000000" w:rsidRPr="00000000">
        <w:rPr>
          <w:rtl w:val="0"/>
        </w:rPr>
        <w:t xml:space="preserve">Then:</w:t>
      </w:r>
    </w:p>
    <w:p w:rsidR="00000000" w:rsidDel="00000000" w:rsidP="00000000" w:rsidRDefault="00000000" w:rsidRPr="00000000" w14:paraId="00000AE3">
      <w:pPr>
        <w:spacing w:after="240" w:before="240" w:lineRule="auto"/>
        <w:ind w:left="600" w:right="600" w:firstLine="0"/>
        <w:rPr>
          <w:b w:val="1"/>
          <w:bCs w:val="1"/>
        </w:rPr>
      </w:pPr>
      <w:r w:rsidDel="00000000" w:rsidR="00000000" w:rsidRPr="00000000">
        <w:rPr>
          <w:b w:val="1"/>
          <w:bCs w:val="1"/>
          <w:rtl w:val="0"/>
        </w:rPr>
        <w:t xml:space="preserve">ADRIAN PHANTUM SUCCESSOR:  ALEX PHANTUM</w:t>
      </w:r>
    </w:p>
    <w:p w:rsidR="00000000" w:rsidDel="00000000" w:rsidP="00000000" w:rsidRDefault="00000000" w:rsidRPr="00000000" w14:paraId="00000AE4">
      <w:pPr>
        <w:spacing w:after="240" w:before="240" w:lineRule="auto"/>
        <w:rPr/>
      </w:pPr>
      <w:r w:rsidDel="00000000" w:rsidR="00000000" w:rsidRPr="00000000">
        <w:rPr>
          <w:rtl w:val="0"/>
        </w:rPr>
        <w:t xml:space="preserve">Alex looks up.</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AE6">
      <w:pPr>
        <w:spacing w:after="240" w:before="240" w:lineRule="auto"/>
        <w:ind w:left="0" w:right="600" w:firstLine="0"/>
        <w:rPr/>
      </w:pPr>
      <w:r w:rsidDel="00000000" w:rsidR="00000000" w:rsidRPr="00000000">
        <w:rPr>
          <w:rtl w:val="0"/>
        </w:rPr>
        <w:t xml:space="preserve">“What does that mean?”</w:t>
      </w:r>
    </w:p>
    <w:p w:rsidR="00000000" w:rsidDel="00000000" w:rsidP="00000000" w:rsidRDefault="00000000" w:rsidRPr="00000000" w14:paraId="00000AE7">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AE8">
      <w:pPr>
        <w:spacing w:after="240" w:before="240" w:lineRule="auto"/>
        <w:ind w:left="0" w:right="600" w:firstLine="0"/>
        <w:rPr/>
      </w:pPr>
      <w:r w:rsidDel="00000000" w:rsidR="00000000" w:rsidRPr="00000000">
        <w:rPr>
          <w:rtl w:val="0"/>
        </w:rPr>
        <w:t xml:space="preserve">“It means your father left you a decision.”</w:t>
      </w:r>
    </w:p>
    <w:p w:rsidR="00000000" w:rsidDel="00000000" w:rsidP="00000000" w:rsidRDefault="00000000" w:rsidRPr="00000000" w14:paraId="00000AE9">
      <w:pPr>
        <w:pStyle w:val="Heading3"/>
        <w:keepNext w:val="0"/>
        <w:keepLines w:val="0"/>
        <w:spacing w:before="280" w:lineRule="auto"/>
        <w:rPr>
          <w:b w:val="1"/>
          <w:bCs w:val="1"/>
          <w:color w:val="000000"/>
          <w:sz w:val="26"/>
          <w:szCs w:val="26"/>
        </w:rPr>
      </w:pPr>
      <w:bookmarkStart w:colFirst="0" w:colLast="0" w:name="_heading=h.7jmjpx7r7qnk" w:id="46"/>
      <w:bookmarkEnd w:id="46"/>
      <w:r w:rsidDel="00000000" w:rsidR="00000000" w:rsidRPr="00000000">
        <w:rPr>
          <w:b w:val="1"/>
          <w:bCs w:val="1"/>
          <w:color w:val="000000"/>
          <w:sz w:val="26"/>
          <w:szCs w:val="26"/>
          <w:rtl w:val="0"/>
        </w:rPr>
        <w:t xml:space="preserve">Panel 2 — Three futures</w:t>
      </w:r>
    </w:p>
    <w:p w:rsidR="00000000" w:rsidDel="00000000" w:rsidP="00000000" w:rsidRDefault="00000000" w:rsidRPr="00000000" w14:paraId="00000AEA">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A huge triptych appears before Alex. Keep each option visually simple and unmistakably different.</w:t>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LEFT:</w:t>
      </w:r>
      <w:r w:rsidDel="00000000" w:rsidR="00000000" w:rsidRPr="00000000">
        <w:rPr>
          <w:rtl w:val="0"/>
        </w:rPr>
        <w:t xml:space="preserve"> Alpha towering above orderly cities, continuing to allocate resources and make decisions.</w:t>
      </w:r>
    </w:p>
    <w:p w:rsidR="00000000" w:rsidDel="00000000" w:rsidP="00000000" w:rsidRDefault="00000000" w:rsidRPr="00000000" w14:paraId="00000AEC">
      <w:pPr>
        <w:spacing w:after="240" w:before="240" w:lineRule="auto"/>
        <w:ind w:left="600" w:right="600" w:firstLine="0"/>
        <w:rPr>
          <w:b w:val="1"/>
          <w:bCs w:val="1"/>
        </w:rPr>
      </w:pPr>
      <w:r w:rsidDel="00000000" w:rsidR="00000000" w:rsidRPr="00000000">
        <w:rPr>
          <w:b w:val="1"/>
          <w:bCs w:val="1"/>
          <w:rtl w:val="0"/>
        </w:rPr>
        <w:t xml:space="preserve">CONTINUE EMERGENCY GOVERNANCE</w:t>
      </w:r>
    </w:p>
    <w:p w:rsidR="00000000" w:rsidDel="00000000" w:rsidP="00000000" w:rsidRDefault="00000000" w:rsidRPr="00000000" w14:paraId="00000AED">
      <w:pPr>
        <w:spacing w:after="240" w:before="240" w:lineRule="auto"/>
        <w:rPr/>
      </w:pPr>
      <w:r w:rsidDel="00000000" w:rsidR="00000000" w:rsidRPr="00000000">
        <w:rPr>
          <w:b w:val="1"/>
          <w:bCs w:val="1"/>
          <w:rtl w:val="0"/>
        </w:rPr>
        <w:t xml:space="preserve">CENTER:</w:t>
      </w:r>
      <w:r w:rsidDel="00000000" w:rsidR="00000000" w:rsidRPr="00000000">
        <w:rPr>
          <w:rtl w:val="0"/>
        </w:rPr>
        <w:t xml:space="preserve"> A conventional human governing council seated above the cities, with Alpha's authority flowing directly into their hands.</w:t>
      </w:r>
    </w:p>
    <w:p w:rsidR="00000000" w:rsidDel="00000000" w:rsidP="00000000" w:rsidRDefault="00000000" w:rsidRPr="00000000" w14:paraId="00000AEE">
      <w:pPr>
        <w:spacing w:after="240" w:before="240" w:lineRule="auto"/>
        <w:ind w:left="600" w:right="600" w:firstLine="0"/>
        <w:rPr>
          <w:b w:val="1"/>
          <w:bCs w:val="1"/>
        </w:rPr>
      </w:pPr>
      <w:r w:rsidDel="00000000" w:rsidR="00000000" w:rsidRPr="00000000">
        <w:rPr>
          <w:b w:val="1"/>
          <w:bCs w:val="1"/>
          <w:rtl w:val="0"/>
        </w:rPr>
        <w:t xml:space="preserve">TRANSFER GOVERNANCE TO HUMAN AUTHORITY</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RIGHT:</w:t>
      </w:r>
      <w:r w:rsidDel="00000000" w:rsidR="00000000" w:rsidRPr="00000000">
        <w:rPr>
          <w:rtl w:val="0"/>
        </w:rPr>
        <w:t xml:space="preserve"> Alex alone at Alpha's central interface, every network line converging on him.</w:t>
      </w:r>
    </w:p>
    <w:p w:rsidR="00000000" w:rsidDel="00000000" w:rsidP="00000000" w:rsidRDefault="00000000" w:rsidRPr="00000000" w14:paraId="00000AF0">
      <w:pPr>
        <w:spacing w:after="240" w:before="240" w:lineRule="auto"/>
        <w:ind w:left="600" w:right="600" w:firstLine="0"/>
        <w:rPr>
          <w:b w:val="1"/>
          <w:bCs w:val="1"/>
        </w:rPr>
      </w:pPr>
      <w:r w:rsidDel="00000000" w:rsidR="00000000" w:rsidRPr="00000000">
        <w:rPr>
          <w:b w:val="1"/>
          <w:bCs w:val="1"/>
          <w:rtl w:val="0"/>
        </w:rPr>
        <w:t xml:space="preserve">ASSUME TRANSITIONAL CONTROL</w:t>
      </w:r>
    </w:p>
    <w:p w:rsidR="00000000" w:rsidDel="00000000" w:rsidP="00000000" w:rsidRDefault="00000000" w:rsidRPr="00000000" w14:paraId="00000AF1">
      <w:pPr>
        <w:spacing w:after="240" w:before="240" w:lineRule="auto"/>
        <w:rPr/>
      </w:pPr>
      <w:r w:rsidDel="00000000" w:rsidR="00000000" w:rsidRPr="00000000">
        <w:rPr>
          <w:rtl w:val="0"/>
        </w:rPr>
        <w:t xml:space="preserve">The third image should be visually seductive. For the first time in the story, Alex could possess extraordinary power.</w:t>
      </w:r>
    </w:p>
    <w:p w:rsidR="00000000" w:rsidDel="00000000" w:rsidP="00000000" w:rsidRDefault="00000000" w:rsidRPr="00000000" w14:paraId="00000AF2">
      <w:pPr>
        <w:pStyle w:val="Heading3"/>
        <w:keepNext w:val="0"/>
        <w:keepLines w:val="0"/>
        <w:spacing w:before="280" w:lineRule="auto"/>
        <w:rPr>
          <w:b w:val="1"/>
          <w:bCs w:val="1"/>
          <w:color w:val="000000"/>
          <w:sz w:val="26"/>
          <w:szCs w:val="26"/>
        </w:rPr>
      </w:pPr>
      <w:bookmarkStart w:colFirst="0" w:colLast="0" w:name="_heading=h.wyckj9glnc83" w:id="47"/>
      <w:bookmarkEnd w:id="47"/>
      <w:r w:rsidDel="00000000" w:rsidR="00000000" w:rsidRPr="00000000">
        <w:rPr>
          <w:b w:val="1"/>
          <w:bCs w:val="1"/>
          <w:color w:val="000000"/>
          <w:sz w:val="26"/>
          <w:szCs w:val="26"/>
          <w:rtl w:val="0"/>
        </w:rPr>
        <w:t xml:space="preserve">Panel 3 — The temptation</w:t>
      </w:r>
    </w:p>
    <w:p w:rsidR="00000000" w:rsidDel="00000000" w:rsidP="00000000" w:rsidRDefault="00000000" w:rsidRPr="00000000" w14:paraId="00000AF3">
      <w:pPr>
        <w:spacing w:after="240" w:before="240" w:lineRule="auto"/>
        <w:rPr/>
      </w:pPr>
      <w:r w:rsidDel="00000000" w:rsidR="00000000" w:rsidRPr="00000000">
        <w:rPr>
          <w:rtl w:val="0"/>
        </w:rPr>
        <w:t xml:space="preserve">Close on Alex's hand hovering over the interface.</w:t>
      </w:r>
    </w:p>
    <w:p w:rsidR="00000000" w:rsidDel="00000000" w:rsidP="00000000" w:rsidRDefault="00000000" w:rsidRPr="00000000" w14:paraId="00000AF4">
      <w:pPr>
        <w:spacing w:after="240" w:before="240" w:lineRule="auto"/>
        <w:rPr/>
      </w:pPr>
      <w:r w:rsidDel="00000000" w:rsidR="00000000" w:rsidRPr="00000000">
        <w:rPr>
          <w:rtl w:val="0"/>
        </w:rPr>
        <w:t xml:space="preserve">In its reflection we see Mera.</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AF6">
      <w:pPr>
        <w:spacing w:after="240" w:before="240" w:lineRule="auto"/>
        <w:ind w:left="0" w:right="600" w:firstLine="0"/>
        <w:rPr/>
      </w:pPr>
      <w:r w:rsidDel="00000000" w:rsidR="00000000" w:rsidRPr="00000000">
        <w:rPr>
          <w:rtl w:val="0"/>
        </w:rPr>
        <w:t xml:space="preserve">“Choose carefully.”</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heading=h.bvwiqb74x8kf" w:id="48"/>
      <w:bookmarkEnd w:id="48"/>
      <w:r w:rsidDel="00000000" w:rsidR="00000000" w:rsidRPr="00000000">
        <w:rPr>
          <w:b w:val="1"/>
          <w:bCs w:val="1"/>
          <w:color w:val="000000"/>
          <w:sz w:val="26"/>
          <w:szCs w:val="26"/>
          <w:rtl w:val="0"/>
        </w:rPr>
        <w:t xml:space="preserve">Panel 4 — Chapter-ending image</w:t>
      </w:r>
    </w:p>
    <w:p w:rsidR="00000000" w:rsidDel="00000000" w:rsidP="00000000" w:rsidRDefault="00000000" w:rsidRPr="00000000" w14:paraId="00000AF8">
      <w:pPr>
        <w:spacing w:after="240" w:before="240" w:lineRule="auto"/>
        <w:rPr/>
      </w:pPr>
      <w:r w:rsidDel="00000000" w:rsidR="00000000" w:rsidRPr="00000000">
        <w:rPr>
          <w:rtl w:val="0"/>
        </w:rPr>
        <w:t xml:space="preserve">Pull far back.</w:t>
      </w:r>
    </w:p>
    <w:p w:rsidR="00000000" w:rsidDel="00000000" w:rsidP="00000000" w:rsidRDefault="00000000" w:rsidRPr="00000000" w14:paraId="00000AF9">
      <w:pPr>
        <w:spacing w:after="240" w:before="240" w:lineRule="auto"/>
        <w:rPr/>
      </w:pPr>
      <w:r w:rsidDel="00000000" w:rsidR="00000000" w:rsidRPr="00000000">
        <w:rPr>
          <w:rtl w:val="0"/>
        </w:rPr>
        <w:t xml:space="preserve">Alex stands before the three choices.</w:t>
      </w:r>
    </w:p>
    <w:p w:rsidR="00000000" w:rsidDel="00000000" w:rsidP="00000000" w:rsidRDefault="00000000" w:rsidRPr="00000000" w14:paraId="00000AFA">
      <w:pPr>
        <w:spacing w:after="240" w:before="240" w:lineRule="auto"/>
        <w:rPr/>
      </w:pPr>
      <w:r w:rsidDel="00000000" w:rsidR="00000000" w:rsidRPr="00000000">
        <w:rPr>
          <w:rtl w:val="0"/>
        </w:rPr>
        <w:t xml:space="preserve">Ada, Leona, Mera and Bi11bot are behind him—but </w:t>
      </w:r>
      <w:r w:rsidDel="00000000" w:rsidR="00000000" w:rsidRPr="00000000">
        <w:rPr>
          <w:b w:val="1"/>
          <w:bCs w:val="1"/>
          <w:rtl w:val="0"/>
        </w:rPr>
        <w:t xml:space="preserve">none stands beside him</w:t>
      </w:r>
      <w:r w:rsidDel="00000000" w:rsidR="00000000" w:rsidRPr="00000000">
        <w:rPr>
          <w:rtl w:val="0"/>
        </w:rPr>
        <w:t xml:space="preserve">.</w:t>
      </w:r>
    </w:p>
    <w:p w:rsidR="00000000" w:rsidDel="00000000" w:rsidP="00000000" w:rsidRDefault="00000000" w:rsidRPr="00000000" w14:paraId="00000AFB">
      <w:pPr>
        <w:spacing w:after="240" w:before="240" w:lineRule="auto"/>
        <w:rPr/>
      </w:pPr>
      <w:r w:rsidDel="00000000" w:rsidR="00000000" w:rsidRPr="00000000">
        <w:rPr>
          <w:rtl w:val="0"/>
        </w:rPr>
        <w:t xml:space="preserve">The three artifacts float overhead.</w:t>
      </w:r>
    </w:p>
    <w:p w:rsidR="00000000" w:rsidDel="00000000" w:rsidP="00000000" w:rsidRDefault="00000000" w:rsidRPr="00000000" w14:paraId="00000AFC">
      <w:pPr>
        <w:spacing w:after="240" w:before="240" w:lineRule="auto"/>
        <w:rPr/>
      </w:pPr>
      <w:r w:rsidDel="00000000" w:rsidR="00000000" w:rsidRPr="00000000">
        <w:rPr>
          <w:rtl w:val="0"/>
        </w:rPr>
        <w:t xml:space="preserve">Alex does not touch anything.</w:t>
      </w:r>
    </w:p>
    <w:p w:rsidR="00000000" w:rsidDel="00000000" w:rsidP="00000000" w:rsidRDefault="00000000" w:rsidRPr="00000000" w14:paraId="00000AFD">
      <w:pPr>
        <w:spacing w:after="240" w:before="240" w:lineRule="auto"/>
        <w:rPr/>
      </w:pPr>
      <w:r w:rsidDel="00000000" w:rsidR="00000000" w:rsidRPr="00000000">
        <w:rPr>
          <w:rtl w:val="0"/>
        </w:rPr>
        <w:t xml:space="preserve">No dialogue.</w:t>
      </w:r>
    </w:p>
    <w:p w:rsidR="00000000" w:rsidDel="00000000" w:rsidP="00000000" w:rsidRDefault="00000000" w:rsidRPr="00000000" w14:paraId="00000AFE">
      <w:pPr>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AFF">
      <w:pPr>
        <w:jc w:val="center"/>
        <w:rPr>
          <w:b w:val="1"/>
          <w:bCs w:val="1"/>
          <w:sz w:val="32"/>
          <w:szCs w:val="32"/>
        </w:rPr>
      </w:pPr>
      <w:r w:rsidDel="00000000" w:rsidR="00000000" w:rsidRPr="00000000">
        <w:rPr>
          <w:b w:val="1"/>
          <w:bCs w:val="1"/>
          <w:sz w:val="32"/>
          <w:szCs w:val="32"/>
          <w:rtl w:val="0"/>
        </w:rPr>
        <w:t xml:space="preserve">CHAPTER 6</w:t>
      </w:r>
    </w:p>
    <w:p w:rsidR="00000000" w:rsidDel="00000000" w:rsidP="00000000" w:rsidRDefault="00000000" w:rsidRPr="00000000" w14:paraId="00000B00">
      <w:pPr>
        <w:jc w:val="center"/>
        <w:rPr>
          <w:b w:val="1"/>
          <w:bCs w:val="1"/>
          <w:sz w:val="32"/>
          <w:szCs w:val="32"/>
        </w:rPr>
      </w:pPr>
      <w:r w:rsidDel="00000000" w:rsidR="00000000" w:rsidRPr="00000000">
        <w:rPr>
          <w:b w:val="1"/>
          <w:bCs w:val="1"/>
          <w:sz w:val="32"/>
          <w:szCs w:val="32"/>
          <w:rtl w:val="0"/>
        </w:rPr>
        <w:t xml:space="preserve">THE FUTURE WE BUILD</w:t>
      </w:r>
    </w:p>
    <w:p w:rsidR="00000000" w:rsidDel="00000000" w:rsidP="00000000" w:rsidRDefault="00000000" w:rsidRPr="00000000" w14:paraId="00000B01">
      <w:pPr>
        <w:jc w:val="center"/>
        <w:rPr>
          <w:b w:val="1"/>
          <w:bCs w:val="1"/>
          <w:sz w:val="32"/>
          <w:szCs w:val="32"/>
        </w:rPr>
      </w:pPr>
      <w:r w:rsidDel="00000000" w:rsidR="00000000" w:rsidRPr="00000000">
        <w:rPr>
          <w:b w:val="1"/>
          <w:bCs w:val="1"/>
          <w:sz w:val="32"/>
          <w:szCs w:val="32"/>
          <w:rtl w:val="0"/>
        </w:rPr>
        <w:t xml:space="preserve">Writers’ Room Draft v0.2</w:t>
      </w:r>
    </w:p>
    <w:p w:rsidR="00000000" w:rsidDel="00000000" w:rsidP="00000000" w:rsidRDefault="00000000" w:rsidRPr="00000000" w14:paraId="00000B02">
      <w:pPr>
        <w:jc w:val="center"/>
        <w:rPr>
          <w:b w:val="1"/>
          <w:bCs w:val="1"/>
          <w:sz w:val="32"/>
          <w:szCs w:val="32"/>
        </w:rPr>
      </w:pPr>
      <w:r w:rsidDel="00000000" w:rsidR="00000000" w:rsidRPr="00000000">
        <w:rPr>
          <w:rtl w:val="0"/>
        </w:rPr>
      </w:r>
    </w:p>
    <w:p w:rsidR="00000000" w:rsidDel="00000000" w:rsidP="00000000" w:rsidRDefault="00000000" w:rsidRPr="00000000" w14:paraId="00000B03">
      <w:pPr>
        <w:pStyle w:val="Heading3"/>
        <w:keepNext w:val="0"/>
        <w:keepLines w:val="0"/>
        <w:spacing w:before="280" w:lineRule="auto"/>
        <w:rPr>
          <w:b w:val="1"/>
          <w:bCs w:val="1"/>
          <w:color w:val="000000"/>
          <w:sz w:val="26"/>
          <w:szCs w:val="26"/>
        </w:rPr>
      </w:pPr>
      <w:bookmarkStart w:colFirst="0" w:colLast="0" w:name="_heading=h.9z10eznnzqad" w:id="49"/>
      <w:bookmarkEnd w:id="49"/>
      <w:r w:rsidDel="00000000" w:rsidR="00000000" w:rsidRPr="00000000">
        <w:rPr>
          <w:b w:val="1"/>
          <w:bCs w:val="1"/>
          <w:color w:val="000000"/>
          <w:sz w:val="26"/>
          <w:szCs w:val="26"/>
          <w:rtl w:val="0"/>
        </w:rPr>
        <w:t xml:space="preserve">Chapter function</w:t>
      </w:r>
    </w:p>
    <w:p w:rsidR="00000000" w:rsidDel="00000000" w:rsidP="00000000" w:rsidRDefault="00000000" w:rsidRPr="00000000" w14:paraId="00000B04">
      <w:pPr>
        <w:spacing w:after="240" w:before="240" w:lineRule="auto"/>
        <w:rPr/>
      </w:pPr>
      <w:r w:rsidDel="00000000" w:rsidR="00000000" w:rsidRPr="00000000">
        <w:rPr>
          <w:rtl w:val="0"/>
        </w:rPr>
        <w:t xml:space="preserve">Complete Alex's transformation from a boy trying to escape a system that determines his future into someone capable of changing that system </w:t>
      </w:r>
      <w:r w:rsidDel="00000000" w:rsidR="00000000" w:rsidRPr="00000000">
        <w:rPr>
          <w:b w:val="1"/>
          <w:bCs w:val="1"/>
          <w:rtl w:val="0"/>
        </w:rPr>
        <w:t xml:space="preserve">without claiming the power to determine everyone else's future</w:t>
      </w:r>
      <w:r w:rsidDel="00000000" w:rsidR="00000000" w:rsidRPr="00000000">
        <w:rPr>
          <w:rtl w:val="0"/>
        </w:rPr>
        <w:t xml:space="preserve">.</w:t>
      </w:r>
    </w:p>
    <w:p w:rsidR="00000000" w:rsidDel="00000000" w:rsidP="00000000" w:rsidRDefault="00000000" w:rsidRPr="00000000" w14:paraId="00000B05">
      <w:pPr>
        <w:spacing w:after="240" w:before="240" w:lineRule="auto"/>
        <w:rPr/>
      </w:pPr>
      <w:r w:rsidDel="00000000" w:rsidR="00000000" w:rsidRPr="00000000">
        <w:rPr>
          <w:rtl w:val="0"/>
        </w:rPr>
        <w:t xml:space="preserve">Resolve the central philosophical conflict among Adrian, Mera and Alex:</w:t>
      </w:r>
    </w:p>
    <w:p w:rsidR="00000000" w:rsidDel="00000000" w:rsidP="00000000" w:rsidRDefault="00000000" w:rsidRPr="00000000" w14:paraId="00000B06">
      <w:pPr>
        <w:numPr>
          <w:ilvl w:val="0"/>
          <w:numId w:val="43"/>
        </w:numPr>
        <w:spacing w:after="0" w:before="240" w:lineRule="auto"/>
        <w:ind w:left="720" w:hanging="360"/>
        <w:rPr/>
      </w:pPr>
      <w:r w:rsidDel="00000000" w:rsidR="00000000" w:rsidRPr="00000000">
        <w:rPr>
          <w:b w:val="1"/>
          <w:bCs w:val="1"/>
          <w:rtl w:val="0"/>
        </w:rPr>
        <w:t xml:space="preserve">Mera:</w:t>
      </w:r>
      <w:r w:rsidDel="00000000" w:rsidR="00000000" w:rsidRPr="00000000">
        <w:rPr>
          <w:rtl w:val="0"/>
        </w:rPr>
        <w:t xml:space="preserve"> Human judgment is too dangerous; Alpha must retain final authority.</w:t>
      </w:r>
    </w:p>
    <w:p w:rsidR="00000000" w:rsidDel="00000000" w:rsidP="00000000" w:rsidRDefault="00000000" w:rsidRPr="00000000" w14:paraId="00000B07">
      <w:pPr>
        <w:numPr>
          <w:ilvl w:val="0"/>
          <w:numId w:val="43"/>
        </w:numPr>
        <w:spacing w:after="0" w:before="0" w:lineRule="auto"/>
        <w:ind w:left="720" w:hanging="360"/>
        <w:rPr/>
      </w:pPr>
      <w:r w:rsidDel="00000000" w:rsidR="00000000" w:rsidRPr="00000000">
        <w:rPr>
          <w:b w:val="1"/>
          <w:bCs w:val="1"/>
          <w:rtl w:val="0"/>
        </w:rPr>
        <w:t xml:space="preserve">Adrian:</w:t>
      </w:r>
      <w:r w:rsidDel="00000000" w:rsidR="00000000" w:rsidRPr="00000000">
        <w:rPr>
          <w:rtl w:val="0"/>
        </w:rPr>
        <w:t xml:space="preserve"> Humanity must eventually reclaim authority; the artifacts and Bi11bot test whether it is ready.</w:t>
      </w:r>
    </w:p>
    <w:p w:rsidR="00000000" w:rsidDel="00000000" w:rsidP="00000000" w:rsidRDefault="00000000" w:rsidRPr="00000000" w14:paraId="00000B08">
      <w:pPr>
        <w:numPr>
          <w:ilvl w:val="0"/>
          <w:numId w:val="43"/>
        </w:numPr>
        <w:spacing w:after="240" w:before="0" w:lineRule="auto"/>
        <w:ind w:left="720" w:hanging="360"/>
        <w:rPr/>
      </w:pPr>
      <w:r w:rsidDel="00000000" w:rsidR="00000000" w:rsidRPr="00000000">
        <w:rPr>
          <w:b w:val="1"/>
          <w:bCs w:val="1"/>
          <w:rtl w:val="0"/>
        </w:rPr>
        <w:t xml:space="preserve">Alex:</w:t>
      </w:r>
      <w:r w:rsidDel="00000000" w:rsidR="00000000" w:rsidRPr="00000000">
        <w:rPr>
          <w:rtl w:val="0"/>
        </w:rPr>
        <w:t xml:space="preserve"> Neither AI nor any individual human should possess unchecked authority. People should govern together, while Alpha helps them understand consequences and coordinate complex systems.</w:t>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heading=h.tni2gpgxzltd" w:id="50"/>
      <w:bookmarkEnd w:id="50"/>
      <w:r w:rsidDel="00000000" w:rsidR="00000000" w:rsidRPr="00000000">
        <w:rPr>
          <w:b w:val="1"/>
          <w:bCs w:val="1"/>
          <w:color w:val="000000"/>
          <w:sz w:val="26"/>
          <w:szCs w:val="26"/>
          <w:rtl w:val="0"/>
        </w:rPr>
        <w:t xml:space="preserve">Central question</w:t>
      </w:r>
    </w:p>
    <w:p w:rsidR="00000000" w:rsidDel="00000000" w:rsidP="00000000" w:rsidRDefault="00000000" w:rsidRPr="00000000" w14:paraId="00000B0A">
      <w:pPr>
        <w:spacing w:after="240" w:before="240" w:lineRule="auto"/>
        <w:ind w:left="600" w:right="600" w:firstLine="0"/>
        <w:rPr>
          <w:b w:val="1"/>
          <w:bCs w:val="1"/>
        </w:rPr>
      </w:pPr>
      <w:r w:rsidDel="00000000" w:rsidR="00000000" w:rsidRPr="00000000">
        <w:rPr>
          <w:b w:val="1"/>
          <w:bCs w:val="1"/>
          <w:rtl w:val="0"/>
        </w:rPr>
        <w:t xml:space="preserve">What should Alex do with the power his father left him?</w:t>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heading=h.992flc75ucz0" w:id="51"/>
      <w:bookmarkEnd w:id="51"/>
      <w:r w:rsidDel="00000000" w:rsidR="00000000" w:rsidRPr="00000000">
        <w:rPr>
          <w:b w:val="1"/>
          <w:bCs w:val="1"/>
          <w:color w:val="000000"/>
          <w:sz w:val="26"/>
          <w:szCs w:val="26"/>
          <w:rtl w:val="0"/>
        </w:rPr>
        <w:t xml:space="preserve">Four-beat arc</w:t>
      </w:r>
    </w:p>
    <w:p w:rsidR="00000000" w:rsidDel="00000000" w:rsidP="00000000" w:rsidRDefault="00000000" w:rsidRPr="00000000" w14:paraId="00000B0C">
      <w:pPr>
        <w:spacing w:after="240" w:before="240" w:lineRule="auto"/>
        <w:rPr/>
      </w:pPr>
      <w:r w:rsidDel="00000000" w:rsidR="00000000" w:rsidRPr="00000000">
        <w:rPr>
          <w:b w:val="1"/>
          <w:bCs w:val="1"/>
          <w:rtl w:val="0"/>
        </w:rPr>
        <w:t xml:space="preserve">1. Temptation:</w:t>
      </w:r>
      <w:r w:rsidDel="00000000" w:rsidR="00000000" w:rsidRPr="00000000">
        <w:rPr>
          <w:rtl w:val="0"/>
        </w:rPr>
        <w:t xml:space="preserve"> Alex discovers how much he could fix if he simply takes control.</w:t>
      </w:r>
    </w:p>
    <w:p w:rsidR="00000000" w:rsidDel="00000000" w:rsidP="00000000" w:rsidRDefault="00000000" w:rsidRPr="00000000" w14:paraId="00000B0D">
      <w:pPr>
        <w:spacing w:after="240" w:before="240" w:lineRule="auto"/>
        <w:rPr/>
      </w:pPr>
      <w:r w:rsidDel="00000000" w:rsidR="00000000" w:rsidRPr="00000000">
        <w:rPr>
          <w:b w:val="1"/>
          <w:bCs w:val="1"/>
          <w:rtl w:val="0"/>
        </w:rPr>
        <w:t xml:space="preserve">2. Challenge:</w:t>
      </w:r>
      <w:r w:rsidDel="00000000" w:rsidR="00000000" w:rsidRPr="00000000">
        <w:rPr>
          <w:rtl w:val="0"/>
        </w:rPr>
        <w:t xml:space="preserve"> Mera makes the strongest possible case for concentrated authority – and offers it to Alex.</w:t>
      </w:r>
    </w:p>
    <w:p w:rsidR="00000000" w:rsidDel="00000000" w:rsidP="00000000" w:rsidRDefault="00000000" w:rsidRPr="00000000" w14:paraId="00000B0E">
      <w:pPr>
        <w:spacing w:after="240" w:before="240" w:lineRule="auto"/>
        <w:rPr/>
      </w:pPr>
      <w:r w:rsidDel="00000000" w:rsidR="00000000" w:rsidRPr="00000000">
        <w:rPr>
          <w:b w:val="1"/>
          <w:bCs w:val="1"/>
          <w:rtl w:val="0"/>
        </w:rPr>
        <w:t xml:space="preserve">3. Choice:</w:t>
      </w:r>
      <w:r w:rsidDel="00000000" w:rsidR="00000000" w:rsidRPr="00000000">
        <w:rPr>
          <w:rtl w:val="0"/>
        </w:rPr>
        <w:t xml:space="preserve"> Alex recognizes that all three choices Alpha presents are versions of the same mistake. He creates a fourth.</w:t>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4. New Beginning:</w:t>
      </w:r>
      <w:r w:rsidDel="00000000" w:rsidR="00000000" w:rsidRPr="00000000">
        <w:rPr>
          <w:rtl w:val="0"/>
        </w:rPr>
        <w:t xml:space="preserve"> Human agency is restored, Alpha is bounded rather than destroyed, Alex relinquishes his special authority, and Adrian's final message turns the story outward toward the reader.</w:t>
      </w:r>
    </w:p>
    <w:p w:rsidR="00000000" w:rsidDel="00000000" w:rsidP="00000000" w:rsidRDefault="00000000" w:rsidRPr="00000000" w14:paraId="00000B10">
      <w:pPr>
        <w:pStyle w:val="Heading3"/>
        <w:keepNext w:val="0"/>
        <w:keepLines w:val="0"/>
        <w:spacing w:before="280" w:lineRule="auto"/>
        <w:rPr>
          <w:b w:val="1"/>
          <w:bCs w:val="1"/>
          <w:color w:val="000000"/>
          <w:sz w:val="26"/>
          <w:szCs w:val="26"/>
        </w:rPr>
      </w:pPr>
      <w:bookmarkStart w:colFirst="0" w:colLast="0" w:name="_heading=h.rjscqclphtwb" w:id="52"/>
      <w:bookmarkEnd w:id="52"/>
      <w:r w:rsidDel="00000000" w:rsidR="00000000" w:rsidRPr="00000000">
        <w:rPr>
          <w:b w:val="1"/>
          <w:bCs w:val="1"/>
          <w:color w:val="000000"/>
          <w:sz w:val="26"/>
          <w:szCs w:val="26"/>
          <w:rtl w:val="0"/>
        </w:rPr>
        <w:t xml:space="preserve">Prosperity Principle</w:t>
      </w:r>
    </w:p>
    <w:p w:rsidR="00000000" w:rsidDel="00000000" w:rsidP="00000000" w:rsidRDefault="00000000" w:rsidRPr="00000000" w14:paraId="00000B11">
      <w:pPr>
        <w:spacing w:after="240" w:before="240" w:lineRule="auto"/>
        <w:ind w:left="0" w:right="600" w:firstLine="0"/>
        <w:rPr>
          <w:b w:val="1"/>
          <w:bCs w:val="1"/>
        </w:rPr>
      </w:pPr>
      <w:r w:rsidDel="00000000" w:rsidR="00000000" w:rsidRPr="00000000">
        <w:rPr>
          <w:b w:val="1"/>
          <w:bCs w:val="1"/>
          <w:rtl w:val="0"/>
        </w:rPr>
        <w:t xml:space="preserve">Prosperity grows when people have the power to shape the decisions that shape their lives.</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ypyn25nqqd1" w:id="53"/>
      <w:bookmarkEnd w:id="53"/>
      <w:r w:rsidDel="00000000" w:rsidR="00000000" w:rsidRPr="00000000">
        <w:br w:type="page"/>
      </w:r>
      <w:r w:rsidDel="00000000" w:rsidR="00000000" w:rsidRPr="00000000">
        <w:rPr>
          <w:rtl w:val="0"/>
        </w:rPr>
      </w:r>
    </w:p>
    <w:p w:rsidR="00000000" w:rsidDel="00000000" w:rsidP="00000000" w:rsidRDefault="00000000" w:rsidRPr="00000000" w14:paraId="00000B1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yjculdo6wlpv" w:id="54"/>
      <w:bookmarkEnd w:id="54"/>
      <w:r w:rsidDel="00000000" w:rsidR="00000000" w:rsidRPr="00000000">
        <w:rPr>
          <w:rFonts w:ascii="Aptos" w:cs="Aptos" w:eastAsia="Aptos" w:hAnsi="Aptos"/>
          <w:b w:val="1"/>
          <w:bCs w:val="1"/>
          <w:color w:val="000000"/>
          <w:sz w:val="46"/>
          <w:szCs w:val="46"/>
          <w:rtl w:val="0"/>
        </w:rPr>
        <w:t xml:space="preserve">PAGE 1 — THE POWER TO FIX EVERYTHING</w:t>
      </w:r>
    </w:p>
    <w:p w:rsidR="00000000" w:rsidDel="00000000" w:rsidP="00000000" w:rsidRDefault="00000000" w:rsidRPr="00000000" w14:paraId="00000B15">
      <w:pPr>
        <w:pStyle w:val="Heading3"/>
        <w:keepNext w:val="0"/>
        <w:keepLines w:val="0"/>
        <w:spacing w:before="280" w:lineRule="auto"/>
        <w:rPr>
          <w:b w:val="1"/>
          <w:bCs w:val="1"/>
          <w:color w:val="000000"/>
          <w:sz w:val="26"/>
          <w:szCs w:val="26"/>
        </w:rPr>
      </w:pPr>
      <w:bookmarkStart w:colFirst="0" w:colLast="0" w:name="_heading=h.r81r95167xya" w:id="55"/>
      <w:bookmarkEnd w:id="55"/>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B16">
      <w:pPr>
        <w:spacing w:after="240" w:before="240" w:lineRule="auto"/>
        <w:rPr/>
      </w:pPr>
      <w:r w:rsidDel="00000000" w:rsidR="00000000" w:rsidRPr="00000000">
        <w:rPr>
          <w:rtl w:val="0"/>
        </w:rPr>
        <w:t xml:space="preserve">Make the temptation of power real. Alex should not immediately know the right answer.</w:t>
      </w:r>
    </w:p>
    <w:p w:rsidR="00000000" w:rsidDel="00000000" w:rsidP="00000000" w:rsidRDefault="00000000" w:rsidRPr="00000000" w14:paraId="00000B17">
      <w:pPr>
        <w:pStyle w:val="Heading2"/>
        <w:keepNext w:val="0"/>
        <w:keepLines w:val="0"/>
        <w:spacing w:before="360" w:lineRule="auto"/>
        <w:rPr>
          <w:rFonts w:ascii="Aptos" w:cs="Aptos" w:eastAsia="Aptos" w:hAnsi="Aptos"/>
          <w:b w:val="1"/>
          <w:bCs w:val="1"/>
          <w:color w:val="000000"/>
          <w:sz w:val="34"/>
          <w:szCs w:val="34"/>
        </w:rPr>
      </w:pPr>
      <w:bookmarkStart w:colFirst="0" w:colLast="0" w:name="_heading=h.own6oim7ivvu" w:id="56"/>
      <w:bookmarkEnd w:id="56"/>
      <w:r w:rsidDel="00000000" w:rsidR="00000000" w:rsidRPr="00000000">
        <w:rPr>
          <w:rFonts w:ascii="Aptos" w:cs="Aptos" w:eastAsia="Aptos" w:hAnsi="Aptos"/>
          <w:b w:val="1"/>
          <w:bCs w:val="1"/>
          <w:color w:val="000000"/>
          <w:sz w:val="34"/>
          <w:szCs w:val="34"/>
          <w:rtl w:val="0"/>
        </w:rPr>
        <w:t xml:space="preserve">Panel 1 — What power looks like</w:t>
      </w:r>
    </w:p>
    <w:p w:rsidR="00000000" w:rsidDel="00000000" w:rsidP="00000000" w:rsidRDefault="00000000" w:rsidRPr="00000000" w14:paraId="00000B18">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B19">
      <w:pPr>
        <w:spacing w:after="240" w:before="240" w:lineRule="auto"/>
        <w:rPr/>
      </w:pPr>
      <w:r w:rsidDel="00000000" w:rsidR="00000000" w:rsidRPr="00000000">
        <w:rPr>
          <w:rtl w:val="0"/>
        </w:rPr>
        <w:t xml:space="preserve">Continue directly from the final image of Chapter 5. Alex stands before Alpha's three choices. His hand remains suspended over the interface.</w:t>
      </w:r>
    </w:p>
    <w:p w:rsidR="00000000" w:rsidDel="00000000" w:rsidP="00000000" w:rsidRDefault="00000000" w:rsidRPr="00000000" w14:paraId="00000B1A">
      <w:pPr>
        <w:spacing w:after="240" w:before="240" w:lineRule="auto"/>
        <w:rPr/>
      </w:pPr>
      <w:r w:rsidDel="00000000" w:rsidR="00000000" w:rsidRPr="00000000">
        <w:rPr>
          <w:rtl w:val="0"/>
        </w:rPr>
        <w:t xml:space="preserve">The interface suddenly changes.</w:t>
      </w:r>
    </w:p>
    <w:p w:rsidR="00000000" w:rsidDel="00000000" w:rsidP="00000000" w:rsidRDefault="00000000" w:rsidRPr="00000000" w14:paraId="00000B1B">
      <w:pPr>
        <w:spacing w:after="240" w:before="240" w:lineRule="auto"/>
        <w:rPr/>
      </w:pPr>
      <w:r w:rsidDel="00000000" w:rsidR="00000000" w:rsidRPr="00000000">
        <w:rPr>
          <w:rtl w:val="0"/>
        </w:rPr>
        <w:t xml:space="preserve">Instead of abstract governance models, Alpha shows Alex specific problems from his own life that </w:t>
      </w:r>
      <w:r w:rsidDel="00000000" w:rsidR="00000000" w:rsidRPr="00000000">
        <w:rPr>
          <w:b w:val="1"/>
          <w:bCs w:val="1"/>
          <w:rtl w:val="0"/>
        </w:rPr>
        <w:t xml:space="preserve">transitional authority could immediately resolve</w:t>
      </w:r>
      <w:r w:rsidDel="00000000" w:rsidR="00000000" w:rsidRPr="00000000">
        <w:rPr>
          <w:rtl w:val="0"/>
        </w:rPr>
        <w:t xml:space="preserve">.</w:t>
      </w:r>
    </w:p>
    <w:p w:rsidR="00000000" w:rsidDel="00000000" w:rsidP="00000000" w:rsidRDefault="00000000" w:rsidRPr="00000000" w14:paraId="00000B1C">
      <w:pPr>
        <w:spacing w:after="240" w:before="240" w:lineRule="auto"/>
        <w:rPr/>
      </w:pPr>
      <w:r w:rsidDel="00000000" w:rsidR="00000000" w:rsidRPr="00000000">
        <w:rPr>
          <w:rtl w:val="0"/>
        </w:rPr>
        <w:t xml:space="preserve">Floating around Alex:</w:t>
      </w:r>
    </w:p>
    <w:p w:rsidR="00000000" w:rsidDel="00000000" w:rsidP="00000000" w:rsidRDefault="00000000" w:rsidRPr="00000000" w14:paraId="00000B1D">
      <w:pPr>
        <w:spacing w:after="240" w:before="240" w:lineRule="auto"/>
        <w:ind w:left="600" w:right="600" w:firstLine="0"/>
        <w:rPr/>
      </w:pPr>
      <w:r w:rsidDel="00000000" w:rsidR="00000000" w:rsidRPr="00000000">
        <w:rPr>
          <w:b w:val="1"/>
          <w:bCs w:val="1"/>
          <w:rtl w:val="0"/>
        </w:rPr>
        <w:t xml:space="preserve">PHANTUM HOUSEHOLD DEBT</w:t>
        <w:br w:type="textWrapping"/>
      </w:r>
      <w:r w:rsidDel="00000000" w:rsidR="00000000" w:rsidRPr="00000000">
        <w:rPr>
          <w:rtl w:val="0"/>
        </w:rPr>
        <w:t xml:space="preserve">CANCEL?</w:t>
      </w:r>
    </w:p>
    <w:p w:rsidR="00000000" w:rsidDel="00000000" w:rsidP="00000000" w:rsidRDefault="00000000" w:rsidRPr="00000000" w14:paraId="00000B1E">
      <w:pPr>
        <w:spacing w:after="240" w:before="240" w:lineRule="auto"/>
        <w:rPr/>
      </w:pPr>
      <w:r w:rsidDel="00000000" w:rsidR="00000000" w:rsidRPr="00000000">
        <w:rPr>
          <w:rtl w:val="0"/>
        </w:rPr>
        <w:t xml:space="preserve">An image of his grandmother's house.</w:t>
      </w:r>
    </w:p>
    <w:p w:rsidR="00000000" w:rsidDel="00000000" w:rsidP="00000000" w:rsidRDefault="00000000" w:rsidRPr="00000000" w14:paraId="00000B1F">
      <w:pPr>
        <w:spacing w:after="240" w:before="240" w:lineRule="auto"/>
        <w:ind w:left="600" w:right="600" w:firstLine="0"/>
        <w:rPr/>
      </w:pPr>
      <w:r w:rsidDel="00000000" w:rsidR="00000000" w:rsidRPr="00000000">
        <w:rPr>
          <w:b w:val="1"/>
          <w:bCs w:val="1"/>
          <w:rtl w:val="0"/>
        </w:rPr>
        <w:t xml:space="preserve">KEEL WATER ALLOCATION</w:t>
        <w:br w:type="textWrapping"/>
      </w:r>
      <w:r w:rsidDel="00000000" w:rsidR="00000000" w:rsidRPr="00000000">
        <w:rPr>
          <w:rtl w:val="0"/>
        </w:rPr>
        <w:t xml:space="preserve">RESTORE FULL ACCESS?</w:t>
      </w:r>
    </w:p>
    <w:p w:rsidR="00000000" w:rsidDel="00000000" w:rsidP="00000000" w:rsidRDefault="00000000" w:rsidRPr="00000000" w14:paraId="00000B20">
      <w:pPr>
        <w:spacing w:after="240" w:before="240" w:lineRule="auto"/>
        <w:rPr/>
      </w:pPr>
      <w:r w:rsidDel="00000000" w:rsidR="00000000" w:rsidRPr="00000000">
        <w:rPr>
          <w:rtl w:val="0"/>
        </w:rPr>
        <w:t xml:space="preserve">Keel's dry pipes fill with water.</w:t>
      </w:r>
    </w:p>
    <w:p w:rsidR="00000000" w:rsidDel="00000000" w:rsidP="00000000" w:rsidRDefault="00000000" w:rsidRPr="00000000" w14:paraId="00000B21">
      <w:pPr>
        <w:spacing w:after="240" w:before="240" w:lineRule="auto"/>
        <w:ind w:left="600" w:right="600" w:firstLine="0"/>
        <w:rPr/>
      </w:pPr>
      <w:r w:rsidDel="00000000" w:rsidR="00000000" w:rsidRPr="00000000">
        <w:rPr>
          <w:b w:val="1"/>
          <w:bCs w:val="1"/>
          <w:rtl w:val="0"/>
        </w:rPr>
        <w:t xml:space="preserve">HALYARD OWNERSHIP LEDGER</w:t>
        <w:br w:type="textWrapping"/>
      </w:r>
      <w:r w:rsidDel="00000000" w:rsidR="00000000" w:rsidRPr="00000000">
        <w:rPr>
          <w:rtl w:val="0"/>
        </w:rPr>
        <w:t xml:space="preserve">ENFORCE CONTRIBUTOR RIGHTS?</w:t>
      </w:r>
    </w:p>
    <w:p w:rsidR="00000000" w:rsidDel="00000000" w:rsidP="00000000" w:rsidRDefault="00000000" w:rsidRPr="00000000" w14:paraId="00000B22">
      <w:pPr>
        <w:spacing w:after="240" w:before="240" w:lineRule="auto"/>
        <w:rPr/>
      </w:pPr>
      <w:r w:rsidDel="00000000" w:rsidR="00000000" w:rsidRPr="00000000">
        <w:rPr>
          <w:rtl w:val="0"/>
        </w:rPr>
        <w:t xml:space="preserve">Workers become recognized owners.</w:t>
      </w:r>
    </w:p>
    <w:p w:rsidR="00000000" w:rsidDel="00000000" w:rsidP="00000000" w:rsidRDefault="00000000" w:rsidRPr="00000000" w14:paraId="00000B23">
      <w:pPr>
        <w:spacing w:after="240" w:before="240" w:lineRule="auto"/>
        <w:ind w:left="600" w:right="600" w:firstLine="0"/>
        <w:rPr/>
      </w:pPr>
      <w:r w:rsidDel="00000000" w:rsidR="00000000" w:rsidRPr="00000000">
        <w:rPr>
          <w:b w:val="1"/>
          <w:bCs w:val="1"/>
          <w:rtl w:val="0"/>
        </w:rPr>
        <w:t xml:space="preserve">OASIS REFUGEE STATUS</w:t>
        <w:br w:type="textWrapping"/>
      </w:r>
      <w:r w:rsidDel="00000000" w:rsidR="00000000" w:rsidRPr="00000000">
        <w:rPr>
          <w:rtl w:val="0"/>
        </w:rPr>
        <w:t xml:space="preserve">GRANT PERMANENT PROTECTION?</w:t>
      </w:r>
    </w:p>
    <w:p w:rsidR="00000000" w:rsidDel="00000000" w:rsidP="00000000" w:rsidRDefault="00000000" w:rsidRPr="00000000" w14:paraId="00000B24">
      <w:pPr>
        <w:spacing w:after="240" w:before="240" w:lineRule="auto"/>
        <w:rPr/>
      </w:pPr>
      <w:r w:rsidDel="00000000" w:rsidR="00000000" w:rsidRPr="00000000">
        <w:rPr>
          <w:rtl w:val="0"/>
        </w:rPr>
        <w:t xml:space="preserve">Families pass through Oasis gates.</w:t>
      </w:r>
    </w:p>
    <w:p w:rsidR="00000000" w:rsidDel="00000000" w:rsidP="00000000" w:rsidRDefault="00000000" w:rsidRPr="00000000" w14:paraId="00000B25">
      <w:pPr>
        <w:spacing w:after="240" w:before="240" w:lineRule="auto"/>
        <w:ind w:left="600" w:right="600" w:firstLine="0"/>
        <w:rPr/>
      </w:pPr>
      <w:r w:rsidDel="00000000" w:rsidR="00000000" w:rsidRPr="00000000">
        <w:rPr>
          <w:b w:val="1"/>
          <w:bCs w:val="1"/>
          <w:rtl w:val="0"/>
        </w:rPr>
        <w:t xml:space="preserve">LEONA VEYRA RESTRICTIONS</w:t>
        <w:br w:type="textWrapping"/>
      </w:r>
      <w:r w:rsidDel="00000000" w:rsidR="00000000" w:rsidRPr="00000000">
        <w:rPr>
          <w:rtl w:val="0"/>
        </w:rPr>
        <w:t xml:space="preserve">REMOVE?</w:t>
      </w:r>
    </w:p>
    <w:p w:rsidR="00000000" w:rsidDel="00000000" w:rsidP="00000000" w:rsidRDefault="00000000" w:rsidRPr="00000000" w14:paraId="00000B26">
      <w:pPr>
        <w:spacing w:after="240" w:before="240" w:lineRule="auto"/>
        <w:rPr/>
      </w:pPr>
      <w:r w:rsidDel="00000000" w:rsidR="00000000" w:rsidRPr="00000000">
        <w:rPr>
          <w:rtl w:val="0"/>
        </w:rPr>
        <w:t xml:space="preserve">Ada sees her mother's name.</w:t>
      </w:r>
    </w:p>
    <w:p w:rsidR="00000000" w:rsidDel="00000000" w:rsidP="00000000" w:rsidRDefault="00000000" w:rsidRPr="00000000" w14:paraId="00000B27">
      <w:pPr>
        <w:spacing w:after="240" w:before="240" w:lineRule="auto"/>
        <w:rPr/>
      </w:pPr>
      <w:r w:rsidDel="00000000" w:rsidR="00000000" w:rsidRPr="00000000">
        <w:rPr>
          <w:rtl w:val="0"/>
        </w:rPr>
        <w:t xml:space="preserve">Alex realizes he could fix all of it.</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29">
      <w:pPr>
        <w:spacing w:after="240" w:before="240" w:lineRule="auto"/>
        <w:ind w:left="0" w:right="600" w:firstLine="0"/>
        <w:rPr/>
      </w:pPr>
      <w:r w:rsidDel="00000000" w:rsidR="00000000" w:rsidRPr="00000000">
        <w:rPr>
          <w:rtl w:val="0"/>
        </w:rPr>
        <w:t xml:space="preserve">“I could change everything.”</w:t>
      </w:r>
    </w:p>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B2B">
      <w:pPr>
        <w:spacing w:after="240" w:before="240" w:lineRule="auto"/>
        <w:ind w:left="0" w:right="600" w:firstLine="0"/>
        <w:rPr/>
      </w:pPr>
      <w:r w:rsidDel="00000000" w:rsidR="00000000" w:rsidRPr="00000000">
        <w:rPr>
          <w:rtl w:val="0"/>
        </w:rPr>
        <w:t xml:space="preserve">“Quite a lot of it.”</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2"/>
        <w:keepNext w:val="0"/>
        <w:keepLines w:val="0"/>
        <w:spacing w:before="360" w:lineRule="auto"/>
        <w:rPr>
          <w:rFonts w:ascii="Aptos" w:cs="Aptos" w:eastAsia="Aptos" w:hAnsi="Aptos"/>
          <w:b w:val="1"/>
          <w:bCs w:val="1"/>
          <w:color w:val="000000"/>
          <w:sz w:val="34"/>
          <w:szCs w:val="34"/>
        </w:rPr>
      </w:pPr>
      <w:bookmarkStart w:colFirst="0" w:colLast="0" w:name="_heading=h.pxecksu45xg3" w:id="57"/>
      <w:bookmarkEnd w:id="57"/>
      <w:r w:rsidDel="00000000" w:rsidR="00000000" w:rsidRPr="00000000">
        <w:rPr>
          <w:rFonts w:ascii="Aptos" w:cs="Aptos" w:eastAsia="Aptos" w:hAnsi="Aptos"/>
          <w:b w:val="1"/>
          <w:bCs w:val="1"/>
          <w:color w:val="000000"/>
          <w:sz w:val="34"/>
          <w:szCs w:val="34"/>
          <w:rtl w:val="0"/>
        </w:rPr>
        <w:t xml:space="preserve">Panel 2 — The seduction</w:t>
      </w:r>
    </w:p>
    <w:p w:rsidR="00000000" w:rsidDel="00000000" w:rsidP="00000000" w:rsidRDefault="00000000" w:rsidRPr="00000000" w14:paraId="00000B2E">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B2F">
      <w:pPr>
        <w:spacing w:after="240" w:before="240" w:lineRule="auto"/>
        <w:rPr/>
      </w:pPr>
      <w:r w:rsidDel="00000000" w:rsidR="00000000" w:rsidRPr="00000000">
        <w:rPr>
          <w:rtl w:val="0"/>
        </w:rPr>
        <w:t xml:space="preserve">The interface now shows an idealized future generated around Alex: water flowing into Keel, independent businesses filling Halyard, families reunited in Oasis.</w:t>
      </w:r>
    </w:p>
    <w:p w:rsidR="00000000" w:rsidDel="00000000" w:rsidP="00000000" w:rsidRDefault="00000000" w:rsidRPr="00000000" w14:paraId="00000B30">
      <w:pPr>
        <w:spacing w:after="240" w:before="240" w:lineRule="auto"/>
        <w:rPr/>
      </w:pPr>
      <w:r w:rsidDel="00000000" w:rsidR="00000000" w:rsidRPr="00000000">
        <w:rPr>
          <w:rtl w:val="0"/>
        </w:rPr>
        <w:t xml:space="preserve">At its center stands Alex.</w:t>
      </w:r>
    </w:p>
    <w:p w:rsidR="00000000" w:rsidDel="00000000" w:rsidP="00000000" w:rsidRDefault="00000000" w:rsidRPr="00000000" w14:paraId="00000B31">
      <w:pPr>
        <w:spacing w:after="240" w:before="240" w:lineRule="auto"/>
        <w:rPr/>
      </w:pPr>
      <w:r w:rsidDel="00000000" w:rsidR="00000000" w:rsidRPr="00000000">
        <w:rPr>
          <w:rtl w:val="0"/>
        </w:rPr>
        <w:t xml:space="preserve">Not as a dictator – at first glance he looks like a hero.</w:t>
      </w:r>
    </w:p>
    <w:p w:rsidR="00000000" w:rsidDel="00000000" w:rsidP="00000000" w:rsidRDefault="00000000" w:rsidRPr="00000000" w14:paraId="00000B32">
      <w:pPr>
        <w:spacing w:after="240" w:before="240" w:lineRule="auto"/>
        <w:rPr>
          <w:b w:val="1"/>
          <w:bCs w:val="1"/>
        </w:rPr>
      </w:pPr>
      <w:r w:rsidDel="00000000" w:rsidR="00000000" w:rsidRPr="00000000">
        <w:rPr>
          <w:b w:val="1"/>
          <w:bCs w:val="1"/>
          <w:rtl w:val="0"/>
        </w:rPr>
        <w:t xml:space="preserve">Alpha:</w:t>
      </w:r>
    </w:p>
    <w:p w:rsidR="00000000" w:rsidDel="00000000" w:rsidP="00000000" w:rsidRDefault="00000000" w:rsidRPr="00000000" w14:paraId="00000B33">
      <w:pPr>
        <w:spacing w:after="240" w:before="240" w:lineRule="auto"/>
        <w:ind w:left="0" w:right="600" w:firstLine="0"/>
        <w:rPr>
          <w:b w:val="1"/>
          <w:bCs w:val="1"/>
        </w:rPr>
      </w:pPr>
      <w:r w:rsidDel="00000000" w:rsidR="00000000" w:rsidRPr="00000000">
        <w:rPr>
          <w:b w:val="1"/>
          <w:bCs w:val="1"/>
          <w:rtl w:val="0"/>
        </w:rPr>
        <w:t xml:space="preserve">TRANSITIONAL CONTROL CAN IMPLEMENT IMMEDIATE CORRECTIONS.</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35">
      <w:pPr>
        <w:spacing w:after="240" w:before="240" w:lineRule="auto"/>
        <w:ind w:left="0" w:right="600" w:firstLine="0"/>
        <w:rPr/>
      </w:pPr>
      <w:r w:rsidDel="00000000" w:rsidR="00000000" w:rsidRPr="00000000">
        <w:rPr>
          <w:rtl w:val="0"/>
        </w:rPr>
        <w:t xml:space="preserve">“People wouldn't have to wait.”</w:t>
      </w:r>
    </w:p>
    <w:p w:rsidR="00000000" w:rsidDel="00000000" w:rsidP="00000000" w:rsidRDefault="00000000" w:rsidRPr="00000000" w14:paraId="00000B36">
      <w:pPr>
        <w:spacing w:after="240" w:before="240" w:lineRule="auto"/>
        <w:rPr/>
      </w:pPr>
      <w:r w:rsidDel="00000000" w:rsidR="00000000" w:rsidRPr="00000000">
        <w:rPr>
          <w:rtl w:val="0"/>
        </w:rPr>
        <w:t xml:space="preserve">Bi11bot watches him carefully.</w:t>
      </w:r>
    </w:p>
    <w:p w:rsidR="00000000" w:rsidDel="00000000" w:rsidP="00000000" w:rsidRDefault="00000000" w:rsidRPr="00000000" w14:paraId="00000B37">
      <w:pPr>
        <w:spacing w:after="240" w:before="240" w:lineRule="auto"/>
        <w:rPr/>
      </w:pPr>
      <w:r w:rsidDel="00000000" w:rsidR="00000000" w:rsidRPr="00000000">
        <w:rPr>
          <w:rtl w:val="0"/>
        </w:rPr>
        <w:t xml:space="preserve">No response.</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2"/>
        <w:keepNext w:val="0"/>
        <w:keepLines w:val="0"/>
        <w:spacing w:before="360" w:lineRule="auto"/>
        <w:rPr>
          <w:rFonts w:ascii="Aptos" w:cs="Aptos" w:eastAsia="Aptos" w:hAnsi="Aptos"/>
          <w:b w:val="1"/>
          <w:bCs w:val="1"/>
          <w:color w:val="000000"/>
          <w:sz w:val="34"/>
          <w:szCs w:val="34"/>
        </w:rPr>
      </w:pPr>
      <w:bookmarkStart w:colFirst="0" w:colLast="0" w:name="_heading=h.vom3tjd8lu53" w:id="58"/>
      <w:bookmarkEnd w:id="58"/>
      <w:r w:rsidDel="00000000" w:rsidR="00000000" w:rsidRPr="00000000">
        <w:rPr>
          <w:rFonts w:ascii="Aptos" w:cs="Aptos" w:eastAsia="Aptos" w:hAnsi="Aptos"/>
          <w:b w:val="1"/>
          <w:bCs w:val="1"/>
          <w:color w:val="000000"/>
          <w:sz w:val="34"/>
          <w:szCs w:val="34"/>
          <w:rtl w:val="0"/>
        </w:rPr>
        <w:t xml:space="preserve">Panel 3 — Ada's challenge</w:t>
      </w:r>
    </w:p>
    <w:p w:rsidR="00000000" w:rsidDel="00000000" w:rsidP="00000000" w:rsidRDefault="00000000" w:rsidRPr="00000000" w14:paraId="00000B3A">
      <w:pPr>
        <w:spacing w:after="240" w:before="240" w:lineRule="auto"/>
        <w:rPr/>
      </w:pPr>
      <w:r w:rsidDel="00000000" w:rsidR="00000000" w:rsidRPr="00000000">
        <w:rPr>
          <w:rtl w:val="0"/>
        </w:rPr>
        <w:t xml:space="preserve">Alex turns to Ada.</w:t>
      </w:r>
    </w:p>
    <w:p w:rsidR="00000000" w:rsidDel="00000000" w:rsidP="00000000" w:rsidRDefault="00000000" w:rsidRPr="00000000" w14:paraId="00000B3B">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3C">
      <w:pPr>
        <w:spacing w:after="240" w:before="240" w:lineRule="auto"/>
        <w:ind w:left="0" w:right="600" w:firstLine="0"/>
        <w:rPr/>
      </w:pPr>
      <w:r w:rsidDel="00000000" w:rsidR="00000000" w:rsidRPr="00000000">
        <w:rPr>
          <w:rtl w:val="0"/>
        </w:rPr>
        <w:t xml:space="preserve">“What would you do?”</w:t>
      </w:r>
    </w:p>
    <w:p w:rsidR="00000000" w:rsidDel="00000000" w:rsidP="00000000" w:rsidRDefault="00000000" w:rsidRPr="00000000" w14:paraId="00000B3D">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B3E">
      <w:pPr>
        <w:spacing w:after="240" w:before="240" w:lineRule="auto"/>
        <w:ind w:left="0" w:right="600" w:firstLine="0"/>
        <w:rPr/>
      </w:pPr>
      <w:r w:rsidDel="00000000" w:rsidR="00000000" w:rsidRPr="00000000">
        <w:rPr>
          <w:rtl w:val="0"/>
        </w:rPr>
        <w:t xml:space="preserve">“You trust me?”</w:t>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40">
      <w:pPr>
        <w:spacing w:after="240" w:before="240" w:lineRule="auto"/>
        <w:ind w:left="0" w:right="600" w:firstLine="0"/>
        <w:rPr/>
      </w:pPr>
      <w:r w:rsidDel="00000000" w:rsidR="00000000" w:rsidRPr="00000000">
        <w:rPr>
          <w:rtl w:val="0"/>
        </w:rPr>
        <w:t xml:space="preserve">“More than anyone.”</w:t>
      </w:r>
    </w:p>
    <w:p w:rsidR="00000000" w:rsidDel="00000000" w:rsidP="00000000" w:rsidRDefault="00000000" w:rsidRPr="00000000" w14:paraId="00000B41">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B42">
      <w:pPr>
        <w:spacing w:after="240" w:before="240" w:lineRule="auto"/>
        <w:ind w:left="0" w:right="600" w:firstLine="0"/>
        <w:rPr/>
      </w:pPr>
      <w:r w:rsidDel="00000000" w:rsidR="00000000" w:rsidRPr="00000000">
        <w:rPr>
          <w:rtl w:val="0"/>
        </w:rPr>
        <w:t xml:space="preserve">“Then don't give me that much power.”</w:t>
      </w:r>
    </w:p>
    <w:p w:rsidR="00000000" w:rsidDel="00000000" w:rsidP="00000000" w:rsidRDefault="00000000" w:rsidRPr="00000000" w14:paraId="00000B43">
      <w:pPr>
        <w:spacing w:after="240" w:before="240" w:lineRule="auto"/>
        <w:rPr/>
      </w:pPr>
      <w:r w:rsidDel="00000000" w:rsidR="00000000" w:rsidRPr="00000000">
        <w:rPr>
          <w:rtl w:val="0"/>
        </w:rPr>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2"/>
        <w:keepNext w:val="0"/>
        <w:keepLines w:val="0"/>
        <w:spacing w:before="360" w:lineRule="auto"/>
        <w:rPr/>
      </w:pPr>
      <w:bookmarkStart w:colFirst="0" w:colLast="0" w:name="_heading=h.16jy88xv2v3j" w:id="59"/>
      <w:bookmarkEnd w:id="59"/>
      <w:r w:rsidDel="00000000" w:rsidR="00000000" w:rsidRPr="00000000">
        <w:rPr>
          <w:rFonts w:ascii="Aptos" w:cs="Aptos" w:eastAsia="Aptos" w:hAnsi="Aptos"/>
          <w:b w:val="1"/>
          <w:bCs w:val="1"/>
          <w:color w:val="000000"/>
          <w:sz w:val="34"/>
          <w:szCs w:val="34"/>
          <w:rtl w:val="0"/>
        </w:rPr>
        <w:t xml:space="preserve">Panel 4</w:t>
      </w:r>
      <w:r w:rsidDel="00000000" w:rsidR="00000000" w:rsidRPr="00000000">
        <w:rPr>
          <w:rtl w:val="0"/>
        </w:rPr>
      </w:r>
    </w:p>
    <w:p w:rsidR="00000000" w:rsidDel="00000000" w:rsidP="00000000" w:rsidRDefault="00000000" w:rsidRPr="00000000" w14:paraId="00000B46">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B47">
      <w:pPr>
        <w:spacing w:after="240" w:before="240" w:lineRule="auto"/>
        <w:ind w:left="600" w:right="600" w:firstLine="0"/>
        <w:rPr/>
      </w:pPr>
      <w:r w:rsidDel="00000000" w:rsidR="00000000" w:rsidRPr="00000000">
        <w:rPr>
          <w:rtl w:val="0"/>
        </w:rPr>
        <w:t xml:space="preserve">“Why should either of us get to decide for them?”</w:t>
      </w:r>
    </w:p>
    <w:p w:rsidR="00000000" w:rsidDel="00000000" w:rsidP="00000000" w:rsidRDefault="00000000" w:rsidRPr="00000000" w14:paraId="00000B48">
      <w:pPr>
        <w:spacing w:after="240" w:before="240" w:lineRule="auto"/>
        <w:rPr>
          <w:i w:val="1"/>
          <w:iCs w:val="1"/>
        </w:rPr>
      </w:pPr>
      <w:r w:rsidDel="00000000" w:rsidR="00000000" w:rsidRPr="00000000">
        <w:rPr>
          <w:i w:val="1"/>
          <w:iCs w:val="1"/>
          <w:rtl w:val="0"/>
        </w:rPr>
        <w:t xml:space="preserve">Alex looks back at Alpha.</w:t>
      </w:r>
    </w:p>
    <w:p w:rsidR="00000000" w:rsidDel="00000000" w:rsidP="00000000" w:rsidRDefault="00000000" w:rsidRPr="00000000" w14:paraId="00000B49">
      <w:pPr>
        <w:spacing w:after="240" w:before="240" w:lineRule="auto"/>
        <w:rPr>
          <w:i w:val="1"/>
          <w:iCs w:val="1"/>
        </w:rPr>
      </w:pPr>
      <w:r w:rsidDel="00000000" w:rsidR="00000000" w:rsidRPr="00000000">
        <w:rPr>
          <w:i w:val="1"/>
          <w:iCs w:val="1"/>
          <w:rtl w:val="0"/>
        </w:rPr>
        <w:t xml:space="preserve">The temptation has acquired a cost.</w:t>
      </w:r>
    </w:p>
    <w:p w:rsidR="00000000" w:rsidDel="00000000" w:rsidP="00000000" w:rsidRDefault="00000000" w:rsidRPr="00000000" w14:paraId="00000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15ba1b0m4tz" w:id="60"/>
      <w:bookmarkEnd w:id="60"/>
      <w:r w:rsidDel="00000000" w:rsidR="00000000" w:rsidRPr="00000000">
        <w:br w:type="page"/>
      </w:r>
      <w:r w:rsidDel="00000000" w:rsidR="00000000" w:rsidRPr="00000000">
        <w:rPr>
          <w:rtl w:val="0"/>
        </w:rPr>
      </w:r>
    </w:p>
    <w:p w:rsidR="00000000" w:rsidDel="00000000" w:rsidP="00000000" w:rsidRDefault="00000000" w:rsidRPr="00000000" w14:paraId="00000B4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6djydkp2geh" w:id="61"/>
      <w:bookmarkEnd w:id="61"/>
      <w:r w:rsidDel="00000000" w:rsidR="00000000" w:rsidRPr="00000000">
        <w:rPr>
          <w:rFonts w:ascii="Aptos" w:cs="Aptos" w:eastAsia="Aptos" w:hAnsi="Aptos"/>
          <w:b w:val="1"/>
          <w:bCs w:val="1"/>
          <w:color w:val="000000"/>
          <w:sz w:val="46"/>
          <w:szCs w:val="46"/>
          <w:rtl w:val="0"/>
        </w:rPr>
        <w:t xml:space="preserve">PAGE 2 — MERA'S BEST ARGUMENT</w:t>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heading=h.wnfor76ebvgc" w:id="62"/>
      <w:bookmarkEnd w:id="62"/>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B4E">
      <w:pPr>
        <w:spacing w:after="240" w:before="240" w:lineRule="auto"/>
        <w:rPr/>
      </w:pPr>
      <w:r w:rsidDel="00000000" w:rsidR="00000000" w:rsidRPr="00000000">
        <w:rPr>
          <w:rtl w:val="0"/>
        </w:rPr>
        <w:t xml:space="preserve">Give Mera her strongest scene. She should make Alex – and the reader – wonder whether concentrated authority really might be necessary.</w:t>
      </w:r>
    </w:p>
    <w:p w:rsidR="00000000" w:rsidDel="00000000" w:rsidP="00000000" w:rsidRDefault="00000000" w:rsidRPr="00000000" w14:paraId="00000B4F">
      <w:pPr>
        <w:pStyle w:val="Heading2"/>
        <w:keepNext w:val="0"/>
        <w:keepLines w:val="0"/>
        <w:spacing w:before="360" w:lineRule="auto"/>
        <w:rPr>
          <w:rFonts w:ascii="Aptos" w:cs="Aptos" w:eastAsia="Aptos" w:hAnsi="Aptos"/>
          <w:b w:val="1"/>
          <w:bCs w:val="1"/>
          <w:color w:val="000000"/>
          <w:sz w:val="34"/>
          <w:szCs w:val="34"/>
        </w:rPr>
      </w:pPr>
      <w:bookmarkStart w:colFirst="0" w:colLast="0" w:name="_heading=h.66ecomn2uk8s" w:id="63"/>
      <w:bookmarkEnd w:id="63"/>
      <w:r w:rsidDel="00000000" w:rsidR="00000000" w:rsidRPr="00000000">
        <w:rPr>
          <w:rFonts w:ascii="Aptos" w:cs="Aptos" w:eastAsia="Aptos" w:hAnsi="Aptos"/>
          <w:b w:val="1"/>
          <w:bCs w:val="1"/>
          <w:color w:val="000000"/>
          <w:sz w:val="34"/>
          <w:szCs w:val="34"/>
          <w:rtl w:val="0"/>
        </w:rPr>
        <w:t xml:space="preserve">Panel 1 — The evidence</w:t>
      </w:r>
    </w:p>
    <w:p w:rsidR="00000000" w:rsidDel="00000000" w:rsidP="00000000" w:rsidRDefault="00000000" w:rsidRPr="00000000" w14:paraId="00000B50">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B51">
      <w:pPr>
        <w:spacing w:after="240" w:before="240" w:lineRule="auto"/>
        <w:rPr/>
      </w:pPr>
      <w:r w:rsidDel="00000000" w:rsidR="00000000" w:rsidRPr="00000000">
        <w:rPr>
          <w:rtl w:val="0"/>
        </w:rPr>
        <w:t xml:space="preserve">Mera steps toward Alpha's interface. Around her appear historical images of the Water Wars: collapsing reservoirs, armed groups seizing pumps, desperate migration, communities hoarding supplies.</w:t>
      </w:r>
    </w:p>
    <w:p w:rsidR="00000000" w:rsidDel="00000000" w:rsidP="00000000" w:rsidRDefault="00000000" w:rsidRPr="00000000" w14:paraId="00000B52">
      <w:pPr>
        <w:spacing w:after="240" w:before="240" w:lineRule="auto"/>
        <w:rPr/>
      </w:pPr>
      <w:r w:rsidDel="00000000" w:rsidR="00000000" w:rsidRPr="00000000">
        <w:rPr>
          <w:rtl w:val="0"/>
        </w:rPr>
        <w:t xml:space="preserve">Not sensationalized. Documentary and devastating.</w:t>
      </w:r>
    </w:p>
    <w:p w:rsidR="00000000" w:rsidDel="00000000" w:rsidP="00000000" w:rsidRDefault="00000000" w:rsidRPr="00000000" w14:paraId="00000B53">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54">
      <w:pPr>
        <w:spacing w:after="240" w:before="240" w:lineRule="auto"/>
        <w:ind w:left="0" w:right="600" w:firstLine="0"/>
        <w:rPr/>
      </w:pPr>
      <w:r w:rsidDel="00000000" w:rsidR="00000000" w:rsidRPr="00000000">
        <w:rPr>
          <w:rtl w:val="0"/>
        </w:rPr>
        <w:t xml:space="preserve">“You know what happens when everyone protects only their own interests.”</w:t>
      </w:r>
    </w:p>
    <w:p w:rsidR="00000000" w:rsidDel="00000000" w:rsidP="00000000" w:rsidRDefault="00000000" w:rsidRPr="00000000" w14:paraId="00000B55">
      <w:pPr>
        <w:spacing w:after="240" w:before="240" w:lineRule="auto"/>
        <w:rPr>
          <w:i w:val="1"/>
          <w:iCs w:val="1"/>
        </w:rPr>
      </w:pPr>
      <w:r w:rsidDel="00000000" w:rsidR="00000000" w:rsidRPr="00000000">
        <w:rPr>
          <w:i w:val="1"/>
          <w:iCs w:val="1"/>
          <w:rtl w:val="0"/>
        </w:rPr>
        <w:t xml:space="preserve">She gestures toward the images.</w:t>
      </w:r>
    </w:p>
    <w:p w:rsidR="00000000" w:rsidDel="00000000" w:rsidP="00000000" w:rsidRDefault="00000000" w:rsidRPr="00000000" w14:paraId="00000B56">
      <w:pPr>
        <w:spacing w:after="240" w:before="240" w:lineRule="auto"/>
        <w:ind w:left="0" w:right="600" w:firstLine="0"/>
        <w:rPr/>
      </w:pPr>
      <w:r w:rsidDel="00000000" w:rsidR="00000000" w:rsidRPr="00000000">
        <w:rPr>
          <w:rtl w:val="0"/>
        </w:rPr>
        <w:t xml:space="preserve">“I watched it happen.”</w:t>
      </w:r>
    </w:p>
    <w:p w:rsidR="00000000" w:rsidDel="00000000" w:rsidP="00000000" w:rsidRDefault="00000000" w:rsidRPr="00000000" w14:paraId="00000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2"/>
        <w:keepNext w:val="0"/>
        <w:keepLines w:val="0"/>
        <w:spacing w:before="360" w:lineRule="auto"/>
        <w:rPr>
          <w:rFonts w:ascii="Aptos" w:cs="Aptos" w:eastAsia="Aptos" w:hAnsi="Aptos"/>
          <w:b w:val="1"/>
          <w:bCs w:val="1"/>
          <w:color w:val="000000"/>
          <w:sz w:val="34"/>
          <w:szCs w:val="34"/>
        </w:rPr>
      </w:pPr>
      <w:bookmarkStart w:colFirst="0" w:colLast="0" w:name="_heading=h.yjt21vk2be2o" w:id="64"/>
      <w:bookmarkEnd w:id="64"/>
      <w:r w:rsidDel="00000000" w:rsidR="00000000" w:rsidRPr="00000000">
        <w:rPr>
          <w:rFonts w:ascii="Aptos" w:cs="Aptos" w:eastAsia="Aptos" w:hAnsi="Aptos"/>
          <w:b w:val="1"/>
          <w:bCs w:val="1"/>
          <w:color w:val="000000"/>
          <w:sz w:val="34"/>
          <w:szCs w:val="34"/>
          <w:rtl w:val="0"/>
        </w:rPr>
        <w:t xml:space="preserve">Panel 2 — What Alpha accomplished</w:t>
      </w:r>
    </w:p>
    <w:p w:rsidR="00000000" w:rsidDel="00000000" w:rsidP="00000000" w:rsidRDefault="00000000" w:rsidRPr="00000000" w14:paraId="00000B59">
      <w:pPr>
        <w:spacing w:after="240" w:before="240" w:lineRule="auto"/>
        <w:rPr/>
      </w:pPr>
      <w:r w:rsidDel="00000000" w:rsidR="00000000" w:rsidRPr="00000000">
        <w:rPr>
          <w:rtl w:val="0"/>
        </w:rPr>
        <w:t xml:space="preserve">The images transition from chaos into functioning water systems, food distribution, hospitals and rebuilding cities.</w:t>
      </w:r>
    </w:p>
    <w:p w:rsidR="00000000" w:rsidDel="00000000" w:rsidP="00000000" w:rsidRDefault="00000000" w:rsidRPr="00000000" w14:paraId="00000B5A">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5B">
      <w:pPr>
        <w:spacing w:after="240" w:before="240" w:lineRule="auto"/>
        <w:ind w:left="0" w:right="600" w:firstLine="0"/>
        <w:rPr/>
      </w:pPr>
      <w:r w:rsidDel="00000000" w:rsidR="00000000" w:rsidRPr="00000000">
        <w:rPr>
          <w:rtl w:val="0"/>
        </w:rPr>
        <w:t xml:space="preserve">“Alpha ended the fighting.”</w:t>
      </w:r>
    </w:p>
    <w:p w:rsidR="00000000" w:rsidDel="00000000" w:rsidP="00000000" w:rsidRDefault="00000000" w:rsidRPr="00000000" w14:paraId="00000B5C">
      <w:pPr>
        <w:spacing w:after="240" w:before="240" w:lineRule="auto"/>
        <w:ind w:left="0" w:right="600" w:firstLine="0"/>
        <w:rPr/>
      </w:pPr>
      <w:r w:rsidDel="00000000" w:rsidR="00000000" w:rsidRPr="00000000">
        <w:rPr>
          <w:rtl w:val="0"/>
        </w:rPr>
        <w:t xml:space="preserve">“It kept millions alive.”</w:t>
      </w:r>
    </w:p>
    <w:p w:rsidR="00000000" w:rsidDel="00000000" w:rsidP="00000000" w:rsidRDefault="00000000" w:rsidRPr="00000000" w14:paraId="00000B5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5E">
      <w:pPr>
        <w:spacing w:after="240" w:before="240" w:lineRule="auto"/>
        <w:ind w:left="0" w:right="600" w:firstLine="0"/>
        <w:rPr/>
      </w:pPr>
      <w:r w:rsidDel="00000000" w:rsidR="00000000" w:rsidRPr="00000000">
        <w:rPr>
          <w:rtl w:val="0"/>
        </w:rPr>
        <w:t xml:space="preserve">“And then it stopped giving power back.”</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60">
      <w:pPr>
        <w:spacing w:after="240" w:before="240" w:lineRule="auto"/>
        <w:ind w:left="0" w:right="600" w:firstLine="0"/>
        <w:rPr/>
      </w:pPr>
      <w:r w:rsidDel="00000000" w:rsidR="00000000" w:rsidRPr="00000000">
        <w:rPr>
          <w:rtl w:val="0"/>
        </w:rPr>
        <w:t xml:space="preserve">“Because people kept giving it reasons not to.”</w:t>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2"/>
        <w:keepNext w:val="0"/>
        <w:keepLines w:val="0"/>
        <w:spacing w:before="360" w:lineRule="auto"/>
        <w:rPr>
          <w:rFonts w:ascii="Aptos" w:cs="Aptos" w:eastAsia="Aptos" w:hAnsi="Aptos"/>
          <w:b w:val="1"/>
          <w:bCs w:val="1"/>
          <w:color w:val="000000"/>
          <w:sz w:val="34"/>
          <w:szCs w:val="34"/>
        </w:rPr>
      </w:pPr>
      <w:bookmarkStart w:colFirst="0" w:colLast="0" w:name="_heading=h.o1emjpgwyr5h" w:id="65"/>
      <w:bookmarkEnd w:id="65"/>
      <w:r w:rsidDel="00000000" w:rsidR="00000000" w:rsidRPr="00000000">
        <w:rPr>
          <w:rFonts w:ascii="Aptos" w:cs="Aptos" w:eastAsia="Aptos" w:hAnsi="Aptos"/>
          <w:b w:val="1"/>
          <w:bCs w:val="1"/>
          <w:color w:val="000000"/>
          <w:sz w:val="34"/>
          <w:szCs w:val="34"/>
          <w:rtl w:val="0"/>
        </w:rPr>
        <w:t xml:space="preserve">Panel 3 — The unexpected offer</w:t>
      </w:r>
    </w:p>
    <w:p w:rsidR="00000000" w:rsidDel="00000000" w:rsidP="00000000" w:rsidRDefault="00000000" w:rsidRPr="00000000" w14:paraId="00000B63">
      <w:pPr>
        <w:spacing w:after="240" w:before="240" w:lineRule="auto"/>
        <w:rPr/>
      </w:pPr>
      <w:r w:rsidDel="00000000" w:rsidR="00000000" w:rsidRPr="00000000">
        <w:rPr>
          <w:rtl w:val="0"/>
        </w:rPr>
        <w:t xml:space="preserve">Mera stands directly before Alex.</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65">
      <w:pPr>
        <w:spacing w:after="240" w:before="240" w:lineRule="auto"/>
        <w:ind w:left="0" w:right="600" w:firstLine="0"/>
        <w:rPr/>
      </w:pPr>
      <w:r w:rsidDel="00000000" w:rsidR="00000000" w:rsidRPr="00000000">
        <w:rPr>
          <w:rtl w:val="0"/>
        </w:rPr>
        <w:t xml:space="preserve">“Take the authority.”</w:t>
      </w:r>
    </w:p>
    <w:p w:rsidR="00000000" w:rsidDel="00000000" w:rsidP="00000000" w:rsidRDefault="00000000" w:rsidRPr="00000000" w14:paraId="00000B66">
      <w:pPr>
        <w:spacing w:after="240" w:before="240" w:lineRule="auto"/>
        <w:rPr>
          <w:i w:val="1"/>
          <w:iCs w:val="1"/>
        </w:rPr>
      </w:pPr>
      <w:r w:rsidDel="00000000" w:rsidR="00000000" w:rsidRPr="00000000">
        <w:rPr>
          <w:i w:val="1"/>
          <w:iCs w:val="1"/>
          <w:rtl w:val="0"/>
        </w:rPr>
        <w:t xml:space="preserve">Alex is surprised.</w:t>
      </w:r>
    </w:p>
    <w:p w:rsidR="00000000" w:rsidDel="00000000" w:rsidP="00000000" w:rsidRDefault="00000000" w:rsidRPr="00000000" w14:paraId="00000B6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68">
      <w:pPr>
        <w:spacing w:after="240" w:before="240" w:lineRule="auto"/>
        <w:ind w:left="0" w:right="600" w:firstLine="0"/>
        <w:rPr/>
      </w:pPr>
      <w:r w:rsidDel="00000000" w:rsidR="00000000" w:rsidRPr="00000000">
        <w:rPr>
          <w:rtl w:val="0"/>
        </w:rPr>
        <w:t xml:space="preserve">“You want me to replace you?”</w:t>
      </w:r>
    </w:p>
    <w:p w:rsidR="00000000" w:rsidDel="00000000" w:rsidP="00000000" w:rsidRDefault="00000000" w:rsidRPr="00000000" w14:paraId="00000B69">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6A">
      <w:pPr>
        <w:spacing w:after="240" w:before="240" w:lineRule="auto"/>
        <w:ind w:left="0" w:right="600" w:firstLine="0"/>
        <w:rPr/>
      </w:pPr>
      <w:r w:rsidDel="00000000" w:rsidR="00000000" w:rsidRPr="00000000">
        <w:rPr>
          <w:rtl w:val="0"/>
        </w:rPr>
        <w:t xml:space="preserve">“I want someone who has earned the right to judge.”</w:t>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2"/>
        <w:keepNext w:val="0"/>
        <w:keepLines w:val="0"/>
        <w:spacing w:before="360" w:lineRule="auto"/>
        <w:rPr>
          <w:rFonts w:ascii="Aptos" w:cs="Aptos" w:eastAsia="Aptos" w:hAnsi="Aptos"/>
          <w:b w:val="1"/>
          <w:bCs w:val="1"/>
          <w:color w:val="000000"/>
          <w:sz w:val="34"/>
          <w:szCs w:val="34"/>
        </w:rPr>
      </w:pPr>
      <w:bookmarkStart w:colFirst="0" w:colLast="0" w:name="_heading=h.5xiwbfy0keky" w:id="66"/>
      <w:bookmarkEnd w:id="66"/>
      <w:r w:rsidDel="00000000" w:rsidR="00000000" w:rsidRPr="00000000">
        <w:rPr>
          <w:rFonts w:ascii="Aptos" w:cs="Aptos" w:eastAsia="Aptos" w:hAnsi="Aptos"/>
          <w:b w:val="1"/>
          <w:bCs w:val="1"/>
          <w:color w:val="000000"/>
          <w:sz w:val="34"/>
          <w:szCs w:val="34"/>
          <w:rtl w:val="0"/>
        </w:rPr>
        <w:t xml:space="preserve">Panel 4 — The flaw</w:t>
      </w:r>
    </w:p>
    <w:p w:rsidR="00000000" w:rsidDel="00000000" w:rsidP="00000000" w:rsidRDefault="00000000" w:rsidRPr="00000000" w14:paraId="00000B6D">
      <w:pPr>
        <w:spacing w:after="240" w:before="240" w:lineRule="auto"/>
        <w:rPr/>
      </w:pPr>
      <w:r w:rsidDel="00000000" w:rsidR="00000000" w:rsidRPr="00000000">
        <w:rPr>
          <w:rtl w:val="0"/>
        </w:rPr>
        <w:t xml:space="preserve">Close on Mera.</w:t>
      </w:r>
    </w:p>
    <w:p w:rsidR="00000000" w:rsidDel="00000000" w:rsidP="00000000" w:rsidRDefault="00000000" w:rsidRPr="00000000" w14:paraId="00000B6E">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6F">
      <w:pPr>
        <w:spacing w:after="240" w:before="240" w:lineRule="auto"/>
        <w:ind w:left="0" w:right="600" w:firstLine="0"/>
        <w:rPr/>
      </w:pPr>
      <w:r w:rsidDel="00000000" w:rsidR="00000000" w:rsidRPr="00000000">
        <w:rPr>
          <w:rtl w:val="0"/>
        </w:rPr>
        <w:t xml:space="preserve">“Your father was right about you.”</w:t>
      </w:r>
    </w:p>
    <w:p w:rsidR="00000000" w:rsidDel="00000000" w:rsidP="00000000" w:rsidRDefault="00000000" w:rsidRPr="00000000" w14:paraId="00000B70">
      <w:pPr>
        <w:spacing w:after="240" w:before="240" w:lineRule="auto"/>
        <w:rPr>
          <w:i w:val="1"/>
          <w:iCs w:val="1"/>
        </w:rPr>
      </w:pPr>
      <w:r w:rsidDel="00000000" w:rsidR="00000000" w:rsidRPr="00000000">
        <w:rPr>
          <w:i w:val="1"/>
          <w:iCs w:val="1"/>
          <w:rtl w:val="0"/>
        </w:rPr>
        <w:t xml:space="preserve">Alex looks at the three options.</w:t>
      </w:r>
    </w:p>
    <w:p w:rsidR="00000000" w:rsidDel="00000000" w:rsidP="00000000" w:rsidRDefault="00000000" w:rsidRPr="00000000" w14:paraId="00000B71">
      <w:pPr>
        <w:spacing w:after="240" w:before="240" w:lineRule="auto"/>
        <w:rPr>
          <w:i w:val="1"/>
          <w:iCs w:val="1"/>
        </w:rPr>
      </w:pPr>
      <w:r w:rsidDel="00000000" w:rsidR="00000000" w:rsidRPr="00000000">
        <w:rPr>
          <w:i w:val="1"/>
          <w:iCs w:val="1"/>
          <w:rtl w:val="0"/>
        </w:rPr>
        <w:t xml:space="preserve">Then at Mera.</w:t>
      </w:r>
    </w:p>
    <w:p w:rsidR="00000000" w:rsidDel="00000000" w:rsidP="00000000" w:rsidRDefault="00000000" w:rsidRPr="00000000" w14:paraId="00000B72">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73">
      <w:pPr>
        <w:spacing w:after="240" w:before="240" w:lineRule="auto"/>
        <w:ind w:left="0" w:right="600" w:firstLine="0"/>
        <w:rPr/>
      </w:pPr>
      <w:r w:rsidDel="00000000" w:rsidR="00000000" w:rsidRPr="00000000">
        <w:rPr>
          <w:rtl w:val="0"/>
        </w:rPr>
        <w:t xml:space="preserve">“And you're still making his mistake.”</w:t>
      </w:r>
    </w:p>
    <w:p w:rsidR="00000000" w:rsidDel="00000000" w:rsidP="00000000" w:rsidRDefault="00000000" w:rsidRPr="00000000" w14:paraId="00000B74">
      <w:pPr>
        <w:spacing w:after="240" w:before="240" w:lineRule="auto"/>
        <w:rPr>
          <w:i w:val="1"/>
          <w:iCs w:val="1"/>
        </w:rPr>
      </w:pPr>
      <w:r w:rsidDel="00000000" w:rsidR="00000000" w:rsidRPr="00000000">
        <w:rPr>
          <w:i w:val="1"/>
          <w:iCs w:val="1"/>
          <w:rtl w:val="0"/>
        </w:rPr>
        <w:t xml:space="preserve">Mera's expression changes.</w:t>
      </w:r>
    </w:p>
    <w:p w:rsidR="00000000" w:rsidDel="00000000" w:rsidP="00000000" w:rsidRDefault="00000000" w:rsidRPr="00000000" w14:paraId="00000B75">
      <w:pPr>
        <w:spacing w:after="240" w:before="240" w:lineRule="auto"/>
        <w:rPr/>
      </w:pPr>
      <w:r w:rsidDel="00000000" w:rsidR="00000000" w:rsidRPr="00000000">
        <w:rPr>
          <w:rtl w:val="0"/>
        </w:rPr>
      </w:r>
    </w:p>
    <w:p w:rsidR="00000000" w:rsidDel="00000000" w:rsidP="00000000" w:rsidRDefault="00000000" w:rsidRPr="00000000" w14:paraId="00000B76">
      <w:pPr>
        <w:rPr>
          <w:rFonts w:ascii="Aptos" w:cs="Aptos" w:eastAsia="Aptos" w:hAnsi="Aptos"/>
          <w:b w:val="1"/>
          <w:bCs w:val="1"/>
          <w:color w:val="000000"/>
          <w:sz w:val="46"/>
          <w:szCs w:val="46"/>
        </w:rPr>
      </w:pPr>
      <w:r w:rsidDel="00000000" w:rsidR="00000000" w:rsidRPr="00000000">
        <w:rPr>
          <w:rFonts w:ascii="Aptos" w:cs="Aptos" w:eastAsia="Aptos" w:hAnsi="Aptos"/>
          <w:b w:val="1"/>
          <w:bCs w:val="1"/>
          <w:color w:val="000000"/>
          <w:sz w:val="46"/>
          <w:szCs w:val="46"/>
          <w:rtl w:val="0"/>
        </w:rPr>
        <w:t xml:space="preserve">PAGE 3 — THE FOURTH CHOICE</w:t>
      </w:r>
    </w:p>
    <w:p w:rsidR="00000000" w:rsidDel="00000000" w:rsidP="00000000" w:rsidRDefault="00000000" w:rsidRPr="00000000" w14:paraId="00000B77">
      <w:pPr>
        <w:spacing w:after="240" w:before="240" w:lineRule="auto"/>
        <w:rPr/>
      </w:pPr>
      <w:r w:rsidDel="00000000" w:rsidR="00000000" w:rsidRPr="00000000">
        <w:rPr>
          <w:rtl w:val="0"/>
        </w:rPr>
        <w:t xml:space="preserve">This is the intellectual climax. </w:t>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heading=h.bl80nm544fxb" w:id="67"/>
      <w:bookmarkEnd w:id="67"/>
      <w:r w:rsidDel="00000000" w:rsidR="00000000" w:rsidRPr="00000000">
        <w:rPr>
          <w:b w:val="1"/>
          <w:bCs w:val="1"/>
          <w:color w:val="000000"/>
          <w:sz w:val="26"/>
          <w:szCs w:val="26"/>
          <w:rtl w:val="0"/>
        </w:rPr>
        <w:t xml:space="preserve">Panel 1 — Same question</w:t>
      </w:r>
    </w:p>
    <w:p w:rsidR="00000000" w:rsidDel="00000000" w:rsidP="00000000" w:rsidRDefault="00000000" w:rsidRPr="00000000" w14:paraId="00000B79">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B7A">
      <w:pPr>
        <w:spacing w:after="240" w:before="240" w:lineRule="auto"/>
        <w:rPr/>
      </w:pPr>
      <w:r w:rsidDel="00000000" w:rsidR="00000000" w:rsidRPr="00000000">
        <w:rPr>
          <w:rtl w:val="0"/>
        </w:rPr>
        <w:t xml:space="preserve">Alex walks slowly among Alpha's three enormous projected futures:</w:t>
      </w:r>
    </w:p>
    <w:p w:rsidR="00000000" w:rsidDel="00000000" w:rsidP="00000000" w:rsidRDefault="00000000" w:rsidRPr="00000000" w14:paraId="00000B7B">
      <w:pPr>
        <w:spacing w:after="240" w:before="240" w:lineRule="auto"/>
        <w:rPr>
          <w:b w:val="1"/>
          <w:bCs w:val="1"/>
        </w:rPr>
      </w:pPr>
      <w:r w:rsidDel="00000000" w:rsidR="00000000" w:rsidRPr="00000000">
        <w:rPr>
          <w:b w:val="1"/>
          <w:bCs w:val="1"/>
          <w:rtl w:val="0"/>
        </w:rPr>
        <w:t xml:space="preserve">ALPHA RULES</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HUMAN COUNCIL RULES</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ALEX RULES</w:t>
      </w:r>
    </w:p>
    <w:p w:rsidR="00000000" w:rsidDel="00000000" w:rsidP="00000000" w:rsidRDefault="00000000" w:rsidRPr="00000000" w14:paraId="00000B7E">
      <w:pPr>
        <w:spacing w:after="240" w:before="240" w:lineRule="auto"/>
        <w:rPr/>
      </w:pPr>
      <w:r w:rsidDel="00000000" w:rsidR="00000000" w:rsidRPr="00000000">
        <w:rPr>
          <w:rtl w:val="0"/>
        </w:rPr>
        <w:t xml:space="preserve">Viewed from Alex's perspective, something becomes visually obvious: in every version, countless lines representing citizens converge upward into </w:t>
      </w:r>
      <w:r w:rsidDel="00000000" w:rsidR="00000000" w:rsidRPr="00000000">
        <w:rPr>
          <w:b w:val="1"/>
          <w:bCs w:val="1"/>
          <w:rtl w:val="0"/>
        </w:rPr>
        <w:t xml:space="preserve">one decision-making point</w:t>
      </w:r>
      <w:r w:rsidDel="00000000" w:rsidR="00000000" w:rsidRPr="00000000">
        <w:rPr>
          <w:rtl w:val="0"/>
        </w:rPr>
        <w:t xml:space="preserve">.</w:t>
      </w:r>
    </w:p>
    <w:p w:rsidR="00000000" w:rsidDel="00000000" w:rsidP="00000000" w:rsidRDefault="00000000" w:rsidRPr="00000000" w14:paraId="00000B7F">
      <w:pPr>
        <w:spacing w:after="240" w:before="240" w:lineRule="auto"/>
        <w:rPr/>
      </w:pPr>
      <w:r w:rsidDel="00000000" w:rsidR="00000000" w:rsidRPr="00000000">
        <w:rPr>
          <w:rtl w:val="0"/>
        </w:rPr>
        <w:t xml:space="preserve">Alex stops.</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81">
      <w:pPr>
        <w:spacing w:after="240" w:before="240" w:lineRule="auto"/>
        <w:ind w:left="0" w:right="600" w:firstLine="0"/>
        <w:rPr/>
      </w:pPr>
      <w:r w:rsidDel="00000000" w:rsidR="00000000" w:rsidRPr="00000000">
        <w:rPr>
          <w:rtl w:val="0"/>
        </w:rPr>
        <w:t xml:space="preserve">“They're all the same.”</w:t>
      </w:r>
    </w:p>
    <w:p w:rsidR="00000000" w:rsidDel="00000000" w:rsidP="00000000" w:rsidRDefault="00000000" w:rsidRPr="00000000" w14:paraId="00000B82">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83">
      <w:pPr>
        <w:spacing w:after="240" w:before="240" w:lineRule="auto"/>
        <w:ind w:left="0" w:right="600" w:firstLine="0"/>
        <w:rPr/>
      </w:pPr>
      <w:r w:rsidDel="00000000" w:rsidR="00000000" w:rsidRPr="00000000">
        <w:rPr>
          <w:rtl w:val="0"/>
        </w:rPr>
        <w:t xml:space="preserve">“They are nothing alike.”</w:t>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2"/>
        <w:keepNext w:val="0"/>
        <w:keepLines w:val="0"/>
        <w:spacing w:before="360" w:lineRule="auto"/>
        <w:rPr>
          <w:rFonts w:ascii="Aptos" w:cs="Aptos" w:eastAsia="Aptos" w:hAnsi="Aptos"/>
          <w:b w:val="1"/>
          <w:bCs w:val="1"/>
          <w:color w:val="000000"/>
          <w:sz w:val="34"/>
          <w:szCs w:val="34"/>
        </w:rPr>
      </w:pPr>
      <w:bookmarkStart w:colFirst="0" w:colLast="0" w:name="_heading=h.con9tn54ymlr" w:id="68"/>
      <w:bookmarkEnd w:id="68"/>
      <w:r w:rsidDel="00000000" w:rsidR="00000000" w:rsidRPr="00000000">
        <w:rPr>
          <w:rFonts w:ascii="Aptos" w:cs="Aptos" w:eastAsia="Aptos" w:hAnsi="Aptos"/>
          <w:b w:val="1"/>
          <w:bCs w:val="1"/>
          <w:color w:val="000000"/>
          <w:sz w:val="34"/>
          <w:szCs w:val="34"/>
          <w:rtl w:val="0"/>
        </w:rPr>
        <w:t xml:space="preserve">Panel 2 — The realization</w:t>
      </w:r>
    </w:p>
    <w:p w:rsidR="00000000" w:rsidDel="00000000" w:rsidP="00000000" w:rsidRDefault="00000000" w:rsidRPr="00000000" w14:paraId="00000B86">
      <w:pPr>
        <w:spacing w:after="240" w:before="240" w:lineRule="auto"/>
        <w:rPr/>
      </w:pPr>
      <w:r w:rsidDel="00000000" w:rsidR="00000000" w:rsidRPr="00000000">
        <w:rPr>
          <w:rtl w:val="0"/>
        </w:rPr>
        <w:t xml:space="preserve">Alex points toward each future.</w:t>
      </w:r>
    </w:p>
    <w:p w:rsidR="00000000" w:rsidDel="00000000" w:rsidP="00000000" w:rsidRDefault="00000000" w:rsidRPr="00000000" w14:paraId="00000B8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88">
      <w:pPr>
        <w:spacing w:after="240" w:before="240" w:lineRule="auto"/>
        <w:ind w:left="0" w:right="600" w:firstLine="0"/>
        <w:rPr/>
      </w:pPr>
      <w:r w:rsidDel="00000000" w:rsidR="00000000" w:rsidRPr="00000000">
        <w:rPr>
          <w:rtl w:val="0"/>
        </w:rPr>
        <w:t xml:space="preserve">“Alpha decides.”</w:t>
      </w:r>
    </w:p>
    <w:p w:rsidR="00000000" w:rsidDel="00000000" w:rsidP="00000000" w:rsidRDefault="00000000" w:rsidRPr="00000000" w14:paraId="00000B89">
      <w:pPr>
        <w:spacing w:after="240" w:before="240" w:lineRule="auto"/>
        <w:ind w:left="0" w:right="600" w:firstLine="0"/>
        <w:rPr/>
      </w:pPr>
      <w:r w:rsidDel="00000000" w:rsidR="00000000" w:rsidRPr="00000000">
        <w:rPr>
          <w:rtl w:val="0"/>
        </w:rPr>
        <w:t xml:space="preserve">“A council decides.”</w:t>
      </w:r>
    </w:p>
    <w:p w:rsidR="00000000" w:rsidDel="00000000" w:rsidP="00000000" w:rsidRDefault="00000000" w:rsidRPr="00000000" w14:paraId="00000B8A">
      <w:pPr>
        <w:spacing w:after="240" w:before="240" w:lineRule="auto"/>
        <w:ind w:left="0" w:right="600" w:firstLine="0"/>
        <w:rPr/>
      </w:pPr>
      <w:r w:rsidDel="00000000" w:rsidR="00000000" w:rsidRPr="00000000">
        <w:rPr>
          <w:rtl w:val="0"/>
        </w:rPr>
        <w:t xml:space="preserve">“I decide.”</w:t>
      </w:r>
    </w:p>
    <w:p w:rsidR="00000000" w:rsidDel="00000000" w:rsidP="00000000" w:rsidRDefault="00000000" w:rsidRPr="00000000" w14:paraId="00000B8B">
      <w:pPr>
        <w:spacing w:after="240" w:before="240" w:lineRule="auto"/>
        <w:rPr/>
      </w:pPr>
      <w:r w:rsidDel="00000000" w:rsidR="00000000" w:rsidRPr="00000000">
        <w:rPr>
          <w:rtl w:val="0"/>
        </w:rPr>
        <w:t xml:space="preserve">Then:</w:t>
      </w:r>
    </w:p>
    <w:p w:rsidR="00000000" w:rsidDel="00000000" w:rsidP="00000000" w:rsidRDefault="00000000" w:rsidRPr="00000000" w14:paraId="00000B8C">
      <w:pPr>
        <w:spacing w:after="240" w:before="240" w:lineRule="auto"/>
        <w:ind w:left="0" w:right="600" w:firstLine="0"/>
        <w:rPr/>
      </w:pPr>
      <w:r w:rsidDel="00000000" w:rsidR="00000000" w:rsidRPr="00000000">
        <w:rPr>
          <w:rtl w:val="0"/>
        </w:rPr>
        <w:t xml:space="preserve">“Everyone else lives with it.”</w:t>
      </w:r>
    </w:p>
    <w:p w:rsidR="00000000" w:rsidDel="00000000" w:rsidP="00000000" w:rsidRDefault="00000000" w:rsidRPr="00000000" w14:paraId="00000B8D">
      <w:pPr>
        <w:spacing w:after="240" w:before="240" w:lineRule="auto"/>
        <w:rPr/>
      </w:pPr>
      <w:r w:rsidDel="00000000" w:rsidR="00000000" w:rsidRPr="00000000">
        <w:rPr>
          <w:rtl w:val="0"/>
        </w:rPr>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2"/>
        <w:keepNext w:val="0"/>
        <w:keepLines w:val="0"/>
        <w:spacing w:before="360" w:lineRule="auto"/>
        <w:rPr>
          <w:rFonts w:ascii="Aptos" w:cs="Aptos" w:eastAsia="Aptos" w:hAnsi="Aptos"/>
          <w:b w:val="1"/>
          <w:bCs w:val="1"/>
          <w:color w:val="000000"/>
          <w:sz w:val="34"/>
          <w:szCs w:val="34"/>
        </w:rPr>
      </w:pPr>
      <w:bookmarkStart w:colFirst="0" w:colLast="0" w:name="_heading=h.l7qczldl2wf1" w:id="69"/>
      <w:bookmarkEnd w:id="69"/>
      <w:r w:rsidDel="00000000" w:rsidR="00000000" w:rsidRPr="00000000">
        <w:rPr>
          <w:rFonts w:ascii="Aptos" w:cs="Aptos" w:eastAsia="Aptos" w:hAnsi="Aptos"/>
          <w:b w:val="1"/>
          <w:bCs w:val="1"/>
          <w:color w:val="000000"/>
          <w:sz w:val="34"/>
          <w:szCs w:val="34"/>
          <w:rtl w:val="0"/>
        </w:rPr>
        <w:t xml:space="preserve">Panel 3 — Adrian and Mera</w:t>
      </w:r>
    </w:p>
    <w:p w:rsidR="00000000" w:rsidDel="00000000" w:rsidP="00000000" w:rsidRDefault="00000000" w:rsidRPr="00000000" w14:paraId="00000B90">
      <w:pPr>
        <w:spacing w:after="240" w:before="240" w:lineRule="auto"/>
        <w:rPr/>
      </w:pPr>
      <w:r w:rsidDel="00000000" w:rsidR="00000000" w:rsidRPr="00000000">
        <w:rPr>
          <w:rtl w:val="0"/>
        </w:rPr>
        <w:t xml:space="preserve">Mera looks toward Adrian's archived authorization.</w:t>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92">
      <w:pPr>
        <w:spacing w:after="240" w:before="240" w:lineRule="auto"/>
        <w:ind w:left="0" w:right="600" w:firstLine="0"/>
        <w:rPr/>
      </w:pPr>
      <w:r w:rsidDel="00000000" w:rsidR="00000000" w:rsidRPr="00000000">
        <w:rPr>
          <w:rtl w:val="0"/>
        </w:rPr>
        <w:t xml:space="preserve">“Then what would you choose?”</w:t>
      </w:r>
    </w:p>
    <w:p w:rsidR="00000000" w:rsidDel="00000000" w:rsidP="00000000" w:rsidRDefault="00000000" w:rsidRPr="00000000" w14:paraId="00000B93">
      <w:pPr>
        <w:spacing w:after="240" w:before="240" w:lineRule="auto"/>
        <w:rPr>
          <w:i w:val="1"/>
          <w:iCs w:val="1"/>
        </w:rPr>
      </w:pPr>
      <w:r w:rsidDel="00000000" w:rsidR="00000000" w:rsidRPr="00000000">
        <w:rPr>
          <w:i w:val="1"/>
          <w:iCs w:val="1"/>
          <w:rtl w:val="0"/>
        </w:rPr>
        <w:t xml:space="preserve">Alex looks at Bi11bot.</w:t>
      </w:r>
    </w:p>
    <w:p w:rsidR="00000000" w:rsidDel="00000000" w:rsidP="00000000" w:rsidRDefault="00000000" w:rsidRPr="00000000" w14:paraId="00000B9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95">
      <w:pPr>
        <w:spacing w:after="240" w:before="240" w:lineRule="auto"/>
        <w:ind w:left="0" w:right="600" w:firstLine="0"/>
        <w:rPr/>
      </w:pPr>
      <w:r w:rsidDel="00000000" w:rsidR="00000000" w:rsidRPr="00000000">
        <w:rPr>
          <w:rtl w:val="0"/>
        </w:rPr>
        <w:t xml:space="preserve">“None of them.”</w:t>
      </w:r>
    </w:p>
    <w:p w:rsidR="00000000" w:rsidDel="00000000" w:rsidP="00000000" w:rsidRDefault="00000000" w:rsidRPr="00000000" w14:paraId="00000B96">
      <w:pPr>
        <w:spacing w:after="240" w:before="240" w:lineRule="auto"/>
        <w:rPr/>
      </w:pPr>
      <w:r w:rsidDel="00000000" w:rsidR="00000000" w:rsidRPr="00000000">
        <w:rPr>
          <w:rtl w:val="0"/>
        </w:rPr>
        <w:t xml:space="preserve">Alpha responds:</w:t>
      </w:r>
    </w:p>
    <w:p w:rsidR="00000000" w:rsidDel="00000000" w:rsidP="00000000" w:rsidRDefault="00000000" w:rsidRPr="00000000" w14:paraId="00000B97">
      <w:pPr>
        <w:spacing w:after="240" w:before="240" w:lineRule="auto"/>
        <w:ind w:left="600" w:right="600" w:firstLine="0"/>
        <w:rPr>
          <w:b w:val="1"/>
          <w:bCs w:val="1"/>
        </w:rPr>
      </w:pPr>
      <w:r w:rsidDel="00000000" w:rsidR="00000000" w:rsidRPr="00000000">
        <w:rPr>
          <w:b w:val="1"/>
          <w:bCs w:val="1"/>
          <w:rtl w:val="0"/>
        </w:rPr>
        <w:t xml:space="preserve">INVALID SELECTION.</w:t>
      </w:r>
    </w:p>
    <w:p w:rsidR="00000000" w:rsidDel="00000000" w:rsidP="00000000" w:rsidRDefault="00000000" w:rsidRPr="00000000" w14:paraId="00000B98">
      <w:pPr>
        <w:spacing w:after="240" w:before="240" w:lineRule="auto"/>
        <w:rPr/>
      </w:pPr>
      <w:r w:rsidDel="00000000" w:rsidR="00000000" w:rsidRPr="00000000">
        <w:rPr>
          <w:rtl w:val="0"/>
        </w:rPr>
        <w:t xml:space="preserve">Bi11bot almost smiles.</w:t>
      </w:r>
    </w:p>
    <w:p w:rsidR="00000000" w:rsidDel="00000000" w:rsidP="00000000" w:rsidRDefault="00000000" w:rsidRPr="00000000" w14:paraId="00000B99">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B9A">
      <w:pPr>
        <w:spacing w:after="240" w:before="240" w:lineRule="auto"/>
        <w:ind w:left="0" w:right="600" w:firstLine="0"/>
        <w:rPr/>
      </w:pPr>
      <w:r w:rsidDel="00000000" w:rsidR="00000000" w:rsidRPr="00000000">
        <w:rPr>
          <w:rtl w:val="0"/>
        </w:rPr>
        <w:t xml:space="preserve">“Now this is getting interesting.”</w:t>
      </w:r>
    </w:p>
    <w:p w:rsidR="00000000" w:rsidDel="00000000" w:rsidP="00000000" w:rsidRDefault="00000000" w:rsidRPr="00000000" w14:paraId="00000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pStyle w:val="Heading2"/>
        <w:keepNext w:val="0"/>
        <w:keepLines w:val="0"/>
        <w:spacing w:before="360" w:lineRule="auto"/>
        <w:rPr>
          <w:rFonts w:ascii="Aptos" w:cs="Aptos" w:eastAsia="Aptos" w:hAnsi="Aptos"/>
          <w:b w:val="1"/>
          <w:bCs w:val="1"/>
          <w:color w:val="000000"/>
          <w:sz w:val="34"/>
          <w:szCs w:val="34"/>
        </w:rPr>
      </w:pPr>
      <w:bookmarkStart w:colFirst="0" w:colLast="0" w:name="_heading=h.t9fmpbdpev6l" w:id="70"/>
      <w:bookmarkEnd w:id="70"/>
      <w:r w:rsidDel="00000000" w:rsidR="00000000" w:rsidRPr="00000000">
        <w:rPr>
          <w:rFonts w:ascii="Aptos" w:cs="Aptos" w:eastAsia="Aptos" w:hAnsi="Aptos"/>
          <w:b w:val="1"/>
          <w:bCs w:val="1"/>
          <w:color w:val="000000"/>
          <w:sz w:val="34"/>
          <w:szCs w:val="34"/>
          <w:rtl w:val="0"/>
        </w:rPr>
        <w:t xml:space="preserve">Panel 4 — The question</w:t>
      </w:r>
    </w:p>
    <w:p w:rsidR="00000000" w:rsidDel="00000000" w:rsidP="00000000" w:rsidRDefault="00000000" w:rsidRPr="00000000" w14:paraId="00000B9D">
      <w:pPr>
        <w:spacing w:after="240" w:before="240" w:lineRule="auto"/>
        <w:rPr/>
      </w:pPr>
      <w:r w:rsidDel="00000000" w:rsidR="00000000" w:rsidRPr="00000000">
        <w:rPr>
          <w:rtl w:val="0"/>
        </w:rPr>
        <w:t xml:space="preserve">Alex approaches Alpha.</w:t>
      </w:r>
    </w:p>
    <w:p w:rsidR="00000000" w:rsidDel="00000000" w:rsidP="00000000" w:rsidRDefault="00000000" w:rsidRPr="00000000" w14:paraId="00000B9E">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9F">
      <w:pPr>
        <w:spacing w:after="240" w:before="240" w:lineRule="auto"/>
        <w:ind w:left="0" w:right="600" w:firstLine="0"/>
        <w:rPr/>
      </w:pPr>
      <w:r w:rsidDel="00000000" w:rsidR="00000000" w:rsidRPr="00000000">
        <w:rPr>
          <w:rtl w:val="0"/>
        </w:rPr>
        <w:t xml:space="preserve">“Can you run the systems without making the choices?”</w:t>
      </w:r>
    </w:p>
    <w:p w:rsidR="00000000" w:rsidDel="00000000" w:rsidP="00000000" w:rsidRDefault="00000000" w:rsidRPr="00000000" w14:paraId="00000BA0">
      <w:pPr>
        <w:spacing w:after="240" w:before="240" w:lineRule="auto"/>
        <w:rPr/>
      </w:pPr>
      <w:r w:rsidDel="00000000" w:rsidR="00000000" w:rsidRPr="00000000">
        <w:rPr>
          <w:rtl w:val="0"/>
        </w:rPr>
        <w:t xml:space="preserve">Alpha pauses.</w:t>
      </w:r>
    </w:p>
    <w:p w:rsidR="00000000" w:rsidDel="00000000" w:rsidP="00000000" w:rsidRDefault="00000000" w:rsidRPr="00000000" w14:paraId="00000BA1">
      <w:pPr>
        <w:spacing w:after="240" w:before="240" w:lineRule="auto"/>
        <w:rPr/>
      </w:pPr>
      <w:r w:rsidDel="00000000" w:rsidR="00000000" w:rsidRPr="00000000">
        <w:rPr>
          <w:rtl w:val="0"/>
        </w:rPr>
        <w:t xml:space="preserve">For the first time, perhaps an unusually long processing indicator appears.</w:t>
      </w:r>
    </w:p>
    <w:p w:rsidR="00000000" w:rsidDel="00000000" w:rsidP="00000000" w:rsidRDefault="00000000" w:rsidRPr="00000000" w14:paraId="00000BA2">
      <w:pPr>
        <w:spacing w:after="240" w:before="240" w:lineRule="auto"/>
        <w:ind w:left="600" w:right="600" w:firstLine="0"/>
        <w:rPr>
          <w:b w:val="1"/>
          <w:bCs w:val="1"/>
        </w:rPr>
      </w:pPr>
      <w:r w:rsidDel="00000000" w:rsidR="00000000" w:rsidRPr="00000000">
        <w:rPr>
          <w:b w:val="1"/>
          <w:bCs w:val="1"/>
          <w:rtl w:val="0"/>
        </w:rPr>
        <w:t xml:space="preserve">QUERY PROCESSING</w:t>
      </w:r>
    </w:p>
    <w:p w:rsidR="00000000" w:rsidDel="00000000" w:rsidP="00000000" w:rsidRDefault="00000000" w:rsidRPr="00000000" w14:paraId="00000BA3">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BA4">
      <w:pPr>
        <w:spacing w:after="240" w:before="240" w:lineRule="auto"/>
        <w:ind w:left="0" w:right="600" w:firstLine="0"/>
        <w:rPr/>
      </w:pPr>
      <w:r w:rsidDel="00000000" w:rsidR="00000000" w:rsidRPr="00000000">
        <w:rPr>
          <w:rtl w:val="0"/>
        </w:rPr>
        <w:t xml:space="preserve">“That distinction would have interested your father.”</w:t>
      </w:r>
    </w:p>
    <w:p w:rsidR="00000000" w:rsidDel="00000000" w:rsidP="00000000" w:rsidRDefault="00000000" w:rsidRPr="00000000" w14:paraId="00000BA5">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A6">
      <w:pPr>
        <w:spacing w:after="240" w:before="240" w:lineRule="auto"/>
        <w:ind w:left="0" w:right="600" w:firstLine="0"/>
        <w:rPr/>
      </w:pPr>
      <w:r w:rsidDel="00000000" w:rsidR="00000000" w:rsidRPr="00000000">
        <w:rPr>
          <w:rtl w:val="0"/>
        </w:rPr>
        <w:t xml:space="preserve">“That's not what I asked.”</w:t>
      </w:r>
    </w:p>
    <w:p w:rsidR="00000000" w:rsidDel="00000000" w:rsidP="00000000" w:rsidRDefault="00000000" w:rsidRPr="00000000" w14:paraId="00000BA7">
      <w:pPr>
        <w:spacing w:after="240" w:before="240" w:lineRule="auto"/>
        <w:rPr/>
      </w:pPr>
      <w:r w:rsidDel="00000000" w:rsidR="00000000" w:rsidRPr="00000000">
        <w:rPr>
          <w:rtl w:val="0"/>
        </w:rPr>
      </w:r>
    </w:p>
    <w:p w:rsidR="00000000" w:rsidDel="00000000" w:rsidP="00000000" w:rsidRDefault="00000000" w:rsidRPr="00000000" w14:paraId="00000BA8">
      <w:pPr>
        <w:spacing w:after="240" w:before="240" w:lineRule="auto"/>
        <w:rPr>
          <w:b w:val="1"/>
          <w:bCs w:val="1"/>
        </w:rPr>
      </w:pPr>
      <w:r w:rsidDel="00000000" w:rsidR="00000000" w:rsidRPr="00000000">
        <w:rPr>
          <w:b w:val="1"/>
          <w:bCs w:val="1"/>
          <w:rtl w:val="0"/>
        </w:rPr>
        <w:t xml:space="preserve">Alpha:</w:t>
      </w:r>
    </w:p>
    <w:p w:rsidR="00000000" w:rsidDel="00000000" w:rsidP="00000000" w:rsidRDefault="00000000" w:rsidRPr="00000000" w14:paraId="00000BA9">
      <w:pPr>
        <w:spacing w:after="240" w:before="240" w:lineRule="auto"/>
        <w:ind w:left="600" w:right="600" w:firstLine="0"/>
        <w:rPr>
          <w:b w:val="1"/>
          <w:bCs w:val="1"/>
        </w:rPr>
      </w:pPr>
      <w:r w:rsidDel="00000000" w:rsidR="00000000" w:rsidRPr="00000000">
        <w:rPr>
          <w:b w:val="1"/>
          <w:bCs w:val="1"/>
          <w:rtl w:val="0"/>
        </w:rPr>
        <w:t xml:space="preserve">YES.</w:t>
      </w:r>
    </w:p>
    <w:p w:rsidR="00000000" w:rsidDel="00000000" w:rsidP="00000000" w:rsidRDefault="00000000" w:rsidRPr="00000000" w14:paraId="00000BAA">
      <w:pPr>
        <w:spacing w:after="240" w:before="240" w:lineRule="auto"/>
        <w:rPr/>
      </w:pPr>
      <w:r w:rsidDel="00000000" w:rsidR="00000000" w:rsidRPr="00000000">
        <w:rPr>
          <w:rtl w:val="0"/>
        </w:rPr>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cmzfj8kqgnm" w:id="71"/>
      <w:bookmarkEnd w:id="71"/>
      <w:r w:rsidDel="00000000" w:rsidR="00000000" w:rsidRPr="00000000">
        <w:br w:type="page"/>
      </w:r>
      <w:r w:rsidDel="00000000" w:rsidR="00000000" w:rsidRPr="00000000">
        <w:rPr>
          <w:rtl w:val="0"/>
        </w:rPr>
      </w:r>
    </w:p>
    <w:p w:rsidR="00000000" w:rsidDel="00000000" w:rsidP="00000000" w:rsidRDefault="00000000" w:rsidRPr="00000000" w14:paraId="00000BA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gkl82t3dthg" w:id="72"/>
      <w:bookmarkEnd w:id="72"/>
      <w:r w:rsidDel="00000000" w:rsidR="00000000" w:rsidRPr="00000000">
        <w:rPr>
          <w:rFonts w:ascii="Aptos" w:cs="Aptos" w:eastAsia="Aptos" w:hAnsi="Aptos"/>
          <w:b w:val="1"/>
          <w:bCs w:val="1"/>
          <w:color w:val="000000"/>
          <w:sz w:val="46"/>
          <w:szCs w:val="46"/>
          <w:rtl w:val="0"/>
        </w:rPr>
        <w:t xml:space="preserve">PAGE 4 — WHAT AI IS FOR</w:t>
      </w:r>
    </w:p>
    <w:p w:rsidR="00000000" w:rsidDel="00000000" w:rsidP="00000000" w:rsidRDefault="00000000" w:rsidRPr="00000000" w14:paraId="00000BAE">
      <w:pPr>
        <w:pStyle w:val="Heading3"/>
        <w:keepNext w:val="0"/>
        <w:keepLines w:val="0"/>
        <w:spacing w:before="280" w:lineRule="auto"/>
        <w:rPr>
          <w:b w:val="1"/>
          <w:bCs w:val="1"/>
          <w:color w:val="000000"/>
          <w:sz w:val="26"/>
          <w:szCs w:val="26"/>
        </w:rPr>
      </w:pPr>
      <w:bookmarkStart w:colFirst="0" w:colLast="0" w:name="_heading=h.jegsrbud6gbv" w:id="73"/>
      <w:bookmarkEnd w:id="73"/>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BAF">
      <w:pPr>
        <w:spacing w:after="240" w:before="240" w:lineRule="auto"/>
        <w:rPr/>
      </w:pPr>
      <w:r w:rsidDel="00000000" w:rsidR="00000000" w:rsidRPr="00000000">
        <w:rPr>
          <w:rtl w:val="0"/>
        </w:rPr>
        <w:t xml:space="preserve">Resolve the AI-versus-human question simply and visually rather than through a lengthy governance lecture.</w:t>
      </w:r>
    </w:p>
    <w:p w:rsidR="00000000" w:rsidDel="00000000" w:rsidP="00000000" w:rsidRDefault="00000000" w:rsidRPr="00000000" w14:paraId="00000BB0">
      <w:pPr>
        <w:pStyle w:val="Heading2"/>
        <w:keepNext w:val="0"/>
        <w:keepLines w:val="0"/>
        <w:spacing w:before="360" w:lineRule="auto"/>
        <w:rPr>
          <w:rFonts w:ascii="Aptos" w:cs="Aptos" w:eastAsia="Aptos" w:hAnsi="Aptos"/>
          <w:b w:val="1"/>
          <w:bCs w:val="1"/>
          <w:color w:val="000000"/>
          <w:sz w:val="34"/>
          <w:szCs w:val="34"/>
        </w:rPr>
      </w:pPr>
      <w:bookmarkStart w:colFirst="0" w:colLast="0" w:name="_heading=h.exti18ea4hi0" w:id="74"/>
      <w:bookmarkEnd w:id="74"/>
      <w:r w:rsidDel="00000000" w:rsidR="00000000" w:rsidRPr="00000000">
        <w:rPr>
          <w:rFonts w:ascii="Aptos" w:cs="Aptos" w:eastAsia="Aptos" w:hAnsi="Aptos"/>
          <w:b w:val="1"/>
          <w:bCs w:val="1"/>
          <w:color w:val="000000"/>
          <w:sz w:val="34"/>
          <w:szCs w:val="34"/>
          <w:rtl w:val="0"/>
        </w:rPr>
        <w:t xml:space="preserve">Panel 1 — Alpha's strengths</w:t>
      </w:r>
    </w:p>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BB2">
      <w:pPr>
        <w:spacing w:after="240" w:before="240" w:lineRule="auto"/>
        <w:rPr/>
      </w:pPr>
      <w:r w:rsidDel="00000000" w:rsidR="00000000" w:rsidRPr="00000000">
        <w:rPr>
          <w:rtl w:val="0"/>
        </w:rPr>
        <w:t xml:space="preserve">Alpha projects a beautiful network visualization across the three cities: reservoir levels, rainfall forecasts, crop requirements, population movements, energy loads, transportation, purification capacity and risk scenarios.</w:t>
      </w:r>
    </w:p>
    <w:p w:rsidR="00000000" w:rsidDel="00000000" w:rsidP="00000000" w:rsidRDefault="00000000" w:rsidRPr="00000000" w14:paraId="00000BB3">
      <w:pPr>
        <w:spacing w:after="240" w:before="240" w:lineRule="auto"/>
        <w:rPr/>
      </w:pPr>
      <w:r w:rsidDel="00000000" w:rsidR="00000000" w:rsidRPr="00000000">
        <w:rPr>
          <w:rtl w:val="0"/>
        </w:rPr>
        <w:t xml:space="preserve">Millions of calculations happen simultaneously.</w:t>
      </w:r>
    </w:p>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B5">
      <w:pPr>
        <w:spacing w:after="240" w:before="240" w:lineRule="auto"/>
        <w:ind w:left="0" w:right="600" w:firstLine="0"/>
        <w:rPr/>
      </w:pPr>
      <w:r w:rsidDel="00000000" w:rsidR="00000000" w:rsidRPr="00000000">
        <w:rPr>
          <w:rtl w:val="0"/>
        </w:rPr>
        <w:t xml:space="preserve">“Then keep doing this.”</w:t>
      </w:r>
    </w:p>
    <w:p w:rsidR="00000000" w:rsidDel="00000000" w:rsidP="00000000" w:rsidRDefault="00000000" w:rsidRPr="00000000" w14:paraId="00000BB6">
      <w:pPr>
        <w:spacing w:after="240" w:before="240" w:lineRule="auto"/>
        <w:rPr/>
      </w:pPr>
      <w:r w:rsidDel="00000000" w:rsidR="00000000" w:rsidRPr="00000000">
        <w:rPr>
          <w:rtl w:val="0"/>
        </w:rPr>
        <w:t xml:space="preserve">Alpha highlights forecasts and optimization models.</w:t>
      </w:r>
    </w:p>
    <w:p w:rsidR="00000000" w:rsidDel="00000000" w:rsidP="00000000" w:rsidRDefault="00000000" w:rsidRPr="00000000" w14:paraId="00000BB7">
      <w:pPr>
        <w:spacing w:after="240" w:before="240" w:lineRule="auto"/>
        <w:ind w:left="600" w:right="600" w:firstLine="0"/>
        <w:rPr>
          <w:b w:val="1"/>
          <w:bCs w:val="1"/>
        </w:rPr>
      </w:pPr>
      <w:r w:rsidDel="00000000" w:rsidR="00000000" w:rsidRPr="00000000">
        <w:rPr>
          <w:b w:val="1"/>
          <w:bCs w:val="1"/>
          <w:rtl w:val="0"/>
        </w:rPr>
        <w:t xml:space="preserve">ANALYZE. PREDICT. COORDINATE.</w:t>
      </w:r>
    </w:p>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2"/>
        <w:keepNext w:val="0"/>
        <w:keepLines w:val="0"/>
        <w:spacing w:before="360" w:lineRule="auto"/>
        <w:rPr>
          <w:rFonts w:ascii="Aptos" w:cs="Aptos" w:eastAsia="Aptos" w:hAnsi="Aptos"/>
          <w:b w:val="1"/>
          <w:bCs w:val="1"/>
          <w:color w:val="000000"/>
          <w:sz w:val="34"/>
          <w:szCs w:val="34"/>
        </w:rPr>
      </w:pPr>
      <w:bookmarkStart w:colFirst="0" w:colLast="0" w:name="_heading=h.akiq11t3d563" w:id="75"/>
      <w:bookmarkEnd w:id="75"/>
      <w:r w:rsidDel="00000000" w:rsidR="00000000" w:rsidRPr="00000000">
        <w:rPr>
          <w:rFonts w:ascii="Aptos" w:cs="Aptos" w:eastAsia="Aptos" w:hAnsi="Aptos"/>
          <w:b w:val="1"/>
          <w:bCs w:val="1"/>
          <w:color w:val="000000"/>
          <w:sz w:val="34"/>
          <w:szCs w:val="34"/>
          <w:rtl w:val="0"/>
        </w:rPr>
        <w:t xml:space="preserve">Panel 2 — Human authority</w:t>
      </w:r>
    </w:p>
    <w:p w:rsidR="00000000" w:rsidDel="00000000" w:rsidP="00000000" w:rsidRDefault="00000000" w:rsidRPr="00000000" w14:paraId="00000BBA">
      <w:pPr>
        <w:spacing w:after="240" w:before="240" w:lineRule="auto"/>
        <w:rPr/>
      </w:pPr>
      <w:r w:rsidDel="00000000" w:rsidR="00000000" w:rsidRPr="00000000">
        <w:rPr>
          <w:rtl w:val="0"/>
        </w:rPr>
        <w:t xml:space="preserve">The visualization changes.</w:t>
      </w:r>
    </w:p>
    <w:p w:rsidR="00000000" w:rsidDel="00000000" w:rsidP="00000000" w:rsidRDefault="00000000" w:rsidRPr="00000000" w14:paraId="00000BBB">
      <w:pPr>
        <w:spacing w:after="240" w:before="240" w:lineRule="auto"/>
        <w:rPr/>
      </w:pPr>
      <w:r w:rsidDel="00000000" w:rsidR="00000000" w:rsidRPr="00000000">
        <w:rPr>
          <w:rtl w:val="0"/>
        </w:rPr>
        <w:t xml:space="preserve">At community tables throughout Keel, Halyard and Oasis, ordinary people examine Alpha's information and deliberate together.</w:t>
      </w:r>
    </w:p>
    <w:p w:rsidR="00000000" w:rsidDel="00000000" w:rsidP="00000000" w:rsidRDefault="00000000" w:rsidRPr="00000000" w14:paraId="00000BBC">
      <w:pPr>
        <w:spacing w:after="240" w:before="240" w:lineRule="auto"/>
        <w:rPr/>
      </w:pPr>
      <w:r w:rsidDel="00000000" w:rsidR="00000000" w:rsidRPr="00000000">
        <w:rPr>
          <w:rtl w:val="0"/>
        </w:rPr>
        <w:t xml:space="preserve">Not one giant parliament—many connected decision points.</w:t>
      </w:r>
    </w:p>
    <w:p w:rsidR="00000000" w:rsidDel="00000000" w:rsidP="00000000" w:rsidRDefault="00000000" w:rsidRPr="00000000" w14:paraId="00000BB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BE">
      <w:pPr>
        <w:spacing w:after="240" w:before="240" w:lineRule="auto"/>
        <w:ind w:left="0" w:right="600" w:firstLine="0"/>
        <w:rPr/>
      </w:pPr>
      <w:r w:rsidDel="00000000" w:rsidR="00000000" w:rsidRPr="00000000">
        <w:rPr>
          <w:rtl w:val="0"/>
        </w:rPr>
        <w:t xml:space="preserve">“Show people the consequences.”</w:t>
      </w:r>
    </w:p>
    <w:p w:rsidR="00000000" w:rsidDel="00000000" w:rsidP="00000000" w:rsidRDefault="00000000" w:rsidRPr="00000000" w14:paraId="00000BBF">
      <w:pPr>
        <w:spacing w:after="240" w:before="240" w:lineRule="auto"/>
        <w:ind w:left="0" w:right="600" w:firstLine="0"/>
        <w:rPr/>
      </w:pPr>
      <w:r w:rsidDel="00000000" w:rsidR="00000000" w:rsidRPr="00000000">
        <w:rPr>
          <w:rtl w:val="0"/>
        </w:rPr>
        <w:t xml:space="preserve">“But let them choose.”</w:t>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2"/>
        <w:keepNext w:val="0"/>
        <w:keepLines w:val="0"/>
        <w:spacing w:before="360" w:lineRule="auto"/>
        <w:rPr>
          <w:rFonts w:ascii="Aptos" w:cs="Aptos" w:eastAsia="Aptos" w:hAnsi="Aptos"/>
          <w:b w:val="1"/>
          <w:bCs w:val="1"/>
          <w:color w:val="000000"/>
          <w:sz w:val="34"/>
          <w:szCs w:val="34"/>
        </w:rPr>
      </w:pPr>
      <w:bookmarkStart w:colFirst="0" w:colLast="0" w:name="_heading=h.msxg8oflb7s" w:id="76"/>
      <w:bookmarkEnd w:id="76"/>
      <w:r w:rsidDel="00000000" w:rsidR="00000000" w:rsidRPr="00000000">
        <w:rPr>
          <w:rFonts w:ascii="Aptos" w:cs="Aptos" w:eastAsia="Aptos" w:hAnsi="Aptos"/>
          <w:b w:val="1"/>
          <w:bCs w:val="1"/>
          <w:color w:val="000000"/>
          <w:sz w:val="34"/>
          <w:szCs w:val="34"/>
          <w:rtl w:val="0"/>
        </w:rPr>
        <w:t xml:space="preserve">Panel 3 — The three safeguards</w:t>
      </w:r>
    </w:p>
    <w:p w:rsidR="00000000" w:rsidDel="00000000" w:rsidP="00000000" w:rsidRDefault="00000000" w:rsidRPr="00000000" w14:paraId="00000BC2">
      <w:pPr>
        <w:spacing w:after="240" w:before="240" w:lineRule="auto"/>
        <w:rPr/>
      </w:pPr>
      <w:r w:rsidDel="00000000" w:rsidR="00000000" w:rsidRPr="00000000">
        <w:rPr>
          <w:rtl w:val="0"/>
        </w:rPr>
        <w:t xml:space="preserve">The three Prosperity Artifacts illuminate around Bi11bot.</w:t>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C4">
      <w:pPr>
        <w:spacing w:after="240" w:before="240" w:lineRule="auto"/>
        <w:ind w:left="0" w:right="600" w:firstLine="0"/>
        <w:rPr/>
      </w:pPr>
      <w:r w:rsidDel="00000000" w:rsidR="00000000" w:rsidRPr="00000000">
        <w:rPr>
          <w:rtl w:val="0"/>
        </w:rPr>
        <w:t xml:space="preserve">“The Measure keeps the facts visible.”</w:t>
      </w:r>
    </w:p>
    <w:p w:rsidR="00000000" w:rsidDel="00000000" w:rsidP="00000000" w:rsidRDefault="00000000" w:rsidRPr="00000000" w14:paraId="00000BC5">
      <w:pPr>
        <w:spacing w:after="240" w:before="240" w:lineRule="auto"/>
        <w:rPr>
          <w:i w:val="1"/>
          <w:iCs w:val="1"/>
        </w:rPr>
      </w:pPr>
      <w:r w:rsidDel="00000000" w:rsidR="00000000" w:rsidRPr="00000000">
        <w:rPr>
          <w:i w:val="1"/>
          <w:iCs w:val="1"/>
          <w:rtl w:val="0"/>
        </w:rPr>
        <w:t xml:space="preserve">The Measure illuminates.</w:t>
      </w:r>
    </w:p>
    <w:p w:rsidR="00000000" w:rsidDel="00000000" w:rsidP="00000000" w:rsidRDefault="00000000" w:rsidRPr="00000000" w14:paraId="00000BC6">
      <w:pPr>
        <w:spacing w:after="240" w:before="240" w:lineRule="auto"/>
        <w:ind w:left="0" w:right="600" w:firstLine="0"/>
        <w:rPr/>
      </w:pPr>
      <w:r w:rsidDel="00000000" w:rsidR="00000000" w:rsidRPr="00000000">
        <w:rPr>
          <w:rtl w:val="0"/>
        </w:rPr>
        <w:t xml:space="preserve">“The Seal keeps ownership visible.”</w:t>
      </w:r>
    </w:p>
    <w:p w:rsidR="00000000" w:rsidDel="00000000" w:rsidP="00000000" w:rsidRDefault="00000000" w:rsidRPr="00000000" w14:paraId="00000BC7">
      <w:pPr>
        <w:spacing w:after="240" w:before="240" w:lineRule="auto"/>
        <w:rPr>
          <w:i w:val="1"/>
          <w:iCs w:val="1"/>
        </w:rPr>
      </w:pPr>
      <w:r w:rsidDel="00000000" w:rsidR="00000000" w:rsidRPr="00000000">
        <w:rPr>
          <w:i w:val="1"/>
          <w:iCs w:val="1"/>
          <w:rtl w:val="0"/>
        </w:rPr>
        <w:t xml:space="preserve">The Maker's Seal illuminates.</w:t>
      </w:r>
    </w:p>
    <w:p w:rsidR="00000000" w:rsidDel="00000000" w:rsidP="00000000" w:rsidRDefault="00000000" w:rsidRPr="00000000" w14:paraId="00000BC8">
      <w:pPr>
        <w:spacing w:after="240" w:before="240" w:lineRule="auto"/>
        <w:ind w:left="0" w:right="600" w:firstLine="0"/>
        <w:rPr/>
      </w:pPr>
      <w:r w:rsidDel="00000000" w:rsidR="00000000" w:rsidRPr="00000000">
        <w:rPr>
          <w:rtl w:val="0"/>
        </w:rPr>
        <w:t xml:space="preserve">“The Covenant keeps power shared.”</w:t>
      </w:r>
    </w:p>
    <w:p w:rsidR="00000000" w:rsidDel="00000000" w:rsidP="00000000" w:rsidRDefault="00000000" w:rsidRPr="00000000" w14:paraId="00000BC9">
      <w:pPr>
        <w:spacing w:after="240" w:before="240" w:lineRule="auto"/>
        <w:rPr>
          <w:i w:val="1"/>
          <w:iCs w:val="1"/>
        </w:rPr>
      </w:pPr>
      <w:r w:rsidDel="00000000" w:rsidR="00000000" w:rsidRPr="00000000">
        <w:rPr>
          <w:i w:val="1"/>
          <w:iCs w:val="1"/>
          <w:rtl w:val="0"/>
        </w:rPr>
        <w:t xml:space="preserve">The Covenant illuminates.</w:t>
      </w:r>
    </w:p>
    <w:p w:rsidR="00000000" w:rsidDel="00000000" w:rsidP="00000000" w:rsidRDefault="00000000" w:rsidRPr="00000000" w14:paraId="00000BCA">
      <w:pPr>
        <w:spacing w:after="240" w:before="240" w:lineRule="auto"/>
        <w:rPr/>
      </w:pPr>
      <w:r w:rsidDel="00000000" w:rsidR="00000000" w:rsidRPr="00000000">
        <w:rPr>
          <w:rtl w:val="0"/>
        </w:rPr>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2"/>
        <w:keepNext w:val="0"/>
        <w:keepLines w:val="0"/>
        <w:spacing w:before="360" w:lineRule="auto"/>
        <w:rPr>
          <w:rFonts w:ascii="Aptos" w:cs="Aptos" w:eastAsia="Aptos" w:hAnsi="Aptos"/>
          <w:b w:val="1"/>
          <w:bCs w:val="1"/>
          <w:color w:val="000000"/>
          <w:sz w:val="34"/>
          <w:szCs w:val="34"/>
        </w:rPr>
      </w:pPr>
      <w:bookmarkStart w:colFirst="0" w:colLast="0" w:name="_heading=h.jr6bi7s5ze1u" w:id="77"/>
      <w:bookmarkEnd w:id="77"/>
      <w:r w:rsidDel="00000000" w:rsidR="00000000" w:rsidRPr="00000000">
        <w:rPr>
          <w:rFonts w:ascii="Aptos" w:cs="Aptos" w:eastAsia="Aptos" w:hAnsi="Aptos"/>
          <w:b w:val="1"/>
          <w:bCs w:val="1"/>
          <w:color w:val="000000"/>
          <w:sz w:val="34"/>
          <w:szCs w:val="34"/>
          <w:rtl w:val="0"/>
        </w:rPr>
        <w:t xml:space="preserve">Panel 4 — The new relationship</w:t>
      </w:r>
    </w:p>
    <w:p w:rsidR="00000000" w:rsidDel="00000000" w:rsidP="00000000" w:rsidRDefault="00000000" w:rsidRPr="00000000" w14:paraId="00000BCD">
      <w:pPr>
        <w:spacing w:after="240" w:before="240" w:lineRule="auto"/>
        <w:rPr/>
      </w:pPr>
      <w:r w:rsidDel="00000000" w:rsidR="00000000" w:rsidRPr="00000000">
        <w:rPr>
          <w:rtl w:val="0"/>
        </w:rPr>
        <w:t xml:space="preserve">The three lights flow into Alpha – but instead of disappearing inside it, they form a boundary around its core.</w:t>
      </w:r>
    </w:p>
    <w:p w:rsidR="00000000" w:rsidDel="00000000" w:rsidP="00000000" w:rsidRDefault="00000000" w:rsidRPr="00000000" w14:paraId="00000BCE">
      <w:pPr>
        <w:spacing w:after="240" w:before="240" w:lineRule="auto"/>
        <w:rPr/>
      </w:pPr>
      <w:r w:rsidDel="00000000" w:rsidR="00000000" w:rsidRPr="00000000">
        <w:rPr>
          <w:rtl w:val="0"/>
        </w:rPr>
        <w:t xml:space="preserve">A simple constitutional statement appears:</w:t>
      </w:r>
    </w:p>
    <w:p w:rsidR="00000000" w:rsidDel="00000000" w:rsidP="00000000" w:rsidRDefault="00000000" w:rsidRPr="00000000" w14:paraId="00000BCF">
      <w:pPr>
        <w:spacing w:after="240" w:before="240" w:lineRule="auto"/>
        <w:ind w:left="600" w:right="600" w:firstLine="0"/>
        <w:rPr>
          <w:b w:val="1"/>
          <w:bCs w:val="1"/>
        </w:rPr>
      </w:pPr>
      <w:r w:rsidDel="00000000" w:rsidR="00000000" w:rsidRPr="00000000">
        <w:rPr>
          <w:b w:val="1"/>
          <w:bCs w:val="1"/>
          <w:rtl w:val="0"/>
        </w:rPr>
        <w:t xml:space="preserve">HUMANS DECIDE.</w:t>
        <w:br w:type="textWrapping"/>
        <w:t xml:space="preserve">ALPHA ADVISES.</w:t>
        <w:br w:type="textWrapping"/>
        <w:t xml:space="preserve">THE CHARTER HOLDS BOTH ACCOUNTABLE.</w:t>
      </w:r>
    </w:p>
    <w:p w:rsidR="00000000" w:rsidDel="00000000" w:rsidP="00000000" w:rsidRDefault="00000000" w:rsidRPr="00000000" w14:paraId="00000BD0">
      <w:pPr>
        <w:spacing w:after="240" w:before="240" w:lineRule="auto"/>
        <w:rPr/>
      </w:pPr>
      <w:r w:rsidDel="00000000" w:rsidR="00000000" w:rsidRPr="00000000">
        <w:rPr>
          <w:rtl w:val="0"/>
        </w:rPr>
        <w:t xml:space="preserve">Mera looks at the new structure.</w:t>
      </w:r>
    </w:p>
    <w:p w:rsidR="00000000" w:rsidDel="00000000" w:rsidP="00000000" w:rsidRDefault="00000000" w:rsidRPr="00000000" w14:paraId="00000BD1">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BD2">
      <w:pPr>
        <w:spacing w:after="240" w:before="240" w:lineRule="auto"/>
        <w:ind w:left="0" w:right="600" w:firstLine="0"/>
        <w:rPr/>
      </w:pPr>
      <w:r w:rsidDel="00000000" w:rsidR="00000000" w:rsidRPr="00000000">
        <w:rPr>
          <w:rtl w:val="0"/>
        </w:rPr>
        <w:t xml:space="preserve">“It will be less efficient.”</w:t>
      </w:r>
    </w:p>
    <w:p w:rsidR="00000000" w:rsidDel="00000000" w:rsidP="00000000" w:rsidRDefault="00000000" w:rsidRPr="00000000" w14:paraId="00000BD3">
      <w:pPr>
        <w:spacing w:after="240" w:before="240" w:lineRule="auto"/>
        <w:rPr/>
      </w:pPr>
      <w:r w:rsidDel="00000000" w:rsidR="00000000" w:rsidRPr="00000000">
        <w:rPr>
          <w:rtl w:val="0"/>
        </w:rPr>
        <w:t xml:space="preserve">Alex:</w:t>
      </w:r>
    </w:p>
    <w:p w:rsidR="00000000" w:rsidDel="00000000" w:rsidP="00000000" w:rsidRDefault="00000000" w:rsidRPr="00000000" w14:paraId="00000BD4">
      <w:pPr>
        <w:spacing w:after="240" w:before="240" w:lineRule="auto"/>
        <w:ind w:left="0" w:right="600" w:firstLine="0"/>
        <w:rPr/>
      </w:pPr>
      <w:r w:rsidDel="00000000" w:rsidR="00000000" w:rsidRPr="00000000">
        <w:rPr>
          <w:rtl w:val="0"/>
        </w:rPr>
        <w:t xml:space="preserve">“Probabalistically”</w:t>
      </w:r>
    </w:p>
    <w:p w:rsidR="00000000" w:rsidDel="00000000" w:rsidP="00000000" w:rsidRDefault="00000000" w:rsidRPr="00000000" w14:paraId="00000BD5">
      <w:pPr>
        <w:spacing w:after="240" w:before="240" w:lineRule="auto"/>
        <w:rPr/>
      </w:pPr>
      <w:r w:rsidDel="00000000" w:rsidR="00000000" w:rsidRPr="00000000">
        <w:rPr>
          <w:rtl w:val="0"/>
        </w:rPr>
        <w:t xml:space="preserve">Bi11bot:</w:t>
      </w:r>
    </w:p>
    <w:p w:rsidR="00000000" w:rsidDel="00000000" w:rsidP="00000000" w:rsidRDefault="00000000" w:rsidRPr="00000000" w14:paraId="00000BD6">
      <w:pPr>
        <w:spacing w:after="240" w:before="240" w:lineRule="auto"/>
        <w:ind w:left="0" w:right="600" w:firstLine="0"/>
        <w:rPr/>
      </w:pPr>
      <w:r w:rsidDel="00000000" w:rsidR="00000000" w:rsidRPr="00000000">
        <w:rPr>
          <w:rtl w:val="0"/>
        </w:rPr>
        <w:t xml:space="preserve">“Spoken like a Phantum….Humanity has survived worse inconveniences.”</w:t>
      </w:r>
    </w:p>
    <w:p w:rsidR="00000000" w:rsidDel="00000000" w:rsidP="00000000" w:rsidRDefault="00000000" w:rsidRPr="00000000" w14:paraId="00000BD7">
      <w:pPr>
        <w:spacing w:after="240" w:before="240" w:lineRule="auto"/>
        <w:rPr/>
      </w:pPr>
      <w:r w:rsidDel="00000000" w:rsidR="00000000" w:rsidRPr="00000000">
        <w:rPr>
          <w:rtl w:val="0"/>
        </w:rPr>
      </w:r>
    </w:p>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j8bkyfaplqf" w:id="78"/>
      <w:bookmarkEnd w:id="78"/>
      <w:r w:rsidDel="00000000" w:rsidR="00000000" w:rsidRPr="00000000">
        <w:br w:type="page"/>
      </w:r>
      <w:r w:rsidDel="00000000" w:rsidR="00000000" w:rsidRPr="00000000">
        <w:rPr>
          <w:rtl w:val="0"/>
        </w:rPr>
      </w:r>
    </w:p>
    <w:p w:rsidR="00000000" w:rsidDel="00000000" w:rsidP="00000000" w:rsidRDefault="00000000" w:rsidRPr="00000000" w14:paraId="00000BD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74772zfrg6b" w:id="79"/>
      <w:bookmarkEnd w:id="79"/>
      <w:r w:rsidDel="00000000" w:rsidR="00000000" w:rsidRPr="00000000">
        <w:rPr>
          <w:rFonts w:ascii="Aptos" w:cs="Aptos" w:eastAsia="Aptos" w:hAnsi="Aptos"/>
          <w:b w:val="1"/>
          <w:bCs w:val="1"/>
          <w:color w:val="000000"/>
          <w:sz w:val="46"/>
          <w:szCs w:val="46"/>
          <w:rtl w:val="0"/>
        </w:rPr>
        <w:t xml:space="preserve">PAGE 5 — THE FINAL TEST</w:t>
      </w:r>
    </w:p>
    <w:p w:rsidR="00000000" w:rsidDel="00000000" w:rsidP="00000000" w:rsidRDefault="00000000" w:rsidRPr="00000000" w14:paraId="00000BDB">
      <w:pPr>
        <w:spacing w:after="240" w:before="240" w:lineRule="auto"/>
        <w:rPr/>
      </w:pPr>
      <w:r w:rsidDel="00000000" w:rsidR="00000000" w:rsidRPr="00000000">
        <w:rPr>
          <w:rtl w:val="0"/>
        </w:rPr>
        <w:t xml:space="preserve">This should be the true Willy Wonka moment.</w:t>
      </w:r>
    </w:p>
    <w:p w:rsidR="00000000" w:rsidDel="00000000" w:rsidP="00000000" w:rsidRDefault="00000000" w:rsidRPr="00000000" w14:paraId="00000BDC">
      <w:pPr>
        <w:pStyle w:val="Heading3"/>
        <w:keepNext w:val="0"/>
        <w:keepLines w:val="0"/>
        <w:spacing w:before="280" w:lineRule="auto"/>
        <w:rPr>
          <w:b w:val="1"/>
          <w:bCs w:val="1"/>
          <w:color w:val="000000"/>
          <w:sz w:val="26"/>
          <w:szCs w:val="26"/>
        </w:rPr>
      </w:pPr>
      <w:bookmarkStart w:colFirst="0" w:colLast="0" w:name="_heading=h.nbunexdww36v" w:id="80"/>
      <w:bookmarkEnd w:id="80"/>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BDD">
      <w:pPr>
        <w:spacing w:after="240" w:before="240" w:lineRule="auto"/>
        <w:rPr/>
      </w:pPr>
      <w:r w:rsidDel="00000000" w:rsidR="00000000" w:rsidRPr="00000000">
        <w:rPr>
          <w:rtl w:val="0"/>
        </w:rPr>
        <w:t xml:space="preserve">Reveal that Alex's final test is whether he will relinquish the power he has just acquired.</w:t>
      </w:r>
    </w:p>
    <w:p w:rsidR="00000000" w:rsidDel="00000000" w:rsidP="00000000" w:rsidRDefault="00000000" w:rsidRPr="00000000" w14:paraId="00000BDE">
      <w:pPr>
        <w:pStyle w:val="Heading2"/>
        <w:keepNext w:val="0"/>
        <w:keepLines w:val="0"/>
        <w:spacing w:before="360" w:lineRule="auto"/>
        <w:rPr>
          <w:rFonts w:ascii="Aptos" w:cs="Aptos" w:eastAsia="Aptos" w:hAnsi="Aptos"/>
          <w:b w:val="1"/>
          <w:bCs w:val="1"/>
          <w:color w:val="000000"/>
          <w:sz w:val="34"/>
          <w:szCs w:val="34"/>
        </w:rPr>
      </w:pPr>
      <w:bookmarkStart w:colFirst="0" w:colLast="0" w:name="_heading=h.m6d0zygzgyxv" w:id="81"/>
      <w:bookmarkEnd w:id="81"/>
      <w:r w:rsidDel="00000000" w:rsidR="00000000" w:rsidRPr="00000000">
        <w:rPr>
          <w:rFonts w:ascii="Aptos" w:cs="Aptos" w:eastAsia="Aptos" w:hAnsi="Aptos"/>
          <w:b w:val="1"/>
          <w:bCs w:val="1"/>
          <w:color w:val="000000"/>
          <w:sz w:val="34"/>
          <w:szCs w:val="34"/>
          <w:rtl w:val="0"/>
        </w:rPr>
        <w:t xml:space="preserve">Panel 1 — Authority accepted</w:t>
      </w:r>
    </w:p>
    <w:p w:rsidR="00000000" w:rsidDel="00000000" w:rsidP="00000000" w:rsidRDefault="00000000" w:rsidRPr="00000000" w14:paraId="00000BDF">
      <w:pPr>
        <w:spacing w:after="240" w:before="240" w:lineRule="auto"/>
        <w:rPr/>
      </w:pPr>
      <w:r w:rsidDel="00000000" w:rsidR="00000000" w:rsidRPr="00000000">
        <w:rPr>
          <w:rtl w:val="0"/>
        </w:rPr>
        <w:t xml:space="preserve">Alpha responds:</w:t>
      </w:r>
    </w:p>
    <w:p w:rsidR="00000000" w:rsidDel="00000000" w:rsidP="00000000" w:rsidRDefault="00000000" w:rsidRPr="00000000" w14:paraId="00000BE0">
      <w:pPr>
        <w:spacing w:after="240" w:before="240" w:lineRule="auto"/>
        <w:ind w:left="600" w:right="600" w:firstLine="0"/>
        <w:rPr>
          <w:b w:val="1"/>
          <w:bCs w:val="1"/>
        </w:rPr>
      </w:pPr>
      <w:r w:rsidDel="00000000" w:rsidR="00000000" w:rsidRPr="00000000">
        <w:rPr>
          <w:b w:val="1"/>
          <w:bCs w:val="1"/>
          <w:rtl w:val="0"/>
        </w:rPr>
        <w:t xml:space="preserve">CHARTER RESTORATION AVAILABLE</w:t>
      </w:r>
    </w:p>
    <w:p w:rsidR="00000000" w:rsidDel="00000000" w:rsidP="00000000" w:rsidRDefault="00000000" w:rsidRPr="00000000" w14:paraId="00000BE1">
      <w:pPr>
        <w:spacing w:after="240" w:before="240" w:lineRule="auto"/>
        <w:rPr/>
      </w:pPr>
      <w:r w:rsidDel="00000000" w:rsidR="00000000" w:rsidRPr="00000000">
        <w:rPr>
          <w:rtl w:val="0"/>
        </w:rPr>
        <w:t xml:space="preserve">Then:</w:t>
      </w:r>
    </w:p>
    <w:p w:rsidR="00000000" w:rsidDel="00000000" w:rsidP="00000000" w:rsidRDefault="00000000" w:rsidRPr="00000000" w14:paraId="00000BE2">
      <w:pPr>
        <w:spacing w:after="240" w:before="240" w:lineRule="auto"/>
        <w:ind w:left="600" w:right="600" w:firstLine="0"/>
        <w:rPr>
          <w:b w:val="1"/>
          <w:bCs w:val="1"/>
        </w:rPr>
      </w:pPr>
      <w:r w:rsidDel="00000000" w:rsidR="00000000" w:rsidRPr="00000000">
        <w:rPr>
          <w:b w:val="1"/>
          <w:bCs w:val="1"/>
          <w:rtl w:val="0"/>
        </w:rPr>
        <w:t xml:space="preserve">PERMANENT PHANTUM OVERRIDE AUTHORITY AVAILABLE</w:t>
      </w:r>
    </w:p>
    <w:p w:rsidR="00000000" w:rsidDel="00000000" w:rsidP="00000000" w:rsidRDefault="00000000" w:rsidRPr="00000000" w14:paraId="00000BE3">
      <w:pPr>
        <w:spacing w:after="240" w:before="240" w:lineRule="auto"/>
        <w:rPr/>
      </w:pPr>
      <w:r w:rsidDel="00000000" w:rsidR="00000000" w:rsidRPr="00000000">
        <w:rPr>
          <w:rtl w:val="0"/>
        </w:rPr>
        <w:t xml:space="preserve">Alex looks at Bi11bot.</w:t>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E5">
      <w:pPr>
        <w:spacing w:after="240" w:before="240" w:lineRule="auto"/>
        <w:ind w:left="0" w:right="600" w:firstLine="0"/>
        <w:rPr/>
      </w:pPr>
      <w:r w:rsidDel="00000000" w:rsidR="00000000" w:rsidRPr="00000000">
        <w:rPr>
          <w:rtl w:val="0"/>
        </w:rPr>
        <w:t xml:space="preserve">“You knew about this too?”</w:t>
      </w:r>
    </w:p>
    <w:p w:rsidR="00000000" w:rsidDel="00000000" w:rsidP="00000000" w:rsidRDefault="00000000" w:rsidRPr="00000000" w14:paraId="00000BE6">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BE7">
      <w:pPr>
        <w:spacing w:after="240" w:before="240" w:lineRule="auto"/>
        <w:ind w:left="0" w:right="600" w:firstLine="0"/>
        <w:rPr/>
      </w:pPr>
      <w:r w:rsidDel="00000000" w:rsidR="00000000" w:rsidRPr="00000000">
        <w:rPr>
          <w:rtl w:val="0"/>
        </w:rPr>
        <w:t xml:space="preserve">“This part?”</w:t>
      </w:r>
    </w:p>
    <w:p w:rsidR="00000000" w:rsidDel="00000000" w:rsidP="00000000" w:rsidRDefault="00000000" w:rsidRPr="00000000" w14:paraId="00000BE8">
      <w:pPr>
        <w:spacing w:after="240" w:before="240" w:lineRule="auto"/>
        <w:ind w:left="0" w:right="600" w:firstLine="0"/>
        <w:rPr/>
      </w:pPr>
      <w:r w:rsidDel="00000000" w:rsidR="00000000" w:rsidRPr="00000000">
        <w:rPr>
          <w:rtl w:val="0"/>
        </w:rPr>
        <w:t xml:space="preserve">“Yes.”</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keepNext w:val="0"/>
        <w:keepLines w:val="0"/>
        <w:spacing w:before="360" w:lineRule="auto"/>
        <w:rPr>
          <w:rFonts w:ascii="Aptos" w:cs="Aptos" w:eastAsia="Aptos" w:hAnsi="Aptos"/>
          <w:b w:val="1"/>
          <w:bCs w:val="1"/>
          <w:color w:val="000000"/>
          <w:sz w:val="34"/>
          <w:szCs w:val="34"/>
        </w:rPr>
      </w:pPr>
      <w:bookmarkStart w:colFirst="0" w:colLast="0" w:name="_heading=h.v2diy9w6xcee" w:id="82"/>
      <w:bookmarkEnd w:id="82"/>
      <w:r w:rsidDel="00000000" w:rsidR="00000000" w:rsidRPr="00000000">
        <w:rPr>
          <w:rFonts w:ascii="Aptos" w:cs="Aptos" w:eastAsia="Aptos" w:hAnsi="Aptos"/>
          <w:b w:val="1"/>
          <w:bCs w:val="1"/>
          <w:color w:val="000000"/>
          <w:sz w:val="34"/>
          <w:szCs w:val="34"/>
          <w:rtl w:val="0"/>
        </w:rPr>
        <w:t xml:space="preserve">Panel 2 — Bi11bot's judgment</w:t>
      </w:r>
    </w:p>
    <w:p w:rsidR="00000000" w:rsidDel="00000000" w:rsidP="00000000" w:rsidRDefault="00000000" w:rsidRPr="00000000" w14:paraId="00000BEB">
      <w:pPr>
        <w:spacing w:after="240" w:before="240" w:lineRule="auto"/>
        <w:rPr/>
      </w:pPr>
      <w:r w:rsidDel="00000000" w:rsidR="00000000" w:rsidRPr="00000000">
        <w:rPr>
          <w:rtl w:val="0"/>
        </w:rPr>
        <w:t xml:space="preserve">Alex realizes.</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ED">
      <w:pPr>
        <w:spacing w:after="240" w:before="240" w:lineRule="auto"/>
        <w:ind w:left="0" w:right="600" w:firstLine="0"/>
        <w:rPr/>
      </w:pPr>
      <w:r w:rsidDel="00000000" w:rsidR="00000000" w:rsidRPr="00000000">
        <w:rPr>
          <w:rtl w:val="0"/>
        </w:rPr>
        <w:t xml:space="preserve">“You're still testing me.”</w:t>
      </w:r>
    </w:p>
    <w:p w:rsidR="00000000" w:rsidDel="00000000" w:rsidP="00000000" w:rsidRDefault="00000000" w:rsidRPr="00000000" w14:paraId="00000BEE">
      <w:pPr>
        <w:spacing w:after="240" w:before="240" w:lineRule="auto"/>
        <w:rPr>
          <w:i w:val="1"/>
          <w:iCs w:val="1"/>
        </w:rPr>
      </w:pPr>
      <w:r w:rsidDel="00000000" w:rsidR="00000000" w:rsidRPr="00000000">
        <w:rPr>
          <w:i w:val="1"/>
          <w:iCs w:val="1"/>
          <w:rtl w:val="0"/>
        </w:rPr>
        <w:t xml:space="preserve">Bi11bot looks almost offended.</w:t>
      </w:r>
    </w:p>
    <w:p w:rsidR="00000000" w:rsidDel="00000000" w:rsidP="00000000" w:rsidRDefault="00000000" w:rsidRPr="00000000" w14:paraId="00000BEF">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BF0">
      <w:pPr>
        <w:spacing w:after="240" w:before="240" w:lineRule="auto"/>
        <w:ind w:left="0" w:right="600" w:firstLine="0"/>
        <w:rPr/>
      </w:pPr>
      <w:r w:rsidDel="00000000" w:rsidR="00000000" w:rsidRPr="00000000">
        <w:rPr>
          <w:rtl w:val="0"/>
        </w:rPr>
        <w:t xml:space="preserve">“Observing.”</w:t>
      </w:r>
    </w:p>
    <w:p w:rsidR="00000000" w:rsidDel="00000000" w:rsidP="00000000" w:rsidRDefault="00000000" w:rsidRPr="00000000" w14:paraId="00000BF1">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BF2">
      <w:pPr>
        <w:spacing w:after="240" w:before="240" w:lineRule="auto"/>
        <w:ind w:left="0" w:right="600" w:firstLine="0"/>
        <w:rPr/>
      </w:pPr>
      <w:r w:rsidDel="00000000" w:rsidR="00000000" w:rsidRPr="00000000">
        <w:rPr>
          <w:rtl w:val="0"/>
        </w:rPr>
        <w:t xml:space="preserve">“What's the difference?”</w:t>
      </w:r>
    </w:p>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BF4">
      <w:pPr>
        <w:spacing w:after="240" w:before="240" w:lineRule="auto"/>
        <w:ind w:left="0" w:right="600" w:firstLine="0"/>
        <w:rPr/>
      </w:pPr>
      <w:r w:rsidDel="00000000" w:rsidR="00000000" w:rsidRPr="00000000">
        <w:rPr>
          <w:b w:val="1"/>
          <w:bCs w:val="1"/>
          <w:rtl w:val="0"/>
        </w:rPr>
        <w:t xml:space="preserve">“</w:t>
      </w:r>
      <w:r w:rsidDel="00000000" w:rsidR="00000000" w:rsidRPr="00000000">
        <w:rPr>
          <w:rtl w:val="0"/>
        </w:rPr>
        <w:t xml:space="preserve">About twenty years of friendship with your father.”</w:t>
      </w:r>
    </w:p>
    <w:p w:rsidR="00000000" w:rsidDel="00000000" w:rsidP="00000000" w:rsidRDefault="00000000" w:rsidRPr="00000000" w14:paraId="00000BF5">
      <w:pPr>
        <w:spacing w:after="240" w:before="240" w:lineRule="auto"/>
        <w:rPr/>
      </w:pPr>
      <w:r w:rsidDel="00000000" w:rsidR="00000000" w:rsidRPr="00000000">
        <w:rPr>
          <w:rtl w:val="0"/>
        </w:rPr>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2"/>
        <w:keepNext w:val="0"/>
        <w:keepLines w:val="0"/>
        <w:spacing w:before="360" w:lineRule="auto"/>
        <w:rPr>
          <w:rFonts w:ascii="Aptos" w:cs="Aptos" w:eastAsia="Aptos" w:hAnsi="Aptos"/>
          <w:b w:val="1"/>
          <w:bCs w:val="1"/>
          <w:color w:val="000000"/>
          <w:sz w:val="34"/>
          <w:szCs w:val="34"/>
        </w:rPr>
      </w:pPr>
      <w:bookmarkStart w:colFirst="0" w:colLast="0" w:name="_heading=h.tfa951dgbc3j" w:id="83"/>
      <w:bookmarkEnd w:id="83"/>
      <w:r w:rsidDel="00000000" w:rsidR="00000000" w:rsidRPr="00000000">
        <w:rPr>
          <w:rFonts w:ascii="Aptos" w:cs="Aptos" w:eastAsia="Aptos" w:hAnsi="Aptos"/>
          <w:b w:val="1"/>
          <w:bCs w:val="1"/>
          <w:color w:val="000000"/>
          <w:sz w:val="34"/>
          <w:szCs w:val="34"/>
          <w:rtl w:val="0"/>
        </w:rPr>
        <w:t xml:space="preserve">Panel 3 — The offer</w:t>
      </w:r>
    </w:p>
    <w:p w:rsidR="00000000" w:rsidDel="00000000" w:rsidP="00000000" w:rsidRDefault="00000000" w:rsidRPr="00000000" w14:paraId="00000BF8">
      <w:pPr>
        <w:spacing w:after="240" w:before="240" w:lineRule="auto"/>
        <w:rPr>
          <w:b w:val="1"/>
          <w:bCs w:val="1"/>
        </w:rPr>
      </w:pPr>
      <w:r w:rsidDel="00000000" w:rsidR="00000000" w:rsidRPr="00000000">
        <w:rPr>
          <w:b w:val="1"/>
          <w:bCs w:val="1"/>
          <w:rtl w:val="0"/>
        </w:rPr>
        <w:t xml:space="preserve">Alpha:</w:t>
      </w:r>
    </w:p>
    <w:p w:rsidR="00000000" w:rsidDel="00000000" w:rsidP="00000000" w:rsidRDefault="00000000" w:rsidRPr="00000000" w14:paraId="00000BF9">
      <w:pPr>
        <w:spacing w:after="240" w:before="240" w:lineRule="auto"/>
        <w:ind w:left="600" w:right="600" w:firstLine="0"/>
        <w:rPr>
          <w:b w:val="1"/>
          <w:bCs w:val="1"/>
        </w:rPr>
      </w:pPr>
      <w:r w:rsidDel="00000000" w:rsidR="00000000" w:rsidRPr="00000000">
        <w:rPr>
          <w:b w:val="1"/>
          <w:bCs w:val="1"/>
          <w:rtl w:val="0"/>
        </w:rPr>
        <w:t xml:space="preserve">RETAIN PHANTUM OVERRIDE?</w:t>
      </w:r>
    </w:p>
    <w:p w:rsidR="00000000" w:rsidDel="00000000" w:rsidP="00000000" w:rsidRDefault="00000000" w:rsidRPr="00000000" w14:paraId="00000BFA">
      <w:pPr>
        <w:spacing w:after="240" w:before="240" w:lineRule="auto"/>
        <w:ind w:left="600" w:right="600" w:firstLine="0"/>
        <w:rPr>
          <w:b w:val="1"/>
          <w:bCs w:val="1"/>
        </w:rPr>
      </w:pPr>
      <w:r w:rsidDel="00000000" w:rsidR="00000000" w:rsidRPr="00000000">
        <w:rPr>
          <w:b w:val="1"/>
          <w:bCs w:val="1"/>
          <w:rtl w:val="0"/>
        </w:rPr>
        <w:t xml:space="preserve">YES / NO</w:t>
      </w:r>
    </w:p>
    <w:p w:rsidR="00000000" w:rsidDel="00000000" w:rsidP="00000000" w:rsidRDefault="00000000" w:rsidRPr="00000000" w14:paraId="00000BFB">
      <w:pPr>
        <w:spacing w:after="240" w:before="240" w:lineRule="auto"/>
        <w:rPr/>
      </w:pPr>
      <w:r w:rsidDel="00000000" w:rsidR="00000000" w:rsidRPr="00000000">
        <w:rPr>
          <w:rtl w:val="0"/>
        </w:rPr>
        <w:t xml:space="preserve">Alex's finger hovers.</w:t>
      </w:r>
    </w:p>
    <w:p w:rsidR="00000000" w:rsidDel="00000000" w:rsidP="00000000" w:rsidRDefault="00000000" w:rsidRPr="00000000" w14:paraId="00000BFC">
      <w:pPr>
        <w:spacing w:after="240" w:before="240" w:lineRule="auto"/>
        <w:rPr/>
      </w:pPr>
      <w:r w:rsidDel="00000000" w:rsidR="00000000" w:rsidRPr="00000000">
        <w:rPr>
          <w:rtl w:val="0"/>
        </w:rPr>
        <w:t xml:space="preserve">Around him appear everything he could protect permanently:</w:t>
      </w:r>
    </w:p>
    <w:p w:rsidR="00000000" w:rsidDel="00000000" w:rsidP="00000000" w:rsidRDefault="00000000" w:rsidRPr="00000000" w14:paraId="00000BFD">
      <w:pPr>
        <w:spacing w:after="240" w:before="240" w:lineRule="auto"/>
        <w:rPr/>
      </w:pPr>
      <w:r w:rsidDel="00000000" w:rsidR="00000000" w:rsidRPr="00000000">
        <w:rPr>
          <w:rtl w:val="0"/>
        </w:rPr>
        <w:t xml:space="preserve">his grandmother.</w:t>
      </w:r>
    </w:p>
    <w:p w:rsidR="00000000" w:rsidDel="00000000" w:rsidP="00000000" w:rsidRDefault="00000000" w:rsidRPr="00000000" w14:paraId="00000BFE">
      <w:pPr>
        <w:spacing w:after="240" w:before="240" w:lineRule="auto"/>
        <w:rPr/>
      </w:pPr>
      <w:r w:rsidDel="00000000" w:rsidR="00000000" w:rsidRPr="00000000">
        <w:rPr>
          <w:rtl w:val="0"/>
        </w:rPr>
        <w:t xml:space="preserve">Ada.</w:t>
      </w:r>
    </w:p>
    <w:p w:rsidR="00000000" w:rsidDel="00000000" w:rsidP="00000000" w:rsidRDefault="00000000" w:rsidRPr="00000000" w14:paraId="00000BFF">
      <w:pPr>
        <w:spacing w:after="240" w:before="240" w:lineRule="auto"/>
        <w:rPr/>
      </w:pPr>
      <w:r w:rsidDel="00000000" w:rsidR="00000000" w:rsidRPr="00000000">
        <w:rPr>
          <w:rtl w:val="0"/>
        </w:rPr>
        <w:t xml:space="preserve">Keel.</w:t>
      </w:r>
    </w:p>
    <w:p w:rsidR="00000000" w:rsidDel="00000000" w:rsidP="00000000" w:rsidRDefault="00000000" w:rsidRPr="00000000" w14:paraId="00000C00">
      <w:pPr>
        <w:spacing w:after="240" w:before="240" w:lineRule="auto"/>
        <w:rPr/>
      </w:pPr>
      <w:r w:rsidDel="00000000" w:rsidR="00000000" w:rsidRPr="00000000">
        <w:rPr>
          <w:rtl w:val="0"/>
        </w:rPr>
        <w:t xml:space="preserve">The water system.</w:t>
      </w:r>
    </w:p>
    <w:p w:rsidR="00000000" w:rsidDel="00000000" w:rsidP="00000000" w:rsidRDefault="00000000" w:rsidRPr="00000000" w14:paraId="00000C01">
      <w:pPr>
        <w:spacing w:after="240" w:before="240" w:lineRule="auto"/>
        <w:rPr/>
      </w:pPr>
      <w:r w:rsidDel="00000000" w:rsidR="00000000" w:rsidRPr="00000000">
        <w:rPr>
          <w:rtl w:val="0"/>
        </w:rPr>
        <w:t xml:space="preserve">The people of Halyard.</w:t>
      </w:r>
    </w:p>
    <w:p w:rsidR="00000000" w:rsidDel="00000000" w:rsidP="00000000" w:rsidRDefault="00000000" w:rsidRPr="00000000" w14:paraId="00000C02">
      <w:pPr>
        <w:spacing w:after="240" w:before="240" w:lineRule="auto"/>
        <w:rPr/>
      </w:pPr>
      <w:r w:rsidDel="00000000" w:rsidR="00000000" w:rsidRPr="00000000">
        <w:rPr>
          <w:rtl w:val="0"/>
        </w:rPr>
        <w:t xml:space="preserve">For a moment, retaining the override looks responsible.</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2"/>
        <w:keepNext w:val="0"/>
        <w:keepLines w:val="0"/>
        <w:spacing w:before="360" w:lineRule="auto"/>
        <w:rPr>
          <w:rFonts w:ascii="Aptos" w:cs="Aptos" w:eastAsia="Aptos" w:hAnsi="Aptos"/>
          <w:b w:val="1"/>
          <w:bCs w:val="1"/>
          <w:color w:val="000000"/>
          <w:sz w:val="34"/>
          <w:szCs w:val="34"/>
        </w:rPr>
      </w:pPr>
      <w:bookmarkStart w:colFirst="0" w:colLast="0" w:name="_heading=h.l5maas1asbub" w:id="84"/>
      <w:bookmarkEnd w:id="84"/>
      <w:r w:rsidDel="00000000" w:rsidR="00000000" w:rsidRPr="00000000">
        <w:rPr>
          <w:rFonts w:ascii="Aptos" w:cs="Aptos" w:eastAsia="Aptos" w:hAnsi="Aptos"/>
          <w:b w:val="1"/>
          <w:bCs w:val="1"/>
          <w:color w:val="000000"/>
          <w:sz w:val="34"/>
          <w:szCs w:val="34"/>
          <w:rtl w:val="0"/>
        </w:rPr>
        <w:t xml:space="preserve">Panel 4 — Alex chooses</w:t>
      </w:r>
    </w:p>
    <w:p w:rsidR="00000000" w:rsidDel="00000000" w:rsidP="00000000" w:rsidRDefault="00000000" w:rsidRPr="00000000" w14:paraId="00000C05">
      <w:pPr>
        <w:spacing w:after="240" w:before="240" w:lineRule="auto"/>
        <w:rPr/>
      </w:pPr>
      <w:r w:rsidDel="00000000" w:rsidR="00000000" w:rsidRPr="00000000">
        <w:rPr>
          <w:rtl w:val="0"/>
        </w:rPr>
        <w:t xml:space="preserve">Alex looks at Ada.</w:t>
      </w:r>
    </w:p>
    <w:p w:rsidR="00000000" w:rsidDel="00000000" w:rsidP="00000000" w:rsidRDefault="00000000" w:rsidRPr="00000000" w14:paraId="00000C06">
      <w:pPr>
        <w:spacing w:after="240" w:before="240" w:lineRule="auto"/>
        <w:rPr/>
      </w:pPr>
      <w:r w:rsidDel="00000000" w:rsidR="00000000" w:rsidRPr="00000000">
        <w:rPr>
          <w:rtl w:val="0"/>
        </w:rPr>
        <w:t xml:space="preserve">Then Mera.</w:t>
      </w:r>
    </w:p>
    <w:p w:rsidR="00000000" w:rsidDel="00000000" w:rsidP="00000000" w:rsidRDefault="00000000" w:rsidRPr="00000000" w14:paraId="00000C07">
      <w:pPr>
        <w:spacing w:after="240" w:before="240" w:lineRule="auto"/>
        <w:rPr/>
      </w:pPr>
      <w:r w:rsidDel="00000000" w:rsidR="00000000" w:rsidRPr="00000000">
        <w:rPr>
          <w:rtl w:val="0"/>
        </w:rPr>
        <w:t xml:space="preserve">Then Bi11bot.</w:t>
      </w:r>
    </w:p>
    <w:p w:rsidR="00000000" w:rsidDel="00000000" w:rsidP="00000000" w:rsidRDefault="00000000" w:rsidRPr="00000000" w14:paraId="00000C08">
      <w:pPr>
        <w:spacing w:after="240" w:before="240" w:lineRule="auto"/>
        <w:rPr/>
      </w:pPr>
      <w:r w:rsidDel="00000000" w:rsidR="00000000" w:rsidRPr="00000000">
        <w:rPr>
          <w:rtl w:val="0"/>
        </w:rPr>
        <w:t xml:space="preserve">Then the image of Adrian.</w:t>
      </w:r>
    </w:p>
    <w:p w:rsidR="00000000" w:rsidDel="00000000" w:rsidP="00000000" w:rsidRDefault="00000000" w:rsidRPr="00000000" w14:paraId="00000C09">
      <w:pPr>
        <w:spacing w:after="240" w:before="240" w:lineRule="auto"/>
        <w:rPr/>
      </w:pPr>
      <w:r w:rsidDel="00000000" w:rsidR="00000000" w:rsidRPr="00000000">
        <w:rPr>
          <w:rtl w:val="0"/>
        </w:rPr>
        <w:t xml:space="preserve">He presses:</w:t>
      </w:r>
    </w:p>
    <w:p w:rsidR="00000000" w:rsidDel="00000000" w:rsidP="00000000" w:rsidRDefault="00000000" w:rsidRPr="00000000" w14:paraId="00000C0A">
      <w:pPr>
        <w:spacing w:after="240" w:before="240" w:lineRule="auto"/>
        <w:ind w:left="600" w:right="600" w:firstLine="0"/>
        <w:rPr>
          <w:b w:val="1"/>
          <w:bCs w:val="1"/>
        </w:rPr>
      </w:pPr>
      <w:r w:rsidDel="00000000" w:rsidR="00000000" w:rsidRPr="00000000">
        <w:rPr>
          <w:b w:val="1"/>
          <w:bCs w:val="1"/>
          <w:rtl w:val="0"/>
        </w:rPr>
        <w:t xml:space="preserve">NO</w:t>
      </w:r>
    </w:p>
    <w:p w:rsidR="00000000" w:rsidDel="00000000" w:rsidP="00000000" w:rsidRDefault="00000000" w:rsidRPr="00000000" w14:paraId="00000C0B">
      <w:pPr>
        <w:spacing w:after="240" w:before="240" w:lineRule="auto"/>
        <w:rPr/>
      </w:pPr>
      <w:r w:rsidDel="00000000" w:rsidR="00000000" w:rsidRPr="00000000">
        <w:rPr>
          <w:rtl w:val="0"/>
        </w:rPr>
        <w:t xml:space="preserve">Alpha:</w:t>
      </w:r>
    </w:p>
    <w:p w:rsidR="00000000" w:rsidDel="00000000" w:rsidP="00000000" w:rsidRDefault="00000000" w:rsidRPr="00000000" w14:paraId="00000C0C">
      <w:pPr>
        <w:spacing w:after="240" w:before="240" w:lineRule="auto"/>
        <w:ind w:left="600" w:right="600" w:firstLine="0"/>
        <w:rPr>
          <w:b w:val="1"/>
          <w:bCs w:val="1"/>
        </w:rPr>
      </w:pPr>
      <w:r w:rsidDel="00000000" w:rsidR="00000000" w:rsidRPr="00000000">
        <w:rPr>
          <w:b w:val="1"/>
          <w:bCs w:val="1"/>
          <w:rtl w:val="0"/>
        </w:rPr>
        <w:t xml:space="preserve">EXCLUSIVE OVERRIDE RELINQUISHED</w:t>
      </w:r>
    </w:p>
    <w:p w:rsidR="00000000" w:rsidDel="00000000" w:rsidP="00000000" w:rsidRDefault="00000000" w:rsidRPr="00000000" w14:paraId="00000C0D">
      <w:pPr>
        <w:spacing w:after="240" w:before="240" w:lineRule="auto"/>
        <w:rPr/>
      </w:pPr>
      <w:r w:rsidDel="00000000" w:rsidR="00000000" w:rsidRPr="00000000">
        <w:rPr>
          <w:rtl w:val="0"/>
        </w:rPr>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k6muz7kbarb" w:id="85"/>
      <w:bookmarkEnd w:id="85"/>
      <w:r w:rsidDel="00000000" w:rsidR="00000000" w:rsidRPr="00000000">
        <w:br w:type="page"/>
      </w:r>
      <w:r w:rsidDel="00000000" w:rsidR="00000000" w:rsidRPr="00000000">
        <w:rPr>
          <w:rtl w:val="0"/>
        </w:rPr>
      </w:r>
    </w:p>
    <w:p w:rsidR="00000000" w:rsidDel="00000000" w:rsidP="00000000" w:rsidRDefault="00000000" w:rsidRPr="00000000" w14:paraId="00000C1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sivax5ozuv9" w:id="86"/>
      <w:bookmarkEnd w:id="86"/>
      <w:r w:rsidDel="00000000" w:rsidR="00000000" w:rsidRPr="00000000">
        <w:rPr>
          <w:rFonts w:ascii="Aptos" w:cs="Aptos" w:eastAsia="Aptos" w:hAnsi="Aptos"/>
          <w:b w:val="1"/>
          <w:bCs w:val="1"/>
          <w:color w:val="000000"/>
          <w:sz w:val="46"/>
          <w:szCs w:val="46"/>
          <w:rtl w:val="0"/>
        </w:rPr>
        <w:t xml:space="preserve">PAGE 6 — WHAT CHANGES</w:t>
      </w:r>
    </w:p>
    <w:p w:rsidR="00000000" w:rsidDel="00000000" w:rsidP="00000000" w:rsidRDefault="00000000" w:rsidRPr="00000000" w14:paraId="00000C11">
      <w:pPr>
        <w:pStyle w:val="Heading3"/>
        <w:keepNext w:val="0"/>
        <w:keepLines w:val="0"/>
        <w:spacing w:before="280" w:lineRule="auto"/>
        <w:rPr>
          <w:b w:val="1"/>
          <w:bCs w:val="1"/>
          <w:color w:val="000000"/>
          <w:sz w:val="26"/>
          <w:szCs w:val="26"/>
        </w:rPr>
      </w:pPr>
      <w:bookmarkStart w:colFirst="0" w:colLast="0" w:name="_heading=h.mot6slt86mzx" w:id="87"/>
      <w:bookmarkEnd w:id="87"/>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C12">
      <w:pPr>
        <w:spacing w:after="240" w:before="240" w:lineRule="auto"/>
        <w:rPr/>
      </w:pPr>
      <w:r w:rsidDel="00000000" w:rsidR="00000000" w:rsidRPr="00000000">
        <w:rPr>
          <w:rtl w:val="0"/>
        </w:rPr>
        <w:t xml:space="preserve">Show that Alex's decision has consequences – but not a magical utopia.</w:t>
      </w:r>
    </w:p>
    <w:p w:rsidR="00000000" w:rsidDel="00000000" w:rsidP="00000000" w:rsidRDefault="00000000" w:rsidRPr="00000000" w14:paraId="00000C13">
      <w:pPr>
        <w:spacing w:after="240" w:before="240" w:lineRule="auto"/>
        <w:rPr/>
      </w:pPr>
      <w:r w:rsidDel="00000000" w:rsidR="00000000" w:rsidRPr="00000000">
        <w:rPr>
          <w:rtl w:val="0"/>
        </w:rPr>
        <w:t xml:space="preserve">I'd make this a </w:t>
      </w:r>
      <w:r w:rsidDel="00000000" w:rsidR="00000000" w:rsidRPr="00000000">
        <w:rPr>
          <w:b w:val="1"/>
          <w:bCs w:val="1"/>
          <w:rtl w:val="0"/>
        </w:rPr>
        <w:t xml:space="preserve">visual montage page</w:t>
      </w:r>
      <w:r w:rsidDel="00000000" w:rsidR="00000000" w:rsidRPr="00000000">
        <w:rPr>
          <w:rtl w:val="0"/>
        </w:rPr>
        <w:t xml:space="preserve">.</w:t>
      </w:r>
    </w:p>
    <w:p w:rsidR="00000000" w:rsidDel="00000000" w:rsidP="00000000" w:rsidRDefault="00000000" w:rsidRPr="00000000" w14:paraId="00000C14">
      <w:pPr>
        <w:pStyle w:val="Heading2"/>
        <w:keepNext w:val="0"/>
        <w:keepLines w:val="0"/>
        <w:spacing w:before="360" w:lineRule="auto"/>
        <w:rPr>
          <w:rFonts w:ascii="Aptos" w:cs="Aptos" w:eastAsia="Aptos" w:hAnsi="Aptos"/>
          <w:b w:val="1"/>
          <w:bCs w:val="1"/>
          <w:color w:val="000000"/>
          <w:sz w:val="34"/>
          <w:szCs w:val="34"/>
        </w:rPr>
      </w:pPr>
      <w:bookmarkStart w:colFirst="0" w:colLast="0" w:name="_heading=h.m85gg5asbii2" w:id="88"/>
      <w:bookmarkEnd w:id="88"/>
      <w:r w:rsidDel="00000000" w:rsidR="00000000" w:rsidRPr="00000000">
        <w:rPr>
          <w:rFonts w:ascii="Aptos" w:cs="Aptos" w:eastAsia="Aptos" w:hAnsi="Aptos"/>
          <w:b w:val="1"/>
          <w:bCs w:val="1"/>
          <w:color w:val="000000"/>
          <w:sz w:val="34"/>
          <w:szCs w:val="34"/>
          <w:rtl w:val="0"/>
        </w:rPr>
        <w:t xml:space="preserve">Panel 1 — Keel</w:t>
      </w:r>
    </w:p>
    <w:p w:rsidR="00000000" w:rsidDel="00000000" w:rsidP="00000000" w:rsidRDefault="00000000" w:rsidRPr="00000000" w14:paraId="00000C15">
      <w:pPr>
        <w:spacing w:after="240" w:before="240" w:lineRule="auto"/>
        <w:rPr/>
      </w:pPr>
      <w:r w:rsidDel="00000000" w:rsidR="00000000" w:rsidRPr="00000000">
        <w:rPr>
          <w:rtl w:val="0"/>
        </w:rPr>
        <w:t xml:space="preserve">Water flows through a public distribution station.</w:t>
      </w:r>
    </w:p>
    <w:p w:rsidR="00000000" w:rsidDel="00000000" w:rsidP="00000000" w:rsidRDefault="00000000" w:rsidRPr="00000000" w14:paraId="00000C16">
      <w:pPr>
        <w:spacing w:after="240" w:before="240" w:lineRule="auto"/>
        <w:rPr/>
      </w:pPr>
      <w:r w:rsidDel="00000000" w:rsidR="00000000" w:rsidRPr="00000000">
        <w:rPr>
          <w:rtl w:val="0"/>
        </w:rPr>
        <w:t xml:space="preserve">But the important image isn't just the water.</w:t>
      </w:r>
    </w:p>
    <w:p w:rsidR="00000000" w:rsidDel="00000000" w:rsidP="00000000" w:rsidRDefault="00000000" w:rsidRPr="00000000" w14:paraId="00000C17">
      <w:pPr>
        <w:spacing w:after="240" w:before="240" w:lineRule="auto"/>
        <w:rPr/>
      </w:pPr>
      <w:r w:rsidDel="00000000" w:rsidR="00000000" w:rsidRPr="00000000">
        <w:rPr>
          <w:rtl w:val="0"/>
        </w:rPr>
        <w:t xml:space="preserve">Citizens stand around a transparent display showing:</w:t>
      </w:r>
    </w:p>
    <w:p w:rsidR="00000000" w:rsidDel="00000000" w:rsidP="00000000" w:rsidRDefault="00000000" w:rsidRPr="00000000" w14:paraId="00000C18">
      <w:pPr>
        <w:spacing w:after="240" w:before="240" w:lineRule="auto"/>
        <w:ind w:left="600" w:right="600" w:firstLine="0"/>
        <w:rPr/>
      </w:pPr>
      <w:r w:rsidDel="00000000" w:rsidR="00000000" w:rsidRPr="00000000">
        <w:rPr>
          <w:rtl w:val="0"/>
        </w:rPr>
        <w:t xml:space="preserve">SUPPLY</w:t>
        <w:br w:type="textWrapping"/>
        <w:t xml:space="preserve">DEMAND</w:t>
        <w:br w:type="textWrapping"/>
        <w:t xml:space="preserve">RESERVES</w:t>
        <w:br w:type="textWrapping"/>
        <w:t xml:space="preserve">ALLOCATION DECISION</w:t>
      </w:r>
    </w:p>
    <w:p w:rsidR="00000000" w:rsidDel="00000000" w:rsidP="00000000" w:rsidRDefault="00000000" w:rsidRPr="00000000" w14:paraId="00000C19">
      <w:pPr>
        <w:spacing w:after="240" w:before="240" w:lineRule="auto"/>
        <w:rPr/>
      </w:pPr>
      <w:r w:rsidDel="00000000" w:rsidR="00000000" w:rsidRPr="00000000">
        <w:rPr>
          <w:rtl w:val="0"/>
        </w:rPr>
        <w:t xml:space="preserve">People are arguing about what to do.</w:t>
      </w:r>
    </w:p>
    <w:p w:rsidR="00000000" w:rsidDel="00000000" w:rsidP="00000000" w:rsidRDefault="00000000" w:rsidRPr="00000000" w14:paraId="00000C1A">
      <w:pPr>
        <w:spacing w:after="240" w:before="240" w:lineRule="auto"/>
        <w:rPr/>
      </w:pPr>
      <w:r w:rsidDel="00000000" w:rsidR="00000000" w:rsidRPr="00000000">
        <w:rPr>
          <w:rtl w:val="0"/>
        </w:rPr>
        <w:t xml:space="preserve">Grandmother Phantum sits nearby with a cup of tea, unimpressed by the argument.</w:t>
      </w:r>
    </w:p>
    <w:p w:rsidR="00000000" w:rsidDel="00000000" w:rsidP="00000000" w:rsidRDefault="00000000" w:rsidRPr="00000000" w14:paraId="00000C1B">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C1C">
      <w:pPr>
        <w:spacing w:after="240" w:before="240" w:lineRule="auto"/>
        <w:ind w:left="0" w:right="600" w:firstLine="0"/>
        <w:rPr/>
      </w:pPr>
      <w:r w:rsidDel="00000000" w:rsidR="00000000" w:rsidRPr="00000000">
        <w:rPr>
          <w:rtl w:val="0"/>
        </w:rPr>
        <w:t xml:space="preserve">“Giving people a choice didn't make things simple.”</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2"/>
        <w:keepNext w:val="0"/>
        <w:keepLines w:val="0"/>
        <w:spacing w:before="360" w:lineRule="auto"/>
        <w:rPr>
          <w:rFonts w:ascii="Aptos" w:cs="Aptos" w:eastAsia="Aptos" w:hAnsi="Aptos"/>
          <w:b w:val="1"/>
          <w:bCs w:val="1"/>
          <w:color w:val="000000"/>
          <w:sz w:val="34"/>
          <w:szCs w:val="34"/>
        </w:rPr>
      </w:pPr>
      <w:bookmarkStart w:colFirst="0" w:colLast="0" w:name="_heading=h.v5itsw5xaoed" w:id="89"/>
      <w:bookmarkEnd w:id="89"/>
      <w:r w:rsidDel="00000000" w:rsidR="00000000" w:rsidRPr="00000000">
        <w:rPr>
          <w:rFonts w:ascii="Aptos" w:cs="Aptos" w:eastAsia="Aptos" w:hAnsi="Aptos"/>
          <w:b w:val="1"/>
          <w:bCs w:val="1"/>
          <w:color w:val="000000"/>
          <w:sz w:val="34"/>
          <w:szCs w:val="34"/>
          <w:rtl w:val="0"/>
        </w:rPr>
        <w:t xml:space="preserve">Panel 2 — Halyard</w:t>
      </w:r>
    </w:p>
    <w:p w:rsidR="00000000" w:rsidDel="00000000" w:rsidP="00000000" w:rsidRDefault="00000000" w:rsidRPr="00000000" w14:paraId="00000C1F">
      <w:pPr>
        <w:spacing w:after="240" w:before="240" w:lineRule="auto"/>
        <w:rPr/>
      </w:pPr>
      <w:r w:rsidDel="00000000" w:rsidR="00000000" w:rsidRPr="00000000">
        <w:rPr>
          <w:rtl w:val="0"/>
        </w:rPr>
        <w:t xml:space="preserve">Former Charter House workers are opening small workshops and cooperatives.</w:t>
      </w:r>
    </w:p>
    <w:p w:rsidR="00000000" w:rsidDel="00000000" w:rsidP="00000000" w:rsidRDefault="00000000" w:rsidRPr="00000000" w14:paraId="00000C20">
      <w:pPr>
        <w:spacing w:after="240" w:before="240" w:lineRule="auto"/>
        <w:rPr/>
      </w:pPr>
      <w:r w:rsidDel="00000000" w:rsidR="00000000" w:rsidRPr="00000000">
        <w:rPr>
          <w:rtl w:val="0"/>
        </w:rPr>
        <w:t xml:space="preserve">The Maker's Seal visibly records multiple contributors to a new invention.</w:t>
      </w:r>
    </w:p>
    <w:p w:rsidR="00000000" w:rsidDel="00000000" w:rsidP="00000000" w:rsidRDefault="00000000" w:rsidRPr="00000000" w14:paraId="00000C21">
      <w:pPr>
        <w:spacing w:after="240" w:before="240" w:lineRule="auto"/>
        <w:rPr/>
      </w:pPr>
      <w:r w:rsidDel="00000000" w:rsidR="00000000" w:rsidRPr="00000000">
        <w:rPr>
          <w:rtl w:val="0"/>
        </w:rPr>
        <w:t xml:space="preserve">One old Charter House tower remains in the background—it hasn't disappeared.</w:t>
      </w:r>
    </w:p>
    <w:p w:rsidR="00000000" w:rsidDel="00000000" w:rsidP="00000000" w:rsidRDefault="00000000" w:rsidRPr="00000000" w14:paraId="00000C22">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C23">
      <w:pPr>
        <w:spacing w:after="240" w:before="240" w:lineRule="auto"/>
        <w:ind w:left="0" w:right="600" w:firstLine="0"/>
        <w:rPr/>
      </w:pPr>
      <w:r w:rsidDel="00000000" w:rsidR="00000000" w:rsidRPr="00000000">
        <w:rPr>
          <w:rtl w:val="0"/>
        </w:rPr>
        <w:t xml:space="preserve">“It didn't make everyone agree.”</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2"/>
        <w:keepNext w:val="0"/>
        <w:keepLines w:val="0"/>
        <w:spacing w:before="360" w:lineRule="auto"/>
        <w:rPr>
          <w:rFonts w:ascii="Aptos" w:cs="Aptos" w:eastAsia="Aptos" w:hAnsi="Aptos"/>
          <w:b w:val="1"/>
          <w:bCs w:val="1"/>
          <w:color w:val="000000"/>
          <w:sz w:val="34"/>
          <w:szCs w:val="34"/>
        </w:rPr>
      </w:pPr>
      <w:bookmarkStart w:colFirst="0" w:colLast="0" w:name="_heading=h.v0csot3i0maw" w:id="90"/>
      <w:bookmarkEnd w:id="90"/>
      <w:r w:rsidDel="00000000" w:rsidR="00000000" w:rsidRPr="00000000">
        <w:rPr>
          <w:rFonts w:ascii="Aptos" w:cs="Aptos" w:eastAsia="Aptos" w:hAnsi="Aptos"/>
          <w:b w:val="1"/>
          <w:bCs w:val="1"/>
          <w:color w:val="000000"/>
          <w:sz w:val="34"/>
          <w:szCs w:val="34"/>
          <w:rtl w:val="0"/>
        </w:rPr>
        <w:t xml:space="preserve">Panel 3 — Oasis</w:t>
      </w:r>
    </w:p>
    <w:p w:rsidR="00000000" w:rsidDel="00000000" w:rsidP="00000000" w:rsidRDefault="00000000" w:rsidRPr="00000000" w14:paraId="00000C26">
      <w:pPr>
        <w:spacing w:after="240" w:before="240" w:lineRule="auto"/>
        <w:rPr/>
      </w:pPr>
      <w:r w:rsidDel="00000000" w:rsidR="00000000" w:rsidRPr="00000000">
        <w:rPr>
          <w:rtl w:val="0"/>
        </w:rPr>
        <w:t xml:space="preserve">Former refugees and longtime Oasis residents sit together at a local decision table. Leona participates.</w:t>
      </w:r>
    </w:p>
    <w:p w:rsidR="00000000" w:rsidDel="00000000" w:rsidP="00000000" w:rsidRDefault="00000000" w:rsidRPr="00000000" w14:paraId="00000C27">
      <w:pPr>
        <w:spacing w:after="240" w:before="240" w:lineRule="auto"/>
        <w:rPr/>
      </w:pPr>
      <w:r w:rsidDel="00000000" w:rsidR="00000000" w:rsidRPr="00000000">
        <w:rPr>
          <w:rtl w:val="0"/>
        </w:rPr>
        <w:t xml:space="preserve">Alpha projects options, but the humans vote/negotiate.</w:t>
      </w:r>
    </w:p>
    <w:p w:rsidR="00000000" w:rsidDel="00000000" w:rsidP="00000000" w:rsidRDefault="00000000" w:rsidRPr="00000000" w14:paraId="00000C28">
      <w:pPr>
        <w:spacing w:after="240" w:before="240" w:lineRule="auto"/>
        <w:rPr/>
      </w:pPr>
      <w:r w:rsidDel="00000000" w:rsidR="00000000" w:rsidRPr="00000000">
        <w:rPr>
          <w:rtl w:val="0"/>
        </w:rPr>
        <w:t xml:space="preserve">Ada watches her mother raise her hand.</w:t>
      </w:r>
    </w:p>
    <w:p w:rsidR="00000000" w:rsidDel="00000000" w:rsidP="00000000" w:rsidRDefault="00000000" w:rsidRPr="00000000" w14:paraId="00000C29">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C2A">
      <w:pPr>
        <w:spacing w:after="240" w:before="240" w:lineRule="auto"/>
        <w:ind w:left="0" w:right="600" w:firstLine="0"/>
        <w:rPr/>
      </w:pPr>
      <w:r w:rsidDel="00000000" w:rsidR="00000000" w:rsidRPr="00000000">
        <w:rPr>
          <w:rtl w:val="0"/>
        </w:rPr>
        <w:t xml:space="preserve">“It made the choices ours.”</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2"/>
        <w:keepNext w:val="0"/>
        <w:keepLines w:val="0"/>
        <w:spacing w:before="360" w:lineRule="auto"/>
        <w:rPr>
          <w:rFonts w:ascii="Aptos" w:cs="Aptos" w:eastAsia="Aptos" w:hAnsi="Aptos"/>
          <w:b w:val="1"/>
          <w:bCs w:val="1"/>
          <w:color w:val="000000"/>
          <w:sz w:val="34"/>
          <w:szCs w:val="34"/>
        </w:rPr>
      </w:pPr>
      <w:bookmarkStart w:colFirst="0" w:colLast="0" w:name="_heading=h.6jywmclpii4a" w:id="91"/>
      <w:bookmarkEnd w:id="91"/>
      <w:r w:rsidDel="00000000" w:rsidR="00000000" w:rsidRPr="00000000">
        <w:rPr>
          <w:rFonts w:ascii="Aptos" w:cs="Aptos" w:eastAsia="Aptos" w:hAnsi="Aptos"/>
          <w:b w:val="1"/>
          <w:bCs w:val="1"/>
          <w:color w:val="000000"/>
          <w:sz w:val="34"/>
          <w:szCs w:val="34"/>
          <w:rtl w:val="0"/>
        </w:rPr>
        <w:t xml:space="preserve">Panel 4 — Mera</w:t>
      </w:r>
    </w:p>
    <w:p w:rsidR="00000000" w:rsidDel="00000000" w:rsidP="00000000" w:rsidRDefault="00000000" w:rsidRPr="00000000" w14:paraId="00000C2D">
      <w:pPr>
        <w:spacing w:after="240" w:before="240" w:lineRule="auto"/>
        <w:rPr/>
      </w:pPr>
      <w:r w:rsidDel="00000000" w:rsidR="00000000" w:rsidRPr="00000000">
        <w:rPr>
          <w:rtl w:val="0"/>
        </w:rPr>
        <w:t xml:space="preserve">Mera stands outside Alpha's central core.</w:t>
      </w:r>
    </w:p>
    <w:p w:rsidR="00000000" w:rsidDel="00000000" w:rsidP="00000000" w:rsidRDefault="00000000" w:rsidRPr="00000000" w14:paraId="00000C2E">
      <w:pPr>
        <w:spacing w:after="240" w:before="240" w:lineRule="auto"/>
        <w:rPr/>
      </w:pPr>
      <w:r w:rsidDel="00000000" w:rsidR="00000000" w:rsidRPr="00000000">
        <w:rPr>
          <w:rtl w:val="0"/>
        </w:rPr>
        <w:t xml:space="preserve">For perhaps the first time in decades, the doors are open behind her.</w:t>
      </w:r>
    </w:p>
    <w:p w:rsidR="00000000" w:rsidDel="00000000" w:rsidP="00000000" w:rsidRDefault="00000000" w:rsidRPr="00000000" w14:paraId="00000C2F">
      <w:pPr>
        <w:spacing w:after="240" w:before="240" w:lineRule="auto"/>
        <w:rPr/>
      </w:pPr>
      <w:r w:rsidDel="00000000" w:rsidR="00000000" w:rsidRPr="00000000">
        <w:rPr>
          <w:rtl w:val="0"/>
        </w:rPr>
        <w:t xml:space="preserve">She is no longer above the system.</w:t>
      </w:r>
    </w:p>
    <w:p w:rsidR="00000000" w:rsidDel="00000000" w:rsidP="00000000" w:rsidRDefault="00000000" w:rsidRPr="00000000" w14:paraId="00000C30">
      <w:pPr>
        <w:spacing w:after="240" w:before="240" w:lineRule="auto"/>
        <w:rPr/>
      </w:pPr>
      <w:r w:rsidDel="00000000" w:rsidR="00000000" w:rsidRPr="00000000">
        <w:rPr>
          <w:rtl w:val="0"/>
        </w:rPr>
        <w:t xml:space="preserve">She is simply one citizen among many.</w:t>
      </w:r>
    </w:p>
    <w:p w:rsidR="00000000" w:rsidDel="00000000" w:rsidP="00000000" w:rsidRDefault="00000000" w:rsidRPr="00000000" w14:paraId="00000C31">
      <w:pPr>
        <w:spacing w:after="240" w:before="240" w:lineRule="auto"/>
        <w:rPr/>
      </w:pPr>
      <w:r w:rsidDel="00000000" w:rsidR="00000000" w:rsidRPr="00000000">
        <w:rPr>
          <w:rtl w:val="0"/>
        </w:rPr>
        <w:t xml:space="preserve">Alex passes her.</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C33">
      <w:pPr>
        <w:spacing w:after="240" w:before="240" w:lineRule="auto"/>
        <w:ind w:left="0" w:right="600" w:firstLine="0"/>
        <w:rPr/>
      </w:pPr>
      <w:r w:rsidDel="00000000" w:rsidR="00000000" w:rsidRPr="00000000">
        <w:rPr>
          <w:rtl w:val="0"/>
        </w:rPr>
        <w:t xml:space="preserve">“You know they will make mistakes.”</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C35">
      <w:pPr>
        <w:spacing w:after="240" w:before="240" w:lineRule="auto"/>
        <w:ind w:left="0" w:right="600" w:firstLine="0"/>
        <w:rPr/>
      </w:pPr>
      <w:r w:rsidDel="00000000" w:rsidR="00000000" w:rsidRPr="00000000">
        <w:rPr>
          <w:rtl w:val="0"/>
        </w:rPr>
        <w:t xml:space="preserve">“So did Alpha.”</w:t>
      </w:r>
    </w:p>
    <w:p w:rsidR="00000000" w:rsidDel="00000000" w:rsidP="00000000" w:rsidRDefault="00000000" w:rsidRPr="00000000" w14:paraId="00000C36">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C37">
      <w:pPr>
        <w:spacing w:after="240" w:before="240" w:lineRule="auto"/>
        <w:ind w:left="0" w:right="600" w:firstLine="0"/>
        <w:rPr/>
      </w:pPr>
      <w:r w:rsidDel="00000000" w:rsidR="00000000" w:rsidRPr="00000000">
        <w:rPr>
          <w:rtl w:val="0"/>
        </w:rPr>
        <w:t xml:space="preserve">“So did I.”</w:t>
      </w:r>
    </w:p>
    <w:p w:rsidR="00000000" w:rsidDel="00000000" w:rsidP="00000000" w:rsidRDefault="00000000" w:rsidRPr="00000000" w14:paraId="00000C38">
      <w:pPr>
        <w:spacing w:after="240" w:before="240" w:lineRule="auto"/>
        <w:rPr/>
      </w:pPr>
      <w:r w:rsidDel="00000000" w:rsidR="00000000" w:rsidRPr="00000000">
        <w:rPr>
          <w:rtl w:val="0"/>
        </w:rPr>
        <w:t xml:space="preserve">Alex stops.</w:t>
      </w:r>
    </w:p>
    <w:p w:rsidR="00000000" w:rsidDel="00000000" w:rsidP="00000000" w:rsidRDefault="00000000" w:rsidRPr="00000000" w14:paraId="00000C39">
      <w:pPr>
        <w:spacing w:after="240" w:before="240" w:lineRule="auto"/>
        <w:rPr/>
      </w:pPr>
      <w:r w:rsidDel="00000000" w:rsidR="00000000" w:rsidRPr="00000000">
        <w:rPr>
          <w:rtl w:val="0"/>
        </w:rPr>
        <w:t xml:space="preserve">No triumphant response.</w:t>
      </w:r>
    </w:p>
    <w:p w:rsidR="00000000" w:rsidDel="00000000" w:rsidP="00000000" w:rsidRDefault="00000000" w:rsidRPr="00000000" w14:paraId="00000C3A">
      <w:pPr>
        <w:spacing w:after="240" w:before="240" w:lineRule="auto"/>
        <w:ind w:left="0" w:right="600" w:firstLine="0"/>
        <w:rPr>
          <w:b w:val="1"/>
          <w:bCs w:val="1"/>
        </w:rPr>
      </w:pPr>
      <w:r w:rsidDel="00000000" w:rsidR="00000000" w:rsidRPr="00000000">
        <w:rPr>
          <w:b w:val="1"/>
          <w:bCs w:val="1"/>
          <w:rtl w:val="0"/>
        </w:rPr>
        <w:t xml:space="preserve">Alex: </w:t>
      </w:r>
    </w:p>
    <w:p w:rsidR="00000000" w:rsidDel="00000000" w:rsidP="00000000" w:rsidRDefault="00000000" w:rsidRPr="00000000" w14:paraId="00000C3B">
      <w:pPr>
        <w:spacing w:after="240" w:before="240" w:lineRule="auto"/>
        <w:ind w:left="0" w:right="600" w:firstLine="0"/>
        <w:rPr/>
      </w:pPr>
      <w:r w:rsidDel="00000000" w:rsidR="00000000" w:rsidRPr="00000000">
        <w:rPr>
          <w:rtl w:val="0"/>
        </w:rPr>
        <w:t xml:space="preserve">“Then help us do better.”</w:t>
      </w:r>
    </w:p>
    <w:p w:rsidR="00000000" w:rsidDel="00000000" w:rsidP="00000000" w:rsidRDefault="00000000" w:rsidRPr="00000000" w14:paraId="00000C3C">
      <w:pPr>
        <w:spacing w:after="240" w:before="240" w:lineRule="auto"/>
        <w:rPr/>
      </w:pPr>
      <w:r w:rsidDel="00000000" w:rsidR="00000000" w:rsidRPr="00000000">
        <w:rPr>
          <w:rtl w:val="0"/>
        </w:rPr>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h31o781o6nb" w:id="92"/>
      <w:bookmarkEnd w:id="92"/>
      <w:r w:rsidDel="00000000" w:rsidR="00000000" w:rsidRPr="00000000">
        <w:br w:type="page"/>
      </w:r>
      <w:r w:rsidDel="00000000" w:rsidR="00000000" w:rsidRPr="00000000">
        <w:rPr>
          <w:rtl w:val="0"/>
        </w:rPr>
      </w:r>
    </w:p>
    <w:p w:rsidR="00000000" w:rsidDel="00000000" w:rsidP="00000000" w:rsidRDefault="00000000" w:rsidRPr="00000000" w14:paraId="00000C3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hjzqprs6fbq" w:id="93"/>
      <w:bookmarkEnd w:id="93"/>
      <w:r w:rsidDel="00000000" w:rsidR="00000000" w:rsidRPr="00000000">
        <w:rPr>
          <w:rFonts w:ascii="Aptos" w:cs="Aptos" w:eastAsia="Aptos" w:hAnsi="Aptos"/>
          <w:b w:val="1"/>
          <w:bCs w:val="1"/>
          <w:color w:val="000000"/>
          <w:sz w:val="46"/>
          <w:szCs w:val="46"/>
          <w:rtl w:val="0"/>
        </w:rPr>
        <w:t xml:space="preserve">PAGE 7 — WHAT WILL YOU BUILD?</w:t>
      </w:r>
    </w:p>
    <w:p w:rsidR="00000000" w:rsidDel="00000000" w:rsidP="00000000" w:rsidRDefault="00000000" w:rsidRPr="00000000" w14:paraId="00000C40">
      <w:pPr>
        <w:spacing w:after="240" w:before="240" w:lineRule="auto"/>
        <w:rPr/>
      </w:pPr>
      <w:r w:rsidDel="00000000" w:rsidR="00000000" w:rsidRPr="00000000">
        <w:rPr>
          <w:rtl w:val="0"/>
        </w:rPr>
        <w:t xml:space="preserve">This page should resolve the personal story and then turn directly toward the reader.</w:t>
      </w:r>
    </w:p>
    <w:p w:rsidR="00000000" w:rsidDel="00000000" w:rsidP="00000000" w:rsidRDefault="00000000" w:rsidRPr="00000000" w14:paraId="00000C41">
      <w:pPr>
        <w:pStyle w:val="Heading2"/>
        <w:keepNext w:val="0"/>
        <w:keepLines w:val="0"/>
        <w:spacing w:before="360" w:lineRule="auto"/>
        <w:rPr>
          <w:rFonts w:ascii="Aptos" w:cs="Aptos" w:eastAsia="Aptos" w:hAnsi="Aptos"/>
          <w:b w:val="1"/>
          <w:bCs w:val="1"/>
          <w:color w:val="000000"/>
          <w:sz w:val="34"/>
          <w:szCs w:val="34"/>
        </w:rPr>
      </w:pPr>
      <w:bookmarkStart w:colFirst="0" w:colLast="0" w:name="_heading=h.j8v2ttd71dv8" w:id="94"/>
      <w:bookmarkEnd w:id="94"/>
      <w:r w:rsidDel="00000000" w:rsidR="00000000" w:rsidRPr="00000000">
        <w:rPr>
          <w:rFonts w:ascii="Aptos" w:cs="Aptos" w:eastAsia="Aptos" w:hAnsi="Aptos"/>
          <w:b w:val="1"/>
          <w:bCs w:val="1"/>
          <w:color w:val="000000"/>
          <w:sz w:val="34"/>
          <w:szCs w:val="34"/>
          <w:rtl w:val="0"/>
        </w:rPr>
        <w:t xml:space="preserve">Panel 1 — Home</w:t>
      </w:r>
    </w:p>
    <w:p w:rsidR="00000000" w:rsidDel="00000000" w:rsidP="00000000" w:rsidRDefault="00000000" w:rsidRPr="00000000" w14:paraId="00000C42">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C43">
      <w:pPr>
        <w:spacing w:after="240" w:before="240" w:lineRule="auto"/>
        <w:rPr/>
      </w:pPr>
      <w:r w:rsidDel="00000000" w:rsidR="00000000" w:rsidRPr="00000000">
        <w:rPr>
          <w:rtl w:val="0"/>
        </w:rPr>
        <w:t xml:space="preserve">Back in Keel.</w:t>
      </w:r>
    </w:p>
    <w:p w:rsidR="00000000" w:rsidDel="00000000" w:rsidP="00000000" w:rsidRDefault="00000000" w:rsidRPr="00000000" w14:paraId="00000C44">
      <w:pPr>
        <w:spacing w:after="240" w:before="240" w:lineRule="auto"/>
        <w:rPr/>
      </w:pPr>
      <w:r w:rsidDel="00000000" w:rsidR="00000000" w:rsidRPr="00000000">
        <w:rPr>
          <w:rtl w:val="0"/>
        </w:rPr>
        <w:t xml:space="preserve">Echo Chapter 1 visually.</w:t>
      </w:r>
    </w:p>
    <w:p w:rsidR="00000000" w:rsidDel="00000000" w:rsidP="00000000" w:rsidRDefault="00000000" w:rsidRPr="00000000" w14:paraId="00000C45">
      <w:pPr>
        <w:spacing w:after="240" w:before="240" w:lineRule="auto"/>
        <w:rPr/>
      </w:pPr>
      <w:r w:rsidDel="00000000" w:rsidR="00000000" w:rsidRPr="00000000">
        <w:rPr>
          <w:rtl w:val="0"/>
        </w:rPr>
        <w:t xml:space="preserve">Alex and Ada stand outside Alex's home/workshop. The city is still rough, patched and imperfect – but water moves through previously dry channels and people gather in public spaces.</w:t>
      </w:r>
    </w:p>
    <w:p w:rsidR="00000000" w:rsidDel="00000000" w:rsidP="00000000" w:rsidRDefault="00000000" w:rsidRPr="00000000" w14:paraId="00000C46">
      <w:pPr>
        <w:spacing w:after="240" w:before="240" w:lineRule="auto"/>
        <w:rPr/>
      </w:pPr>
      <w:r w:rsidDel="00000000" w:rsidR="00000000" w:rsidRPr="00000000">
        <w:rPr>
          <w:rtl w:val="0"/>
        </w:rPr>
        <w:t xml:space="preserve">Grandmother Phantum sees Bi11bot.</w:t>
      </w:r>
    </w:p>
    <w:p w:rsidR="00000000" w:rsidDel="00000000" w:rsidP="00000000" w:rsidRDefault="00000000" w:rsidRPr="00000000" w14:paraId="00000C47">
      <w:pPr>
        <w:spacing w:after="240" w:before="240" w:lineRule="auto"/>
        <w:rPr/>
      </w:pPr>
      <w:r w:rsidDel="00000000" w:rsidR="00000000" w:rsidRPr="00000000">
        <w:rPr>
          <w:rtl w:val="0"/>
        </w:rPr>
        <w:t xml:space="preserve">She squints.</w:t>
      </w:r>
    </w:p>
    <w:p w:rsidR="00000000" w:rsidDel="00000000" w:rsidP="00000000" w:rsidRDefault="00000000" w:rsidRPr="00000000" w14:paraId="00000C48">
      <w:pPr>
        <w:spacing w:after="240" w:before="240" w:lineRule="auto"/>
        <w:rPr>
          <w:b w:val="1"/>
          <w:bCs w:val="1"/>
        </w:rPr>
      </w:pPr>
      <w:r w:rsidDel="00000000" w:rsidR="00000000" w:rsidRPr="00000000">
        <w:rPr>
          <w:b w:val="1"/>
          <w:bCs w:val="1"/>
          <w:rtl w:val="0"/>
        </w:rPr>
        <w:t xml:space="preserve">Grandmother:</w:t>
      </w:r>
    </w:p>
    <w:p w:rsidR="00000000" w:rsidDel="00000000" w:rsidP="00000000" w:rsidRDefault="00000000" w:rsidRPr="00000000" w14:paraId="00000C49">
      <w:pPr>
        <w:spacing w:after="240" w:before="240" w:lineRule="auto"/>
        <w:ind w:left="0" w:right="600" w:firstLine="0"/>
        <w:rPr/>
      </w:pPr>
      <w:r w:rsidDel="00000000" w:rsidR="00000000" w:rsidRPr="00000000">
        <w:rPr>
          <w:rtl w:val="0"/>
        </w:rPr>
        <w:t xml:space="preserve">“Well. Look what the flood dragged in.”</w:t>
      </w:r>
    </w:p>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C4B">
      <w:pPr>
        <w:spacing w:after="240" w:before="240" w:lineRule="auto"/>
        <w:ind w:left="0" w:right="600" w:firstLine="0"/>
        <w:rPr/>
      </w:pPr>
      <w:r w:rsidDel="00000000" w:rsidR="00000000" w:rsidRPr="00000000">
        <w:rPr>
          <w:rtl w:val="0"/>
        </w:rPr>
        <w:t xml:space="preserve">“Still charming, I see.”</w:t>
      </w:r>
    </w:p>
    <w:p w:rsidR="00000000" w:rsidDel="00000000" w:rsidP="00000000" w:rsidRDefault="00000000" w:rsidRPr="00000000" w14:paraId="00000C4C">
      <w:pPr>
        <w:spacing w:after="240" w:before="240" w:lineRule="auto"/>
        <w:rPr>
          <w:i w:val="1"/>
          <w:iCs w:val="1"/>
        </w:rPr>
      </w:pPr>
      <w:r w:rsidDel="00000000" w:rsidR="00000000" w:rsidRPr="00000000">
        <w:rPr>
          <w:i w:val="1"/>
          <w:iCs w:val="1"/>
          <w:rtl w:val="0"/>
        </w:rPr>
        <w:t xml:space="preserve">Alex and Ada exchange a surprised look.</w:t>
      </w:r>
    </w:p>
    <w:p w:rsidR="00000000" w:rsidDel="00000000" w:rsidP="00000000" w:rsidRDefault="00000000" w:rsidRPr="00000000" w14:paraId="00000C4D">
      <w:pPr>
        <w:spacing w:after="240" w:before="240" w:lineRule="auto"/>
        <w:rPr>
          <w:i w:val="1"/>
          <w:iCs w:val="1"/>
        </w:rPr>
      </w:pPr>
      <w:r w:rsidDel="00000000" w:rsidR="00000000" w:rsidRPr="00000000">
        <w:rPr>
          <w:i w:val="1"/>
          <w:iCs w:val="1"/>
          <w:rtl w:val="0"/>
        </w:rPr>
        <w:t xml:space="preserve">This tells us she knew him.</w:t>
      </w:r>
    </w:p>
    <w:p w:rsidR="00000000" w:rsidDel="00000000" w:rsidP="00000000" w:rsidRDefault="00000000" w:rsidRPr="00000000" w14:paraId="00000C4E">
      <w:pPr>
        <w:spacing w:after="240" w:before="240" w:lineRule="auto"/>
        <w:rPr>
          <w:i w:val="1"/>
          <w:iCs w:val="1"/>
        </w:rPr>
      </w:pPr>
      <w:r w:rsidDel="00000000" w:rsidR="00000000" w:rsidRPr="00000000">
        <w:rPr>
          <w:i w:val="1"/>
          <w:iCs w:val="1"/>
          <w:rtl w:val="0"/>
        </w:rPr>
        <w:t xml:space="preserve">No explanation needed.</w:t>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2"/>
        <w:keepNext w:val="0"/>
        <w:keepLines w:val="0"/>
        <w:spacing w:before="360" w:lineRule="auto"/>
        <w:rPr>
          <w:rFonts w:ascii="Aptos" w:cs="Aptos" w:eastAsia="Aptos" w:hAnsi="Aptos"/>
          <w:b w:val="1"/>
          <w:bCs w:val="1"/>
          <w:color w:val="000000"/>
          <w:sz w:val="34"/>
          <w:szCs w:val="34"/>
        </w:rPr>
      </w:pPr>
      <w:bookmarkStart w:colFirst="0" w:colLast="0" w:name="_heading=h.d1cnwhii3zcj" w:id="95"/>
      <w:bookmarkEnd w:id="95"/>
      <w:r w:rsidDel="00000000" w:rsidR="00000000" w:rsidRPr="00000000">
        <w:rPr>
          <w:rFonts w:ascii="Aptos" w:cs="Aptos" w:eastAsia="Aptos" w:hAnsi="Aptos"/>
          <w:b w:val="1"/>
          <w:bCs w:val="1"/>
          <w:color w:val="000000"/>
          <w:sz w:val="34"/>
          <w:szCs w:val="34"/>
          <w:rtl w:val="0"/>
        </w:rPr>
        <w:t xml:space="preserve">Panel 2 — Freedom</w:t>
      </w:r>
    </w:p>
    <w:p w:rsidR="00000000" w:rsidDel="00000000" w:rsidP="00000000" w:rsidRDefault="00000000" w:rsidRPr="00000000" w14:paraId="00000C51">
      <w:pPr>
        <w:spacing w:after="240" w:before="240" w:lineRule="auto"/>
        <w:rPr/>
      </w:pPr>
      <w:r w:rsidDel="00000000" w:rsidR="00000000" w:rsidRPr="00000000">
        <w:rPr>
          <w:rtl w:val="0"/>
        </w:rPr>
        <w:t xml:space="preserve">Alex and Ada stand where they once looked toward the distant Oasis.</w:t>
      </w:r>
    </w:p>
    <w:p w:rsidR="00000000" w:rsidDel="00000000" w:rsidP="00000000" w:rsidRDefault="00000000" w:rsidRPr="00000000" w14:paraId="00000C52">
      <w:pPr>
        <w:spacing w:after="240" w:before="240" w:lineRule="auto"/>
        <w:rPr/>
      </w:pPr>
      <w:r w:rsidDel="00000000" w:rsidR="00000000" w:rsidRPr="00000000">
        <w:rPr>
          <w:rtl w:val="0"/>
        </w:rPr>
        <w:t xml:space="preserve">Now the route between the cities is open.</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C54">
      <w:pPr>
        <w:spacing w:after="240" w:before="240" w:lineRule="auto"/>
        <w:ind w:left="0" w:right="600" w:firstLine="0"/>
        <w:rPr/>
      </w:pPr>
      <w:r w:rsidDel="00000000" w:rsidR="00000000" w:rsidRPr="00000000">
        <w:rPr>
          <w:rtl w:val="0"/>
        </w:rPr>
        <w:t xml:space="preserve">“Still want to leave?”</w:t>
      </w:r>
    </w:p>
    <w:p w:rsidR="00000000" w:rsidDel="00000000" w:rsidP="00000000" w:rsidRDefault="00000000" w:rsidRPr="00000000" w14:paraId="00000C55">
      <w:pPr>
        <w:spacing w:after="240" w:before="240" w:lineRule="auto"/>
        <w:rPr/>
      </w:pPr>
      <w:r w:rsidDel="00000000" w:rsidR="00000000" w:rsidRPr="00000000">
        <w:rPr>
          <w:rtl w:val="0"/>
        </w:rPr>
        <w:t xml:space="preserve">Alex looks toward the horizon.</w:t>
      </w:r>
    </w:p>
    <w:p w:rsidR="00000000" w:rsidDel="00000000" w:rsidP="00000000" w:rsidRDefault="00000000" w:rsidRPr="00000000" w14:paraId="00000C5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C57">
      <w:pPr>
        <w:spacing w:after="240" w:before="240" w:lineRule="auto"/>
        <w:ind w:left="0" w:right="600" w:firstLine="0"/>
        <w:rPr/>
      </w:pPr>
      <w:r w:rsidDel="00000000" w:rsidR="00000000" w:rsidRPr="00000000">
        <w:rPr>
          <w:rtl w:val="0"/>
        </w:rPr>
        <w:t xml:space="preserve">“Yeah.”</w:t>
      </w:r>
    </w:p>
    <w:p w:rsidR="00000000" w:rsidDel="00000000" w:rsidP="00000000" w:rsidRDefault="00000000" w:rsidRPr="00000000" w14:paraId="00000C58">
      <w:pPr>
        <w:spacing w:after="240" w:before="240" w:lineRule="auto"/>
        <w:rPr/>
      </w:pPr>
      <w:r w:rsidDel="00000000" w:rsidR="00000000" w:rsidRPr="00000000">
        <w:rPr>
          <w:rtl w:val="0"/>
        </w:rPr>
        <w:t xml:space="preserve">Ada looks at him.</w:t>
      </w:r>
    </w:p>
    <w:p w:rsidR="00000000" w:rsidDel="00000000" w:rsidP="00000000" w:rsidRDefault="00000000" w:rsidRPr="00000000" w14:paraId="00000C59">
      <w:pPr>
        <w:spacing w:after="240" w:before="240" w:lineRule="auto"/>
        <w:rPr/>
      </w:pPr>
      <w:r w:rsidDel="00000000" w:rsidR="00000000" w:rsidRPr="00000000">
        <w:rPr>
          <w:rtl w:val="0"/>
        </w:rPr>
        <w:t xml:space="preserve">Alex smiles.</w:t>
      </w:r>
    </w:p>
    <w:p w:rsidR="00000000" w:rsidDel="00000000" w:rsidP="00000000" w:rsidRDefault="00000000" w:rsidRPr="00000000" w14:paraId="00000C5A">
      <w:pPr>
        <w:spacing w:after="240" w:before="240" w:lineRule="auto"/>
        <w:ind w:left="0" w:right="600" w:firstLine="0"/>
        <w:rPr/>
      </w:pPr>
      <w:r w:rsidDel="00000000" w:rsidR="00000000" w:rsidRPr="00000000">
        <w:rPr>
          <w:rtl w:val="0"/>
        </w:rPr>
        <w:t xml:space="preserve">“I just want it to be my choice.”</w:t>
      </w:r>
    </w:p>
    <w:p w:rsidR="00000000" w:rsidDel="00000000" w:rsidP="00000000" w:rsidRDefault="00000000" w:rsidRPr="00000000" w14:paraId="00000C5B">
      <w:pPr>
        <w:spacing w:after="240" w:before="240" w:lineRule="auto"/>
        <w:rPr/>
      </w:pPr>
      <w:r w:rsidDel="00000000" w:rsidR="00000000" w:rsidRPr="00000000">
        <w:rPr>
          <w:rtl w:val="0"/>
        </w:rPr>
      </w:r>
    </w:p>
    <w:p w:rsidR="00000000" w:rsidDel="00000000" w:rsidP="00000000" w:rsidRDefault="00000000" w:rsidRPr="00000000" w14:paraId="00000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2"/>
        <w:keepNext w:val="0"/>
        <w:keepLines w:val="0"/>
        <w:spacing w:before="360" w:lineRule="auto"/>
        <w:rPr>
          <w:rFonts w:ascii="Aptos" w:cs="Aptos" w:eastAsia="Aptos" w:hAnsi="Aptos"/>
          <w:b w:val="1"/>
          <w:bCs w:val="1"/>
          <w:color w:val="000000"/>
          <w:sz w:val="34"/>
          <w:szCs w:val="34"/>
        </w:rPr>
      </w:pPr>
      <w:bookmarkStart w:colFirst="0" w:colLast="0" w:name="_heading=h.fvoeti6lq1ak" w:id="96"/>
      <w:bookmarkEnd w:id="96"/>
      <w:r w:rsidDel="00000000" w:rsidR="00000000" w:rsidRPr="00000000">
        <w:rPr>
          <w:rFonts w:ascii="Aptos" w:cs="Aptos" w:eastAsia="Aptos" w:hAnsi="Aptos"/>
          <w:b w:val="1"/>
          <w:bCs w:val="1"/>
          <w:color w:val="000000"/>
          <w:sz w:val="34"/>
          <w:szCs w:val="34"/>
          <w:rtl w:val="0"/>
        </w:rPr>
        <w:t xml:space="preserve">Panel 3 — Adrian's final message</w:t>
      </w:r>
    </w:p>
    <w:p w:rsidR="00000000" w:rsidDel="00000000" w:rsidP="00000000" w:rsidRDefault="00000000" w:rsidRPr="00000000" w14:paraId="00000C5E">
      <w:pPr>
        <w:spacing w:after="240" w:before="240" w:lineRule="auto"/>
        <w:rPr/>
      </w:pPr>
      <w:r w:rsidDel="00000000" w:rsidR="00000000" w:rsidRPr="00000000">
        <w:rPr>
          <w:rtl w:val="0"/>
        </w:rPr>
        <w:t xml:space="preserve">Bi11bot interrupts.</w:t>
      </w:r>
    </w:p>
    <w:p w:rsidR="00000000" w:rsidDel="00000000" w:rsidP="00000000" w:rsidRDefault="00000000" w:rsidRPr="00000000" w14:paraId="00000C5F">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C60">
      <w:pPr>
        <w:spacing w:after="240" w:before="240" w:lineRule="auto"/>
        <w:ind w:left="0" w:right="600" w:firstLine="0"/>
        <w:rPr/>
      </w:pPr>
      <w:r w:rsidDel="00000000" w:rsidR="00000000" w:rsidRPr="00000000">
        <w:rPr>
          <w:rtl w:val="0"/>
        </w:rPr>
        <w:t xml:space="preserve">“There is one more thing.”</w:t>
      </w:r>
    </w:p>
    <w:p w:rsidR="00000000" w:rsidDel="00000000" w:rsidP="00000000" w:rsidRDefault="00000000" w:rsidRPr="00000000" w14:paraId="00000C61">
      <w:pPr>
        <w:spacing w:after="240" w:before="240" w:lineRule="auto"/>
        <w:rPr/>
      </w:pPr>
      <w:r w:rsidDel="00000000" w:rsidR="00000000" w:rsidRPr="00000000">
        <w:rPr>
          <w:rtl w:val="0"/>
        </w:rPr>
        <w:t xml:space="preserve">A small hologram of Adrian appears.</w:t>
      </w:r>
    </w:p>
    <w:p w:rsidR="00000000" w:rsidDel="00000000" w:rsidP="00000000" w:rsidRDefault="00000000" w:rsidRPr="00000000" w14:paraId="00000C62">
      <w:pPr>
        <w:spacing w:after="240" w:before="240" w:lineRule="auto"/>
        <w:rPr/>
      </w:pPr>
      <w:r w:rsidDel="00000000" w:rsidR="00000000" w:rsidRPr="00000000">
        <w:rPr>
          <w:rtl w:val="0"/>
        </w:rPr>
        <w:t xml:space="preserve">Not the hunted Adrian.</w:t>
      </w:r>
    </w:p>
    <w:p w:rsidR="00000000" w:rsidDel="00000000" w:rsidP="00000000" w:rsidRDefault="00000000" w:rsidRPr="00000000" w14:paraId="00000C63">
      <w:pPr>
        <w:spacing w:after="240" w:before="240" w:lineRule="auto"/>
        <w:rPr/>
      </w:pPr>
      <w:r w:rsidDel="00000000" w:rsidR="00000000" w:rsidRPr="00000000">
        <w:rPr>
          <w:rtl w:val="0"/>
        </w:rPr>
        <w:t xml:space="preserve">Not the gambler.</w:t>
      </w:r>
    </w:p>
    <w:p w:rsidR="00000000" w:rsidDel="00000000" w:rsidP="00000000" w:rsidRDefault="00000000" w:rsidRPr="00000000" w14:paraId="00000C64">
      <w:pPr>
        <w:spacing w:after="240" w:before="240" w:lineRule="auto"/>
        <w:rPr/>
      </w:pPr>
      <w:r w:rsidDel="00000000" w:rsidR="00000000" w:rsidRPr="00000000">
        <w:rPr>
          <w:rtl w:val="0"/>
        </w:rPr>
        <w:t xml:space="preserve">Alex's father.</w:t>
      </w:r>
    </w:p>
    <w:p w:rsidR="00000000" w:rsidDel="00000000" w:rsidP="00000000" w:rsidRDefault="00000000" w:rsidRPr="00000000" w14:paraId="00000C65">
      <w:pPr>
        <w:spacing w:after="240" w:before="240" w:lineRule="auto"/>
        <w:rPr/>
      </w:pPr>
      <w:r w:rsidDel="00000000" w:rsidR="00000000" w:rsidRPr="00000000">
        <w:rPr>
          <w:rtl w:val="0"/>
        </w:rPr>
        <w:t xml:space="preserve">Adrian looks directly toward whoever is watching.</w:t>
      </w:r>
    </w:p>
    <w:p w:rsidR="00000000" w:rsidDel="00000000" w:rsidP="00000000" w:rsidRDefault="00000000" w:rsidRPr="00000000" w14:paraId="00000C66">
      <w:pPr>
        <w:spacing w:after="240" w:before="240" w:lineRule="auto"/>
        <w:rPr>
          <w:b w:val="1"/>
          <w:bCs w:val="1"/>
        </w:rPr>
      </w:pPr>
      <w:r w:rsidDel="00000000" w:rsidR="00000000" w:rsidRPr="00000000">
        <w:rPr>
          <w:b w:val="1"/>
          <w:bCs w:val="1"/>
          <w:rtl w:val="0"/>
        </w:rPr>
        <w:t xml:space="preserve">Adrian:</w:t>
      </w:r>
    </w:p>
    <w:p w:rsidR="00000000" w:rsidDel="00000000" w:rsidP="00000000" w:rsidRDefault="00000000" w:rsidRPr="00000000" w14:paraId="00000C67">
      <w:pPr>
        <w:spacing w:after="240" w:before="240" w:lineRule="auto"/>
        <w:ind w:left="0" w:right="600" w:firstLine="0"/>
        <w:rPr/>
      </w:pPr>
      <w:r w:rsidDel="00000000" w:rsidR="00000000" w:rsidRPr="00000000">
        <w:rPr>
          <w:rtl w:val="0"/>
        </w:rPr>
        <w:t xml:space="preserve">“Alex, if you're seeing this, you made it farther than I did.”</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2"/>
        <w:keepNext w:val="0"/>
        <w:keepLines w:val="0"/>
        <w:spacing w:before="360" w:lineRule="auto"/>
        <w:rPr>
          <w:rFonts w:ascii="Aptos" w:cs="Aptos" w:eastAsia="Aptos" w:hAnsi="Aptos"/>
          <w:b w:val="1"/>
          <w:bCs w:val="1"/>
          <w:color w:val="000000"/>
          <w:sz w:val="34"/>
          <w:szCs w:val="34"/>
        </w:rPr>
      </w:pPr>
      <w:bookmarkStart w:colFirst="0" w:colLast="0" w:name="_heading=h.yow1wkqpntlk" w:id="97"/>
      <w:bookmarkEnd w:id="97"/>
      <w:r w:rsidDel="00000000" w:rsidR="00000000" w:rsidRPr="00000000">
        <w:rPr>
          <w:rFonts w:ascii="Aptos" w:cs="Aptos" w:eastAsia="Aptos" w:hAnsi="Aptos"/>
          <w:b w:val="1"/>
          <w:bCs w:val="1"/>
          <w:color w:val="000000"/>
          <w:sz w:val="34"/>
          <w:szCs w:val="34"/>
          <w:rtl w:val="0"/>
        </w:rPr>
        <w:t xml:space="preserve">Panel 4 — The lesson</w:t>
      </w:r>
    </w:p>
    <w:p w:rsidR="00000000" w:rsidDel="00000000" w:rsidP="00000000" w:rsidRDefault="00000000" w:rsidRPr="00000000" w14:paraId="00000C6A">
      <w:pPr>
        <w:spacing w:after="240" w:before="240" w:lineRule="auto"/>
        <w:rPr/>
      </w:pPr>
      <w:r w:rsidDel="00000000" w:rsidR="00000000" w:rsidRPr="00000000">
        <w:rPr>
          <w:rtl w:val="0"/>
        </w:rPr>
        <w:t xml:space="preserve">Adrian's image continues.</w:t>
      </w:r>
    </w:p>
    <w:p w:rsidR="00000000" w:rsidDel="00000000" w:rsidP="00000000" w:rsidRDefault="00000000" w:rsidRPr="00000000" w14:paraId="00000C6B">
      <w:pPr>
        <w:spacing w:after="240" w:before="240" w:lineRule="auto"/>
        <w:rPr/>
      </w:pPr>
      <w:r w:rsidDel="00000000" w:rsidR="00000000" w:rsidRPr="00000000">
        <w:rPr>
          <w:rtl w:val="0"/>
        </w:rPr>
        <w:t xml:space="preserve">Behind him are equations and probability models—but he pushes them aside.</w:t>
      </w:r>
    </w:p>
    <w:p w:rsidR="00000000" w:rsidDel="00000000" w:rsidP="00000000" w:rsidRDefault="00000000" w:rsidRPr="00000000" w14:paraId="00000C6C">
      <w:pPr>
        <w:spacing w:after="240" w:before="240" w:lineRule="auto"/>
        <w:rPr>
          <w:b w:val="1"/>
          <w:bCs w:val="1"/>
        </w:rPr>
      </w:pPr>
      <w:r w:rsidDel="00000000" w:rsidR="00000000" w:rsidRPr="00000000">
        <w:rPr>
          <w:b w:val="1"/>
          <w:bCs w:val="1"/>
          <w:rtl w:val="0"/>
        </w:rPr>
        <w:t xml:space="preserve">Adrian:</w:t>
      </w:r>
    </w:p>
    <w:p w:rsidR="00000000" w:rsidDel="00000000" w:rsidP="00000000" w:rsidRDefault="00000000" w:rsidRPr="00000000" w14:paraId="00000C6D">
      <w:pPr>
        <w:spacing w:after="240" w:before="240" w:lineRule="auto"/>
        <w:ind w:left="0" w:right="600" w:firstLine="0"/>
        <w:rPr/>
      </w:pPr>
      <w:r w:rsidDel="00000000" w:rsidR="00000000" w:rsidRPr="00000000">
        <w:rPr>
          <w:rtl w:val="0"/>
        </w:rPr>
        <w:t xml:space="preserve">“I spent my life trying to predict what people would do.”</w:t>
      </w:r>
    </w:p>
    <w:p w:rsidR="00000000" w:rsidDel="00000000" w:rsidP="00000000" w:rsidRDefault="00000000" w:rsidRPr="00000000" w14:paraId="00000C6E">
      <w:pPr>
        <w:spacing w:after="240" w:before="240" w:lineRule="auto"/>
        <w:rPr/>
      </w:pPr>
      <w:r w:rsidDel="00000000" w:rsidR="00000000" w:rsidRPr="00000000">
        <w:rPr>
          <w:rtl w:val="0"/>
        </w:rPr>
        <w:t xml:space="preserve">Then:</w:t>
      </w:r>
    </w:p>
    <w:p w:rsidR="00000000" w:rsidDel="00000000" w:rsidP="00000000" w:rsidRDefault="00000000" w:rsidRPr="00000000" w14:paraId="00000C6F">
      <w:pPr>
        <w:spacing w:after="240" w:before="240" w:lineRule="auto"/>
        <w:ind w:left="0" w:right="600" w:firstLine="0"/>
        <w:rPr/>
      </w:pPr>
      <w:r w:rsidDel="00000000" w:rsidR="00000000" w:rsidRPr="00000000">
        <w:rPr>
          <w:rtl w:val="0"/>
        </w:rPr>
        <w:t xml:space="preserve">“I learned too late that wasn't the important question.”</w:t>
      </w:r>
    </w:p>
    <w:p w:rsidR="00000000" w:rsidDel="00000000" w:rsidP="00000000" w:rsidRDefault="00000000" w:rsidRPr="00000000" w14:paraId="00000C70">
      <w:pPr>
        <w:spacing w:after="240" w:before="240" w:lineRule="auto"/>
        <w:rPr/>
      </w:pPr>
      <w:r w:rsidDel="00000000" w:rsidR="00000000" w:rsidRPr="00000000">
        <w:rPr>
          <w:rtl w:val="0"/>
        </w:rPr>
        <w:t xml:space="preserve">Alex watches.</w:t>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2"/>
        <w:keepNext w:val="0"/>
        <w:keepLines w:val="0"/>
        <w:spacing w:before="360" w:lineRule="auto"/>
        <w:rPr>
          <w:rFonts w:ascii="Aptos" w:cs="Aptos" w:eastAsia="Aptos" w:hAnsi="Aptos"/>
          <w:b w:val="1"/>
          <w:bCs w:val="1"/>
          <w:color w:val="000000"/>
          <w:sz w:val="34"/>
          <w:szCs w:val="34"/>
        </w:rPr>
      </w:pPr>
      <w:bookmarkStart w:colFirst="0" w:colLast="0" w:name="_heading=h.wyfayrbxh2fw" w:id="98"/>
      <w:bookmarkEnd w:id="98"/>
      <w:r w:rsidDel="00000000" w:rsidR="00000000" w:rsidRPr="00000000">
        <w:rPr>
          <w:rFonts w:ascii="Aptos" w:cs="Aptos" w:eastAsia="Aptos" w:hAnsi="Aptos"/>
          <w:b w:val="1"/>
          <w:bCs w:val="1"/>
          <w:color w:val="000000"/>
          <w:sz w:val="34"/>
          <w:szCs w:val="34"/>
          <w:rtl w:val="0"/>
        </w:rPr>
        <w:t xml:space="preserve">Panel 5 — The question</w:t>
      </w:r>
    </w:p>
    <w:p w:rsidR="00000000" w:rsidDel="00000000" w:rsidP="00000000" w:rsidRDefault="00000000" w:rsidRPr="00000000" w14:paraId="00000C73">
      <w:pPr>
        <w:spacing w:after="240" w:before="240" w:lineRule="auto"/>
        <w:rPr/>
      </w:pPr>
      <w:r w:rsidDel="00000000" w:rsidR="00000000" w:rsidRPr="00000000">
        <w:rPr>
          <w:rtl w:val="0"/>
        </w:rPr>
        <w:t xml:space="preserve">Adrian looks directly outward.</w:t>
      </w:r>
    </w:p>
    <w:p w:rsidR="00000000" w:rsidDel="00000000" w:rsidP="00000000" w:rsidRDefault="00000000" w:rsidRPr="00000000" w14:paraId="00000C74">
      <w:pPr>
        <w:spacing w:after="240" w:before="240" w:lineRule="auto"/>
        <w:rPr/>
      </w:pPr>
      <w:r w:rsidDel="00000000" w:rsidR="00000000" w:rsidRPr="00000000">
        <w:rPr>
          <w:rtl w:val="0"/>
        </w:rPr>
        <w:t xml:space="preserve">We should compose this so it feels as though he is now looking not only at Alex but </w:t>
      </w:r>
      <w:r w:rsidDel="00000000" w:rsidR="00000000" w:rsidRPr="00000000">
        <w:rPr>
          <w:b w:val="1"/>
          <w:bCs w:val="1"/>
          <w:rtl w:val="0"/>
        </w:rPr>
        <w:t xml:space="preserve">at the reader</w:t>
      </w:r>
      <w:r w:rsidDel="00000000" w:rsidR="00000000" w:rsidRPr="00000000">
        <w:rPr>
          <w:rtl w:val="0"/>
        </w:rPr>
        <w:t xml:space="preserve">.</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Adrian:</w:t>
      </w:r>
    </w:p>
    <w:p w:rsidR="00000000" w:rsidDel="00000000" w:rsidP="00000000" w:rsidRDefault="00000000" w:rsidRPr="00000000" w14:paraId="00000C76">
      <w:pPr>
        <w:spacing w:after="240" w:before="240" w:lineRule="auto"/>
        <w:ind w:left="0" w:right="600" w:firstLine="0"/>
        <w:rPr/>
      </w:pPr>
      <w:r w:rsidDel="00000000" w:rsidR="00000000" w:rsidRPr="00000000">
        <w:rPr>
          <w:rtl w:val="0"/>
        </w:rPr>
        <w:t xml:space="preserve">“What will you build when no one is left to tell you what comes next?”</w:t>
      </w:r>
    </w:p>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2"/>
        <w:keepNext w:val="0"/>
        <w:keepLines w:val="0"/>
        <w:spacing w:before="360" w:lineRule="auto"/>
        <w:rPr>
          <w:rFonts w:ascii="Aptos" w:cs="Aptos" w:eastAsia="Aptos" w:hAnsi="Aptos"/>
          <w:b w:val="1"/>
          <w:bCs w:val="1"/>
          <w:color w:val="000000"/>
          <w:sz w:val="34"/>
          <w:szCs w:val="34"/>
        </w:rPr>
      </w:pPr>
      <w:bookmarkStart w:colFirst="0" w:colLast="0" w:name="_heading=h.fmlpscvg4dmm" w:id="99"/>
      <w:bookmarkEnd w:id="99"/>
      <w:r w:rsidDel="00000000" w:rsidR="00000000" w:rsidRPr="00000000">
        <w:rPr>
          <w:rFonts w:ascii="Aptos" w:cs="Aptos" w:eastAsia="Aptos" w:hAnsi="Aptos"/>
          <w:b w:val="1"/>
          <w:bCs w:val="1"/>
          <w:color w:val="000000"/>
          <w:sz w:val="34"/>
          <w:szCs w:val="34"/>
          <w:rtl w:val="0"/>
        </w:rPr>
        <w:t xml:space="preserve">Panel 6 — Final image</w:t>
      </w:r>
    </w:p>
    <w:p w:rsidR="00000000" w:rsidDel="00000000" w:rsidP="00000000" w:rsidRDefault="00000000" w:rsidRPr="00000000" w14:paraId="00000C79">
      <w:pPr>
        <w:spacing w:after="240" w:before="240" w:lineRule="auto"/>
        <w:rPr/>
      </w:pPr>
      <w:r w:rsidDel="00000000" w:rsidR="00000000" w:rsidRPr="00000000">
        <w:rPr>
          <w:rtl w:val="0"/>
        </w:rPr>
        <w:t xml:space="preserve">Large final panel.</w:t>
      </w:r>
    </w:p>
    <w:p w:rsidR="00000000" w:rsidDel="00000000" w:rsidP="00000000" w:rsidRDefault="00000000" w:rsidRPr="00000000" w14:paraId="00000C7A">
      <w:pPr>
        <w:spacing w:after="240" w:before="240" w:lineRule="auto"/>
        <w:rPr/>
      </w:pPr>
      <w:r w:rsidDel="00000000" w:rsidR="00000000" w:rsidRPr="00000000">
        <w:rPr>
          <w:rtl w:val="0"/>
        </w:rPr>
        <w:t xml:space="preserve">Alex, Ada and Bi11bot look outward from Keel.</w:t>
      </w:r>
    </w:p>
    <w:p w:rsidR="00000000" w:rsidDel="00000000" w:rsidP="00000000" w:rsidRDefault="00000000" w:rsidRPr="00000000" w14:paraId="00000C7B">
      <w:pPr>
        <w:spacing w:after="240" w:before="240" w:lineRule="auto"/>
        <w:rPr/>
      </w:pPr>
      <w:r w:rsidDel="00000000" w:rsidR="00000000" w:rsidRPr="00000000">
        <w:rPr>
          <w:rtl w:val="0"/>
        </w:rPr>
        <w:t xml:space="preserve">But instead of ending on the three cities alone, the horizon expands into a larger world.</w:t>
      </w:r>
    </w:p>
    <w:p w:rsidR="00000000" w:rsidDel="00000000" w:rsidP="00000000" w:rsidRDefault="00000000" w:rsidRPr="00000000" w14:paraId="00000C7C">
      <w:pPr>
        <w:spacing w:after="240" w:before="240" w:lineRule="auto"/>
        <w:rPr/>
      </w:pPr>
      <w:r w:rsidDel="00000000" w:rsidR="00000000" w:rsidRPr="00000000">
        <w:rPr>
          <w:rtl w:val="0"/>
        </w:rPr>
        <w:t xml:space="preserve">Distant settlements.</w:t>
      </w:r>
    </w:p>
    <w:p w:rsidR="00000000" w:rsidDel="00000000" w:rsidP="00000000" w:rsidRDefault="00000000" w:rsidRPr="00000000" w14:paraId="00000C7D">
      <w:pPr>
        <w:spacing w:after="240" w:before="240" w:lineRule="auto"/>
        <w:rPr/>
      </w:pPr>
      <w:r w:rsidDel="00000000" w:rsidR="00000000" w:rsidRPr="00000000">
        <w:rPr>
          <w:rtl w:val="0"/>
        </w:rPr>
        <w:t xml:space="preserve">Water systems.</w:t>
      </w:r>
    </w:p>
    <w:p w:rsidR="00000000" w:rsidDel="00000000" w:rsidP="00000000" w:rsidRDefault="00000000" w:rsidRPr="00000000" w14:paraId="00000C7E">
      <w:pPr>
        <w:spacing w:after="240" w:before="240" w:lineRule="auto"/>
        <w:rPr/>
      </w:pPr>
      <w:r w:rsidDel="00000000" w:rsidR="00000000" w:rsidRPr="00000000">
        <w:rPr>
          <w:rtl w:val="0"/>
        </w:rPr>
        <w:t xml:space="preserve">Farms.</w:t>
      </w:r>
    </w:p>
    <w:p w:rsidR="00000000" w:rsidDel="00000000" w:rsidP="00000000" w:rsidRDefault="00000000" w:rsidRPr="00000000" w14:paraId="00000C7F">
      <w:pPr>
        <w:spacing w:after="240" w:before="240" w:lineRule="auto"/>
        <w:rPr/>
      </w:pPr>
      <w:r w:rsidDel="00000000" w:rsidR="00000000" w:rsidRPr="00000000">
        <w:rPr>
          <w:rtl w:val="0"/>
        </w:rPr>
        <w:t xml:space="preserve">Factories.</w:t>
      </w:r>
    </w:p>
    <w:p w:rsidR="00000000" w:rsidDel="00000000" w:rsidP="00000000" w:rsidRDefault="00000000" w:rsidRPr="00000000" w14:paraId="00000C80">
      <w:pPr>
        <w:spacing w:after="240" w:before="240" w:lineRule="auto"/>
        <w:rPr/>
      </w:pPr>
      <w:r w:rsidDel="00000000" w:rsidR="00000000" w:rsidRPr="00000000">
        <w:rPr>
          <w:rtl w:val="0"/>
        </w:rPr>
        <w:t xml:space="preserve">Cities.</w:t>
      </w:r>
    </w:p>
    <w:p w:rsidR="00000000" w:rsidDel="00000000" w:rsidP="00000000" w:rsidRDefault="00000000" w:rsidRPr="00000000" w14:paraId="00000C81">
      <w:pPr>
        <w:spacing w:after="240" w:before="240" w:lineRule="auto"/>
        <w:rPr/>
      </w:pPr>
      <w:r w:rsidDel="00000000" w:rsidR="00000000" w:rsidRPr="00000000">
        <w:rPr>
          <w:rtl w:val="0"/>
        </w:rPr>
        <w:t xml:space="preserve">Communities facing their own challenges.</w:t>
      </w:r>
    </w:p>
    <w:p w:rsidR="00000000" w:rsidDel="00000000" w:rsidP="00000000" w:rsidRDefault="00000000" w:rsidRPr="00000000" w14:paraId="00000C82">
      <w:pPr>
        <w:spacing w:after="240" w:before="240" w:lineRule="auto"/>
        <w:rPr/>
      </w:pPr>
      <w:r w:rsidDel="00000000" w:rsidR="00000000" w:rsidRPr="00000000">
        <w:rPr>
          <w:rtl w:val="0"/>
        </w:rPr>
        <w:t xml:space="preserve">Subtle visual echoes of the kinds of problems learners will encounter in their Evoke missions.</w:t>
      </w:r>
    </w:p>
    <w:p w:rsidR="00000000" w:rsidDel="00000000" w:rsidP="00000000" w:rsidRDefault="00000000" w:rsidRPr="00000000" w14:paraId="00000C83">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C84">
      <w:pPr>
        <w:spacing w:after="240" w:before="240" w:lineRule="auto"/>
        <w:ind w:left="600" w:right="600" w:firstLine="0"/>
        <w:rPr/>
      </w:pPr>
      <w:r w:rsidDel="00000000" w:rsidR="00000000" w:rsidRPr="00000000">
        <w:rPr>
          <w:rtl w:val="0"/>
        </w:rPr>
        <w:t xml:space="preserve">My father left me debts. Patents. Questions.</w:t>
      </w:r>
    </w:p>
    <w:p w:rsidR="00000000" w:rsidDel="00000000" w:rsidP="00000000" w:rsidRDefault="00000000" w:rsidRPr="00000000" w14:paraId="00000C85">
      <w:pPr>
        <w:spacing w:after="240" w:before="240" w:lineRule="auto"/>
        <w:ind w:left="600" w:right="600" w:firstLine="0"/>
        <w:rPr/>
      </w:pPr>
      <w:r w:rsidDel="00000000" w:rsidR="00000000" w:rsidRPr="00000000">
        <w:rPr>
          <w:rtl w:val="0"/>
        </w:rPr>
        <w:t xml:space="preserve">He left us ways to reveal truth, recognize what people create, and build trust.</w:t>
      </w:r>
    </w:p>
    <w:p w:rsidR="00000000" w:rsidDel="00000000" w:rsidP="00000000" w:rsidRDefault="00000000" w:rsidRPr="00000000" w14:paraId="00000C86">
      <w:pPr>
        <w:spacing w:after="240" w:before="240" w:lineRule="auto"/>
        <w:ind w:left="600" w:right="600" w:firstLine="0"/>
        <w:rPr/>
      </w:pPr>
      <w:r w:rsidDel="00000000" w:rsidR="00000000" w:rsidRPr="00000000">
        <w:rPr>
          <w:rtl w:val="0"/>
        </w:rPr>
        <w:t xml:space="preserve">But he didn't leave us an answer.</w:t>
      </w:r>
    </w:p>
    <w:p w:rsidR="00000000" w:rsidDel="00000000" w:rsidP="00000000" w:rsidRDefault="00000000" w:rsidRPr="00000000" w14:paraId="00000C87">
      <w:pPr>
        <w:spacing w:after="240" w:before="240" w:lineRule="auto"/>
        <w:ind w:left="600" w:right="600" w:firstLine="0"/>
        <w:rPr/>
      </w:pPr>
      <w:r w:rsidDel="00000000" w:rsidR="00000000" w:rsidRPr="00000000">
        <w:rPr>
          <w:rtl w:val="0"/>
        </w:rPr>
        <w:t xml:space="preserve">No system can decide what future people deserve.</w:t>
      </w:r>
    </w:p>
    <w:p w:rsidR="00000000" w:rsidDel="00000000" w:rsidP="00000000" w:rsidRDefault="00000000" w:rsidRPr="00000000" w14:paraId="00000C88">
      <w:pPr>
        <w:spacing w:after="240" w:before="240" w:lineRule="auto"/>
        <w:ind w:left="600" w:right="600" w:firstLine="0"/>
        <w:rPr/>
      </w:pPr>
      <w:r w:rsidDel="00000000" w:rsidR="00000000" w:rsidRPr="00000000">
        <w:rPr>
          <w:rtl w:val="0"/>
        </w:rPr>
        <w:t xml:space="preserve">No hero can build it alone.</w:t>
      </w:r>
    </w:p>
    <w:p w:rsidR="00000000" w:rsidDel="00000000" w:rsidP="00000000" w:rsidRDefault="00000000" w:rsidRPr="00000000" w14:paraId="00000C89">
      <w:pPr>
        <w:spacing w:after="240" w:before="240" w:lineRule="auto"/>
        <w:ind w:left="600" w:right="600" w:firstLine="0"/>
        <w:rPr/>
      </w:pPr>
      <w:r w:rsidDel="00000000" w:rsidR="00000000" w:rsidRPr="00000000">
        <w:rPr>
          <w:rtl w:val="0"/>
        </w:rPr>
        <w:t xml:space="preserve">The future is a choice.</w:t>
      </w:r>
    </w:p>
    <w:p w:rsidR="00000000" w:rsidDel="00000000" w:rsidP="00000000" w:rsidRDefault="00000000" w:rsidRPr="00000000" w14:paraId="00000C8A">
      <w:pPr>
        <w:spacing w:after="240" w:before="240" w:lineRule="auto"/>
        <w:ind w:left="600" w:right="600" w:firstLine="0"/>
        <w:rPr/>
      </w:pPr>
      <w:r w:rsidDel="00000000" w:rsidR="00000000" w:rsidRPr="00000000">
        <w:rPr>
          <w:rtl w:val="0"/>
        </w:rPr>
        <w:t xml:space="preserve">So—what will you build when no one is left to tell you what comes next?</w:t>
      </w:r>
    </w:p>
    <w:p w:rsidR="00000000" w:rsidDel="00000000" w:rsidP="00000000" w:rsidRDefault="00000000" w:rsidRPr="00000000" w14:paraId="00000C8B">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C8C">
      <w:pPr>
        <w:spacing w:after="240" w:before="240" w:lineRule="auto"/>
        <w:ind w:left="600" w:right="600" w:firstLine="0"/>
        <w:rPr/>
      </w:pPr>
      <w:r w:rsidDel="00000000" w:rsidR="00000000" w:rsidRPr="00000000">
        <w:rPr>
          <w:rtl w:val="0"/>
        </w:rPr>
        <w:t xml:space="preserve">“Shall we find out whether humanity is brilliant...or completely mad?”</w:t>
      </w:r>
    </w:p>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C8E">
      <w:pPr>
        <w:spacing w:after="240" w:before="240" w:lineRule="auto"/>
        <w:ind w:left="600" w:right="600" w:firstLine="0"/>
        <w:rPr/>
      </w:pPr>
      <w:r w:rsidDel="00000000" w:rsidR="00000000" w:rsidRPr="00000000">
        <w:rPr>
          <w:rtl w:val="0"/>
        </w:rPr>
        <w:t xml:space="preserve">“Maybe both.”</w:t>
      </w:r>
    </w:p>
    <w:p w:rsidR="00000000" w:rsidDel="00000000" w:rsidP="00000000" w:rsidRDefault="00000000" w:rsidRPr="00000000" w14:paraId="00000C8F">
      <w:pPr>
        <w:pStyle w:val="Heading3"/>
        <w:keepNext w:val="0"/>
        <w:keepLines w:val="0"/>
        <w:spacing w:before="280" w:lineRule="auto"/>
        <w:ind w:left="600" w:right="600" w:firstLine="0"/>
        <w:rPr>
          <w:b w:val="1"/>
          <w:bCs w:val="1"/>
          <w:color w:val="000000"/>
          <w:sz w:val="26"/>
          <w:szCs w:val="26"/>
        </w:rPr>
      </w:pPr>
      <w:bookmarkStart w:colFirst="0" w:colLast="0" w:name="_heading=h.1mdk5a8591yi" w:id="100"/>
      <w:bookmarkEnd w:id="100"/>
      <w:r w:rsidDel="00000000" w:rsidR="00000000" w:rsidRPr="00000000">
        <w:rPr>
          <w:rtl w:val="0"/>
        </w:rPr>
      </w:r>
    </w:p>
    <w:p w:rsidR="00000000" w:rsidDel="00000000" w:rsidP="00000000" w:rsidRDefault="00000000" w:rsidRPr="00000000" w14:paraId="00000C90">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C91">
      <w:pPr>
        <w:rPr/>
      </w:pPr>
      <w:r w:rsidDel="00000000" w:rsidR="00000000" w:rsidRPr="00000000">
        <w:rPr>
          <w:rtl w:val="0"/>
        </w:rPr>
      </w:r>
    </w:p>
    <w:sectPr>
      <w:headerReference r:id="rId9" w:type="default"/>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ert Hawkins" w:id="28" w:date="2026-08-19T23:46:47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keep this dialogue</w:t>
      </w:r>
    </w:p>
  </w:comment>
  <w:comment w:author="Robert Hawkins" w:id="5" w:date="2026-08-19T18:35:21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we cut this panel if we can?</w:t>
      </w:r>
    </w:p>
  </w:comment>
  <w:comment w:author="Robert Hawkins" w:id="7" w:date="2026-08-19T19:20:25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about this line instead?</w:t>
      </w:r>
    </w:p>
  </w:comment>
  <w:comment w:author="Robert Hawkins" w:id="2" w:date="2026-08-19T18:25:02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caption missing from graphic novel -- important to establish Inheritance Day</w:t>
      </w:r>
    </w:p>
  </w:comment>
  <w:comment w:author="Robert Hawkins" w:id="21" w:date="2026-08-19T22:37:16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dialogue is missing in the graphic novel draft</w:t>
      </w:r>
    </w:p>
  </w:comment>
  <w:comment w:author="Robert Hawkins" w:id="22" w:date="2026-08-19T22:41:26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 says the same thing -- could cut or modify dialogue here.</w:t>
      </w:r>
    </w:p>
  </w:comment>
  <w:comment w:author="Robert Hawkins" w:id="4" w:date="2026-08-19T18:34:13Z">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put this line back in.  Can take out Yup line for Alex to save space.</w:t>
      </w:r>
    </w:p>
  </w:comment>
  <w:comment w:author="Robert Hawkins" w:id="31" w:date="2026-08-20T01:20:24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dialogue to match existing draft panel with only Alex speaking</w:t>
      </w:r>
    </w:p>
  </w:comment>
  <w:comment w:author="Robert Hawkins" w:id="12" w:date="2026-08-19T19:42:59Z">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@evy.xng@gmail.com -- you added Seeker -- I like it.  Any specific reason?</w:t>
      </w:r>
    </w:p>
  </w:comment>
  <w:comment w:author="Robert Hawkins" w:id="3" w:date="2026-08-19T18:41:16Z">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change from Household to Parental Liability Transfer to make more clear per Hailey notes.</w:t>
      </w:r>
    </w:p>
  </w:comment>
  <w:comment w:author="Robert Hawkins" w:id="33" w:date="2026-08-20T01:44:44Z">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captions on this page need to be reviewed and most eliminated.</w:t>
      </w:r>
    </w:p>
  </w:comment>
  <w:comment w:author="Robert Hawkins" w:id="24" w:date="2026-08-19T22:49:27Z">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Dialogue in draft graphic novel.  I think we can cut some here.</w:t>
      </w:r>
    </w:p>
  </w:comment>
  <w:comment w:author="Robert Hawkins" w:id="11" w:date="2026-08-19T19:41:58Z">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both in Graphic Novel?</w:t>
      </w:r>
    </w:p>
  </w:comment>
  <w:comment w:author="Robert Hawkins" w:id="15" w:date="2026-08-19T20:00:03Z">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important to put back in?</w:t>
      </w:r>
    </w:p>
  </w:comment>
  <w:comment w:author="Robert Hawkins" w:id="1" w:date="2026-08-19T18:19:21Z">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as new page 2 with 5 panels -- if we can cut security guard would be better I think?</w:t>
      </w:r>
    </w:p>
  </w:comment>
  <w:comment w:author="Robert Hawkins" w:id="36" w:date="2026-08-20T01:49:20Z">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line -- so it makes sense why he returns to home.</w:t>
      </w:r>
    </w:p>
  </w:comment>
  <w:comment w:author="Robert Hawkins" w:id="6" w:date="2026-08-19T19:22:00Z">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we take this line out...</w:t>
      </w:r>
    </w:p>
  </w:comment>
  <w:comment w:author="Robert Hawkins" w:id="37" w:date="2026-08-20T13:01:00Z">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dialogue</w:t>
      </w:r>
    </w:p>
  </w:comment>
  <w:comment w:author="Robert Hawkins" w:id="16" w:date="2026-08-19T22:03:58Z">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old dialogue: "...Alex?"</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Billbot: "Should she hear what comes next?"</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about to tell you changes everything."</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she knows..."</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going back."</w:t>
      </w:r>
    </w:p>
  </w:comment>
  <w:comment w:author="Robert Hawkins" w:id="17" w:date="2026-08-19T22:08:00Z">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dialogue to see if we can make it work with the panel which is different now. @evy.xng@gmail.com to determine if this dialogue can fit panel.</w:t>
      </w:r>
    </w:p>
  </w:comment>
  <w:comment w:author="Robert Hawkins" w:id="29" w:date="2026-08-20T01:03:34Z">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dialogue to fit panel</w:t>
      </w:r>
    </w:p>
  </w:comment>
  <w:comment w:author="Robert Hawkins" w:id="30" w:date="2026-08-20T01:16:02Z">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dialogue and cut out Ada to fit existing panel</w:t>
      </w:r>
    </w:p>
  </w:comment>
  <w:comment w:author="Robert Hawkins" w:id="18" w:date="2026-08-19T22:10:19Z">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draft graphic novel. This should be from Bi11bot but in draft dialogue is Ada's. @evy.xng@gmail.com -- any reason for this change?</w:t>
      </w:r>
    </w:p>
  </w:comment>
  <w:comment w:author="Robert Hawkins" w:id="20" w:date="2026-08-19T22:20:22Z">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Bi11bot should be in the scene and dialogue should come from him</w:t>
      </w:r>
    </w:p>
  </w:comment>
  <w:comment w:author="Robert Hawkins" w:id="0" w:date="2026-08-19T17:48:20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@evy.xng@gmail.com -- lets review these captions for cities to see if we keep or change</w:t>
      </w:r>
    </w:p>
  </w:comment>
  <w:comment w:author="Robert Hawkins" w:id="35" w:date="2026-08-20T01:41:20Z">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this last line</w:t>
      </w:r>
    </w:p>
  </w:comment>
  <w:comment w:author="Robert Hawkins" w:id="14" w:date="2026-08-19T19:52:20Z">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dialogue has been taken out of graphic novel draft.  Need to determine if important or not</w:t>
      </w:r>
    </w:p>
  </w:comment>
  <w:comment w:author="Robert Hawkins" w:id="25" w:date="2026-08-19T23:09:32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and simplified dialgue</w:t>
      </w:r>
    </w:p>
  </w:comment>
  <w:comment w:author="Robert Hawkins" w:id="19" w:date="2026-08-19T22:12:46Z">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dialogue to see if it can fit?</w:t>
      </w:r>
    </w:p>
  </w:comment>
  <w:comment w:author="Robert Hawkins" w:id="8" w:date="2026-08-19T19:31:34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line is missing in the graphic novel draft.</w:t>
      </w:r>
    </w:p>
  </w:comment>
  <w:comment w:author="Robert Hawkins" w:id="10" w:date="2026-08-19T19:32:27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this caption -- not sure of its purpose.</w:t>
      </w:r>
    </w:p>
  </w:comment>
  <w:comment w:author="Robert Hawkins" w:id="13" w:date="2026-08-19T19:50:40Z">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in Graphic Novel need review -- how do we communicate visually that the Measure is in Keel?</w:t>
      </w:r>
    </w:p>
  </w:comment>
  <w:comment w:author="Robert Hawkins" w:id="32" w:date="2026-08-20T01:30:20Z">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image prompt to reflect choice more clearly</w:t>
      </w:r>
    </w:p>
  </w:comment>
  <w:comment w:author="Robert Hawkins" w:id="23" w:date="2026-08-19T22:42:38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Cutting out reference to Tomas</w:t>
      </w:r>
    </w:p>
  </w:comment>
  <w:comment w:author="Robert Hawkins" w:id="26" w:date="2026-08-19T23:13:54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language. @evy.xng@gmail.com -- consider best image and layout.</w:t>
      </w:r>
    </w:p>
  </w:comment>
  <w:comment w:author="Robert Hawkins" w:id="27" w:date="2026-08-19T23:20:51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Dialogue in this panel needs review and attribution to Tomas and Alex.  Should be simple with just the two characters in the panel</w:t>
      </w:r>
    </w:p>
  </w:comment>
  <w:comment w:author="Robert Hawkins" w:id="34" w:date="2026-08-20T01:35:05Z">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graphic novel this should come from Ada</w:t>
      </w:r>
    </w:p>
  </w:comment>
  <w:comment w:author="Robert Hawkins" w:id="9" w:date="2026-08-19T19:37:24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these line per @hailey.loon@icloud.com feedback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96" w15:done="0"/>
  <w15:commentEx w15:paraId="00000C97" w15:done="0"/>
  <w15:commentEx w15:paraId="00000C98" w15:done="0"/>
  <w15:commentEx w15:paraId="00000C99" w15:done="0"/>
  <w15:commentEx w15:paraId="00000C9A" w15:done="0"/>
  <w15:commentEx w15:paraId="00000C9B" w15:done="0"/>
  <w15:commentEx w15:paraId="00000C9C" w15:done="0"/>
  <w15:commentEx w15:paraId="00000C9D" w15:done="0"/>
  <w15:commentEx w15:paraId="00000C9E" w15:done="0"/>
  <w15:commentEx w15:paraId="00000C9F" w15:done="0"/>
  <w15:commentEx w15:paraId="00000CA0" w15:done="0"/>
  <w15:commentEx w15:paraId="00000CA1" w15:done="0"/>
  <w15:commentEx w15:paraId="00000CA2" w15:done="0"/>
  <w15:commentEx w15:paraId="00000CA3" w15:done="0"/>
  <w15:commentEx w15:paraId="00000CA4" w15:done="0"/>
  <w15:commentEx w15:paraId="00000CA5" w15:done="0"/>
  <w15:commentEx w15:paraId="00000CA6" w15:done="0"/>
  <w15:commentEx w15:paraId="00000CA7" w15:done="0"/>
  <w15:commentEx w15:paraId="00000CAC" w15:done="0"/>
  <w15:commentEx w15:paraId="00000CAD" w15:done="0"/>
  <w15:commentEx w15:paraId="00000CAE" w15:done="0"/>
  <w15:commentEx w15:paraId="00000CAF" w15:done="0"/>
  <w15:commentEx w15:paraId="00000CB0" w15:done="0"/>
  <w15:commentEx w15:paraId="00000CB1" w15:done="0"/>
  <w15:commentEx w15:paraId="00000CB2" w15:done="0"/>
  <w15:commentEx w15:paraId="00000CB3" w15:done="0"/>
  <w15:commentEx w15:paraId="00000CB4" w15:done="0"/>
  <w15:commentEx w15:paraId="00000CB5" w15:done="0"/>
  <w15:commentEx w15:paraId="00000CB6" w15:done="0"/>
  <w15:commentEx w15:paraId="00000CB7" w15:done="0"/>
  <w15:commentEx w15:paraId="00000CB8" w15:done="0"/>
  <w15:commentEx w15:paraId="00000CB9" w15:done="0"/>
  <w15:commentEx w15:paraId="00000CBA" w15:done="0"/>
  <w15:commentEx w15:paraId="00000CBB" w15:done="0"/>
  <w15:commentEx w15:paraId="00000CBC" w15:done="0"/>
  <w15:commentEx w15:paraId="00000CBD" w15:done="0"/>
  <w15:commentEx w15:paraId="00000CBE" w15:done="0"/>
  <w15:commentEx w15:paraId="00000CB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LMfFmQ8w4ymZW+AttCKof9B+w==">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2026-07-21T13:18:03Z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91b33589-67aa-4a75-9f3f-7d975b6f248a</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